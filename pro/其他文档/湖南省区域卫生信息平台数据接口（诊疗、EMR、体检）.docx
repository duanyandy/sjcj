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3E8" w:rsidRPr="004E3FEE" w:rsidRDefault="005213E8" w:rsidP="005213E8">
      <w:pPr>
        <w:rPr>
          <w:rFonts w:ascii="宋体" w:hAnsi="宋体"/>
        </w:rPr>
      </w:pPr>
    </w:p>
    <w:p w:rsidR="005213E8" w:rsidRPr="004E3FEE" w:rsidRDefault="005213E8" w:rsidP="005213E8">
      <w:pPr>
        <w:ind w:firstLine="420"/>
        <w:jc w:val="center"/>
        <w:rPr>
          <w:rFonts w:ascii="宋体" w:hAnsi="宋体"/>
          <w:sz w:val="30"/>
        </w:rPr>
      </w:pPr>
    </w:p>
    <w:p w:rsidR="005213E8" w:rsidRPr="004E3FEE" w:rsidRDefault="005213E8" w:rsidP="005213E8">
      <w:pPr>
        <w:ind w:firstLine="420"/>
        <w:jc w:val="center"/>
        <w:rPr>
          <w:rFonts w:ascii="宋体" w:hAnsi="宋体"/>
          <w:sz w:val="30"/>
        </w:rPr>
      </w:pPr>
    </w:p>
    <w:p w:rsidR="005213E8" w:rsidRPr="004E3FEE" w:rsidRDefault="005213E8" w:rsidP="005213E8">
      <w:pPr>
        <w:ind w:firstLine="420"/>
        <w:jc w:val="center"/>
        <w:rPr>
          <w:rFonts w:ascii="宋体" w:hAnsi="宋体"/>
          <w:sz w:val="30"/>
        </w:rPr>
      </w:pPr>
    </w:p>
    <w:p w:rsidR="005213E8" w:rsidRPr="004E3FEE" w:rsidRDefault="005213E8" w:rsidP="005213E8">
      <w:pPr>
        <w:ind w:firstLine="420"/>
        <w:jc w:val="center"/>
        <w:rPr>
          <w:rFonts w:ascii="宋体" w:hAnsi="宋体"/>
          <w:sz w:val="30"/>
        </w:rPr>
      </w:pPr>
    </w:p>
    <w:p w:rsidR="005213E8" w:rsidRPr="0049659C" w:rsidRDefault="0049659C" w:rsidP="00F23207">
      <w:pPr>
        <w:adjustRightInd w:val="0"/>
        <w:snapToGrid w:val="0"/>
        <w:spacing w:line="360" w:lineRule="auto"/>
        <w:ind w:leftChars="-135" w:left="-283" w:rightChars="-230" w:right="-483" w:firstLineChars="200" w:firstLine="1124"/>
        <w:jc w:val="center"/>
        <w:rPr>
          <w:rFonts w:ascii="宋体" w:hAnsi="宋体"/>
          <w:b/>
          <w:sz w:val="56"/>
          <w:szCs w:val="56"/>
        </w:rPr>
      </w:pPr>
      <w:r w:rsidRPr="0049659C">
        <w:rPr>
          <w:rFonts w:ascii="宋体" w:hAnsi="宋体" w:hint="eastAsia"/>
          <w:b/>
          <w:sz w:val="56"/>
          <w:szCs w:val="56"/>
        </w:rPr>
        <w:t>湖南省区域卫生信息平台</w:t>
      </w:r>
    </w:p>
    <w:p w:rsidR="005213E8" w:rsidRPr="004E3FEE" w:rsidRDefault="00EF2BE7" w:rsidP="00EF2BE7">
      <w:pPr>
        <w:ind w:leftChars="67" w:left="141" w:rightChars="-162" w:right="-340"/>
        <w:jc w:val="center"/>
        <w:rPr>
          <w:rFonts w:ascii="宋体" w:hAnsi="宋体"/>
          <w:b/>
          <w:sz w:val="56"/>
          <w:szCs w:val="72"/>
        </w:rPr>
      </w:pPr>
      <w:r>
        <w:rPr>
          <w:rFonts w:ascii="宋体" w:hAnsi="宋体" w:hint="eastAsia"/>
          <w:b/>
          <w:sz w:val="56"/>
          <w:szCs w:val="72"/>
        </w:rPr>
        <w:t xml:space="preserve">  </w:t>
      </w:r>
      <w:r w:rsidR="005213E8" w:rsidRPr="004E3FEE">
        <w:rPr>
          <w:rFonts w:ascii="宋体" w:hAnsi="宋体" w:hint="eastAsia"/>
          <w:b/>
          <w:sz w:val="56"/>
          <w:szCs w:val="72"/>
        </w:rPr>
        <w:t>核心数据库</w:t>
      </w:r>
      <w:r w:rsidR="00F23207">
        <w:rPr>
          <w:rFonts w:ascii="宋体" w:hAnsi="宋体" w:hint="eastAsia"/>
          <w:b/>
          <w:sz w:val="56"/>
          <w:szCs w:val="72"/>
        </w:rPr>
        <w:t>（</w:t>
      </w:r>
      <w:r>
        <w:rPr>
          <w:rFonts w:ascii="宋体" w:hAnsi="宋体" w:hint="eastAsia"/>
          <w:b/>
          <w:sz w:val="56"/>
          <w:szCs w:val="72"/>
        </w:rPr>
        <w:t>诊疗、EMR、体检</w:t>
      </w:r>
      <w:r w:rsidR="00F23207">
        <w:rPr>
          <w:rFonts w:ascii="宋体" w:hAnsi="宋体" w:hint="eastAsia"/>
          <w:b/>
          <w:sz w:val="56"/>
          <w:szCs w:val="72"/>
        </w:rPr>
        <w:t>）</w:t>
      </w:r>
      <w:r w:rsidR="005213E8" w:rsidRPr="004E3FEE">
        <w:rPr>
          <w:rFonts w:ascii="宋体" w:hAnsi="宋体" w:hint="eastAsia"/>
          <w:b/>
          <w:sz w:val="56"/>
          <w:szCs w:val="72"/>
        </w:rPr>
        <w:t>说明文档</w:t>
      </w:r>
    </w:p>
    <w:p w:rsidR="005213E8" w:rsidRPr="00EF2BE7" w:rsidRDefault="005213E8" w:rsidP="005213E8">
      <w:pPr>
        <w:jc w:val="center"/>
        <w:rPr>
          <w:rFonts w:ascii="宋体" w:hAnsi="宋体"/>
          <w:b/>
          <w:sz w:val="56"/>
          <w:szCs w:val="72"/>
        </w:rPr>
      </w:pPr>
    </w:p>
    <w:p w:rsidR="005213E8" w:rsidRPr="004E3FEE" w:rsidRDefault="005213E8" w:rsidP="0049659C">
      <w:pPr>
        <w:tabs>
          <w:tab w:val="left" w:pos="1905"/>
          <w:tab w:val="center" w:pos="4152"/>
        </w:tabs>
        <w:spacing w:line="360" w:lineRule="auto"/>
        <w:ind w:right="2"/>
        <w:jc w:val="left"/>
        <w:rPr>
          <w:rFonts w:ascii="宋体" w:hAnsi="宋体"/>
          <w:sz w:val="24"/>
        </w:rPr>
      </w:pPr>
      <w:r w:rsidRPr="004E3FEE">
        <w:rPr>
          <w:rFonts w:ascii="宋体" w:hAnsi="宋体"/>
          <w:b/>
          <w:sz w:val="44"/>
        </w:rPr>
        <w:tab/>
      </w: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adjustRightInd w:val="0"/>
        <w:snapToGrid w:val="0"/>
        <w:spacing w:line="360" w:lineRule="auto"/>
        <w:ind w:firstLineChars="200" w:firstLine="480"/>
        <w:rPr>
          <w:rFonts w:ascii="宋体" w:hAnsi="宋体"/>
          <w:sz w:val="24"/>
        </w:rPr>
      </w:pPr>
    </w:p>
    <w:p w:rsidR="005213E8" w:rsidRPr="004E3FEE" w:rsidRDefault="005213E8" w:rsidP="005213E8">
      <w:pPr>
        <w:spacing w:line="360" w:lineRule="auto"/>
        <w:jc w:val="center"/>
        <w:rPr>
          <w:rFonts w:ascii="宋体" w:hAnsi="宋体"/>
          <w:b/>
          <w:sz w:val="44"/>
        </w:rPr>
      </w:pPr>
      <w:r w:rsidRPr="004E3FEE">
        <w:rPr>
          <w:rFonts w:ascii="宋体" w:hAnsi="宋体" w:hint="eastAsia"/>
          <w:b/>
          <w:sz w:val="44"/>
        </w:rPr>
        <w:t>201</w:t>
      </w:r>
      <w:r>
        <w:rPr>
          <w:rFonts w:ascii="宋体" w:hAnsi="宋体" w:hint="eastAsia"/>
          <w:b/>
          <w:sz w:val="44"/>
        </w:rPr>
        <w:t>5</w:t>
      </w:r>
      <w:r w:rsidRPr="004E3FEE">
        <w:rPr>
          <w:rFonts w:ascii="宋体" w:hAnsi="宋体" w:hint="eastAsia"/>
          <w:b/>
          <w:sz w:val="44"/>
        </w:rPr>
        <w:t>年</w:t>
      </w:r>
      <w:r w:rsidR="0049659C">
        <w:rPr>
          <w:rFonts w:ascii="宋体" w:hAnsi="宋体" w:hint="eastAsia"/>
          <w:b/>
          <w:sz w:val="44"/>
        </w:rPr>
        <w:t>9</w:t>
      </w:r>
      <w:r w:rsidRPr="004E3FEE">
        <w:rPr>
          <w:rFonts w:ascii="宋体" w:hAnsi="宋体" w:hint="eastAsia"/>
          <w:b/>
          <w:sz w:val="44"/>
        </w:rPr>
        <w:t>月</w:t>
      </w:r>
    </w:p>
    <w:p w:rsidR="005213E8" w:rsidRDefault="005213E8" w:rsidP="005213E8">
      <w:pPr>
        <w:jc w:val="center"/>
        <w:rPr>
          <w:rFonts w:ascii="宋体" w:hAnsi="宋体"/>
          <w:b/>
          <w:bCs/>
          <w:sz w:val="44"/>
        </w:rPr>
      </w:pPr>
      <w:r w:rsidRPr="004E3FEE">
        <w:rPr>
          <w:rFonts w:ascii="宋体" w:hAnsi="宋体"/>
          <w:b/>
          <w:bCs/>
          <w:sz w:val="44"/>
        </w:rPr>
        <w:br w:type="page"/>
      </w: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Pr="004E3FEE" w:rsidRDefault="005213E8" w:rsidP="005213E8">
      <w:pPr>
        <w:jc w:val="center"/>
        <w:rPr>
          <w:rFonts w:ascii="宋体" w:hAnsi="宋体"/>
          <w:b/>
          <w:bCs/>
          <w:sz w:val="44"/>
        </w:rPr>
      </w:pPr>
    </w:p>
    <w:tbl>
      <w:tblPr>
        <w:tblW w:w="9991"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777"/>
        <w:gridCol w:w="1134"/>
        <w:gridCol w:w="3118"/>
        <w:gridCol w:w="2552"/>
        <w:gridCol w:w="1701"/>
      </w:tblGrid>
      <w:tr w:rsidR="005213E8" w:rsidRPr="004E3FEE" w:rsidTr="00512E3F">
        <w:trPr>
          <w:cantSplit/>
        </w:trPr>
        <w:tc>
          <w:tcPr>
            <w:tcW w:w="9991" w:type="dxa"/>
            <w:gridSpan w:val="6"/>
          </w:tcPr>
          <w:p w:rsidR="005213E8" w:rsidRPr="004E3FEE" w:rsidRDefault="005213E8" w:rsidP="00512E3F">
            <w:pPr>
              <w:jc w:val="center"/>
              <w:rPr>
                <w:rFonts w:ascii="宋体" w:hAnsi="宋体"/>
              </w:rPr>
            </w:pPr>
            <w:r w:rsidRPr="004E3FEE">
              <w:rPr>
                <w:rFonts w:ascii="宋体" w:hAnsi="宋体" w:hint="eastAsia"/>
              </w:rPr>
              <w:t>文档修改情况记录</w:t>
            </w:r>
          </w:p>
        </w:tc>
      </w:tr>
      <w:tr w:rsidR="005213E8" w:rsidRPr="004E3FEE" w:rsidTr="00512E3F">
        <w:tc>
          <w:tcPr>
            <w:tcW w:w="709" w:type="dxa"/>
          </w:tcPr>
          <w:p w:rsidR="005213E8" w:rsidRPr="004E3FEE" w:rsidRDefault="005213E8" w:rsidP="00512E3F">
            <w:pPr>
              <w:jc w:val="center"/>
              <w:rPr>
                <w:rFonts w:ascii="宋体" w:hAnsi="宋体"/>
              </w:rPr>
            </w:pPr>
            <w:r w:rsidRPr="004E3FEE">
              <w:rPr>
                <w:rFonts w:ascii="宋体" w:hAnsi="宋体" w:hint="eastAsia"/>
              </w:rPr>
              <w:t>版本</w:t>
            </w:r>
          </w:p>
        </w:tc>
        <w:tc>
          <w:tcPr>
            <w:tcW w:w="777" w:type="dxa"/>
          </w:tcPr>
          <w:p w:rsidR="005213E8" w:rsidRPr="004E3FEE" w:rsidRDefault="005213E8" w:rsidP="00512E3F">
            <w:pPr>
              <w:jc w:val="center"/>
              <w:rPr>
                <w:rFonts w:ascii="宋体" w:hAnsi="宋体"/>
              </w:rPr>
            </w:pPr>
            <w:r w:rsidRPr="004E3FEE">
              <w:rPr>
                <w:rFonts w:ascii="宋体" w:hAnsi="宋体" w:hint="eastAsia"/>
              </w:rPr>
              <w:t>状态</w:t>
            </w:r>
          </w:p>
        </w:tc>
        <w:tc>
          <w:tcPr>
            <w:tcW w:w="1134" w:type="dxa"/>
          </w:tcPr>
          <w:p w:rsidR="005213E8" w:rsidRPr="004E3FEE" w:rsidRDefault="005213E8" w:rsidP="00512E3F">
            <w:pPr>
              <w:jc w:val="center"/>
              <w:rPr>
                <w:rFonts w:ascii="宋体" w:hAnsi="宋体"/>
              </w:rPr>
            </w:pPr>
            <w:r w:rsidRPr="004E3FEE">
              <w:rPr>
                <w:rFonts w:ascii="宋体" w:hAnsi="宋体" w:hint="eastAsia"/>
              </w:rPr>
              <w:t>日期</w:t>
            </w:r>
          </w:p>
        </w:tc>
        <w:tc>
          <w:tcPr>
            <w:tcW w:w="3118" w:type="dxa"/>
          </w:tcPr>
          <w:p w:rsidR="005213E8" w:rsidRPr="004E3FEE" w:rsidRDefault="005213E8" w:rsidP="00512E3F">
            <w:pPr>
              <w:jc w:val="center"/>
              <w:rPr>
                <w:rFonts w:ascii="宋体" w:hAnsi="宋体"/>
              </w:rPr>
            </w:pPr>
            <w:r w:rsidRPr="004E3FEE">
              <w:rPr>
                <w:rFonts w:ascii="宋体" w:hAnsi="宋体" w:hint="eastAsia"/>
              </w:rPr>
              <w:t>摘要</w:t>
            </w:r>
          </w:p>
        </w:tc>
        <w:tc>
          <w:tcPr>
            <w:tcW w:w="2552" w:type="dxa"/>
          </w:tcPr>
          <w:p w:rsidR="005213E8" w:rsidRPr="004E3FEE" w:rsidRDefault="005213E8" w:rsidP="00512E3F">
            <w:pPr>
              <w:jc w:val="center"/>
              <w:rPr>
                <w:rFonts w:ascii="宋体" w:hAnsi="宋体"/>
              </w:rPr>
            </w:pPr>
            <w:r>
              <w:rPr>
                <w:rFonts w:ascii="宋体" w:hAnsi="宋体" w:hint="eastAsia"/>
              </w:rPr>
              <w:t>编制</w:t>
            </w:r>
            <w:r w:rsidRPr="004E3FEE">
              <w:rPr>
                <w:rFonts w:ascii="宋体" w:hAnsi="宋体" w:hint="eastAsia"/>
              </w:rPr>
              <w:t>人</w:t>
            </w:r>
            <w:r>
              <w:rPr>
                <w:rFonts w:ascii="宋体" w:hAnsi="宋体" w:hint="eastAsia"/>
              </w:rPr>
              <w:t>员</w:t>
            </w:r>
          </w:p>
        </w:tc>
        <w:tc>
          <w:tcPr>
            <w:tcW w:w="1701" w:type="dxa"/>
          </w:tcPr>
          <w:p w:rsidR="005213E8" w:rsidRPr="004E3FEE" w:rsidRDefault="005213E8" w:rsidP="00512E3F">
            <w:pPr>
              <w:jc w:val="center"/>
              <w:rPr>
                <w:rFonts w:ascii="宋体" w:hAnsi="宋体"/>
              </w:rPr>
            </w:pPr>
            <w:r>
              <w:rPr>
                <w:rFonts w:ascii="宋体" w:hAnsi="宋体" w:hint="eastAsia"/>
              </w:rPr>
              <w:t>审核人员</w:t>
            </w:r>
          </w:p>
        </w:tc>
      </w:tr>
      <w:tr w:rsidR="005213E8" w:rsidRPr="004E3FEE" w:rsidTr="00512E3F">
        <w:tc>
          <w:tcPr>
            <w:tcW w:w="709" w:type="dxa"/>
          </w:tcPr>
          <w:p w:rsidR="005213E8" w:rsidRPr="004E3FEE" w:rsidRDefault="005213E8" w:rsidP="00512E3F">
            <w:pPr>
              <w:jc w:val="center"/>
              <w:rPr>
                <w:rFonts w:ascii="宋体" w:hAnsi="宋体"/>
                <w:sz w:val="18"/>
                <w:szCs w:val="18"/>
              </w:rPr>
            </w:pPr>
            <w:r>
              <w:rPr>
                <w:rFonts w:ascii="宋体" w:hAnsi="宋体" w:hint="eastAsia"/>
                <w:sz w:val="18"/>
                <w:szCs w:val="18"/>
              </w:rPr>
              <w:t>0</w:t>
            </w:r>
            <w:r w:rsidRPr="004E3FEE">
              <w:rPr>
                <w:rFonts w:ascii="宋体" w:hAnsi="宋体" w:hint="eastAsia"/>
                <w:sz w:val="18"/>
                <w:szCs w:val="18"/>
              </w:rPr>
              <w:t>.</w:t>
            </w:r>
            <w:r>
              <w:rPr>
                <w:rFonts w:ascii="宋体" w:hAnsi="宋体" w:hint="eastAsia"/>
                <w:sz w:val="18"/>
                <w:szCs w:val="18"/>
              </w:rPr>
              <w:t>1</w:t>
            </w:r>
          </w:p>
        </w:tc>
        <w:tc>
          <w:tcPr>
            <w:tcW w:w="777" w:type="dxa"/>
          </w:tcPr>
          <w:p w:rsidR="005213E8" w:rsidRPr="004E3FEE" w:rsidRDefault="005213E8" w:rsidP="00512E3F">
            <w:pPr>
              <w:jc w:val="center"/>
              <w:rPr>
                <w:rFonts w:ascii="宋体" w:hAnsi="宋体"/>
                <w:sz w:val="18"/>
                <w:szCs w:val="18"/>
              </w:rPr>
            </w:pPr>
            <w:r>
              <w:rPr>
                <w:rFonts w:ascii="宋体" w:hAnsi="宋体" w:hint="eastAsia"/>
                <w:sz w:val="18"/>
                <w:szCs w:val="18"/>
              </w:rPr>
              <w:t>新增</w:t>
            </w:r>
          </w:p>
        </w:tc>
        <w:tc>
          <w:tcPr>
            <w:tcW w:w="1134" w:type="dxa"/>
          </w:tcPr>
          <w:p w:rsidR="005213E8" w:rsidRPr="004E3FEE" w:rsidRDefault="005213E8" w:rsidP="00512E3F">
            <w:pPr>
              <w:jc w:val="center"/>
              <w:rPr>
                <w:rFonts w:ascii="宋体" w:hAnsi="宋体"/>
                <w:sz w:val="18"/>
                <w:szCs w:val="18"/>
              </w:rPr>
            </w:pPr>
            <w:r w:rsidRPr="004E3FEE">
              <w:rPr>
                <w:rFonts w:ascii="宋体" w:hAnsi="宋体"/>
                <w:sz w:val="18"/>
                <w:szCs w:val="18"/>
              </w:rPr>
              <w:t>201</w:t>
            </w:r>
            <w:r>
              <w:rPr>
                <w:rFonts w:ascii="宋体" w:hAnsi="宋体" w:hint="eastAsia"/>
                <w:sz w:val="18"/>
                <w:szCs w:val="18"/>
              </w:rPr>
              <w:t>5</w:t>
            </w:r>
            <w:r w:rsidRPr="004E3FEE">
              <w:rPr>
                <w:rFonts w:ascii="宋体" w:hAnsi="宋体"/>
                <w:sz w:val="18"/>
                <w:szCs w:val="18"/>
              </w:rPr>
              <w:t>-</w:t>
            </w:r>
            <w:r w:rsidR="0049659C">
              <w:rPr>
                <w:rFonts w:ascii="宋体" w:hAnsi="宋体" w:hint="eastAsia"/>
                <w:sz w:val="18"/>
                <w:szCs w:val="18"/>
              </w:rPr>
              <w:t>9</w:t>
            </w:r>
            <w:r w:rsidRPr="004E3FEE">
              <w:rPr>
                <w:rFonts w:ascii="宋体" w:hAnsi="宋体"/>
                <w:sz w:val="18"/>
                <w:szCs w:val="18"/>
              </w:rPr>
              <w:t>-</w:t>
            </w:r>
            <w:r w:rsidR="0049659C">
              <w:rPr>
                <w:rFonts w:ascii="宋体" w:hAnsi="宋体" w:hint="eastAsia"/>
                <w:sz w:val="18"/>
                <w:szCs w:val="18"/>
              </w:rPr>
              <w:t>9</w:t>
            </w:r>
          </w:p>
        </w:tc>
        <w:tc>
          <w:tcPr>
            <w:tcW w:w="3118" w:type="dxa"/>
          </w:tcPr>
          <w:p w:rsidR="005213E8" w:rsidRPr="004E3FEE" w:rsidRDefault="005213E8" w:rsidP="00512E3F">
            <w:pPr>
              <w:spacing w:line="240" w:lineRule="exact"/>
              <w:jc w:val="center"/>
              <w:rPr>
                <w:rFonts w:ascii="宋体" w:hAnsi="宋体"/>
                <w:sz w:val="18"/>
                <w:szCs w:val="18"/>
              </w:rPr>
            </w:pPr>
            <w:r>
              <w:rPr>
                <w:rFonts w:ascii="宋体" w:hAnsi="宋体" w:hint="eastAsia"/>
                <w:sz w:val="18"/>
                <w:szCs w:val="18"/>
              </w:rPr>
              <w:t>创建初稿</w:t>
            </w:r>
          </w:p>
        </w:tc>
        <w:tc>
          <w:tcPr>
            <w:tcW w:w="2552" w:type="dxa"/>
          </w:tcPr>
          <w:p w:rsidR="005213E8" w:rsidRPr="004E3FEE" w:rsidRDefault="0049659C" w:rsidP="00512E3F">
            <w:pPr>
              <w:ind w:firstLineChars="50" w:firstLine="90"/>
              <w:jc w:val="center"/>
              <w:rPr>
                <w:rFonts w:ascii="宋体" w:hAnsi="宋体"/>
                <w:sz w:val="18"/>
                <w:szCs w:val="18"/>
              </w:rPr>
            </w:pPr>
            <w:r>
              <w:rPr>
                <w:rFonts w:ascii="宋体" w:hAnsi="宋体" w:hint="eastAsia"/>
                <w:sz w:val="18"/>
                <w:szCs w:val="18"/>
              </w:rPr>
              <w:t>罗方方</w:t>
            </w:r>
          </w:p>
        </w:tc>
        <w:tc>
          <w:tcPr>
            <w:tcW w:w="1701" w:type="dxa"/>
          </w:tcPr>
          <w:p w:rsidR="005213E8" w:rsidRPr="004E3FEE" w:rsidRDefault="005213E8" w:rsidP="00512E3F">
            <w:pPr>
              <w:ind w:firstLineChars="50" w:firstLine="90"/>
              <w:jc w:val="center"/>
              <w:rPr>
                <w:rFonts w:ascii="宋体" w:hAnsi="宋体"/>
                <w:sz w:val="18"/>
                <w:szCs w:val="18"/>
              </w:rPr>
            </w:pPr>
          </w:p>
        </w:tc>
      </w:tr>
    </w:tbl>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Default="005213E8" w:rsidP="005213E8">
      <w:pPr>
        <w:jc w:val="center"/>
        <w:rPr>
          <w:rFonts w:ascii="宋体" w:hAnsi="宋体"/>
          <w:b/>
          <w:bCs/>
          <w:sz w:val="44"/>
        </w:rPr>
      </w:pPr>
    </w:p>
    <w:p w:rsidR="005213E8" w:rsidRPr="004E3FEE" w:rsidRDefault="005213E8" w:rsidP="005213E8">
      <w:pPr>
        <w:jc w:val="center"/>
        <w:rPr>
          <w:rFonts w:ascii="宋体" w:hAnsi="宋体"/>
          <w:b/>
          <w:bCs/>
          <w:sz w:val="44"/>
        </w:rPr>
      </w:pPr>
    </w:p>
    <w:p w:rsidR="005213E8" w:rsidRPr="004E3FEE" w:rsidRDefault="005213E8" w:rsidP="005213E8">
      <w:pPr>
        <w:jc w:val="center"/>
        <w:rPr>
          <w:rFonts w:ascii="宋体" w:hAnsi="宋体"/>
        </w:rPr>
      </w:pPr>
    </w:p>
    <w:p w:rsidR="005213E8" w:rsidRPr="004E3FEE" w:rsidRDefault="005213E8" w:rsidP="0049659C">
      <w:pPr>
        <w:pStyle w:val="TOC1"/>
        <w:ind w:left="420" w:firstLine="420"/>
        <w:jc w:val="center"/>
        <w:outlineLvl w:val="0"/>
        <w:rPr>
          <w:rFonts w:ascii="宋体" w:hAnsi="宋体"/>
          <w:sz w:val="44"/>
          <w:szCs w:val="44"/>
          <w:lang w:val="zh-CN"/>
        </w:rPr>
      </w:pPr>
      <w:bookmarkStart w:id="0" w:name="_Toc429573838"/>
      <w:r w:rsidRPr="004E3FEE">
        <w:rPr>
          <w:rFonts w:ascii="宋体" w:hAnsi="宋体"/>
          <w:sz w:val="44"/>
          <w:szCs w:val="44"/>
          <w:lang w:val="zh-CN"/>
        </w:rPr>
        <w:t>目录</w:t>
      </w:r>
      <w:bookmarkEnd w:id="0"/>
    </w:p>
    <w:p w:rsidR="005213E8" w:rsidRPr="004E3FEE" w:rsidRDefault="005213E8" w:rsidP="005213E8">
      <w:pPr>
        <w:rPr>
          <w:rFonts w:ascii="宋体" w:hAnsi="宋体"/>
          <w:lang w:val="zh-CN"/>
        </w:rPr>
      </w:pPr>
    </w:p>
    <w:p w:rsidR="003F3682" w:rsidRPr="00F23207" w:rsidRDefault="00375C9C">
      <w:pPr>
        <w:pStyle w:val="10"/>
        <w:tabs>
          <w:tab w:val="right" w:leader="dot" w:pos="8296"/>
        </w:tabs>
        <w:rPr>
          <w:rFonts w:ascii="宋体" w:hAnsi="宋体" w:cstheme="minorBidi"/>
          <w:noProof/>
          <w:sz w:val="24"/>
          <w:szCs w:val="24"/>
        </w:rPr>
      </w:pPr>
      <w:r w:rsidRPr="00375C9C">
        <w:rPr>
          <w:rFonts w:ascii="宋体" w:hAnsi="宋体"/>
          <w:sz w:val="24"/>
          <w:szCs w:val="24"/>
        </w:rPr>
        <w:fldChar w:fldCharType="begin"/>
      </w:r>
      <w:r w:rsidR="005213E8" w:rsidRPr="00F23207">
        <w:rPr>
          <w:rFonts w:ascii="宋体" w:hAnsi="宋体"/>
          <w:sz w:val="24"/>
          <w:szCs w:val="24"/>
        </w:rPr>
        <w:instrText xml:space="preserve"> TOC \o "1-3" \h \z \u </w:instrText>
      </w:r>
      <w:r w:rsidRPr="00375C9C">
        <w:rPr>
          <w:rFonts w:ascii="宋体" w:hAnsi="宋体"/>
          <w:sz w:val="24"/>
          <w:szCs w:val="24"/>
        </w:rPr>
        <w:fldChar w:fldCharType="separate"/>
      </w:r>
      <w:hyperlink w:anchor="_Toc429573838" w:history="1">
        <w:r w:rsidR="003F3682" w:rsidRPr="00F23207">
          <w:rPr>
            <w:rStyle w:val="a4"/>
            <w:rFonts w:ascii="宋体" w:hAnsi="宋体" w:hint="eastAsia"/>
            <w:noProof/>
            <w:sz w:val="24"/>
            <w:szCs w:val="24"/>
            <w:lang w:val="zh-CN"/>
          </w:rPr>
          <w:t>目录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_Toc429573838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3</w:t>
        </w:r>
        <w:r w:rsidRPr="00F23207">
          <w:rPr>
            <w:rFonts w:ascii="宋体" w:hAnsi="宋体"/>
            <w:noProof/>
            <w:webHidden/>
            <w:sz w:val="24"/>
            <w:szCs w:val="24"/>
          </w:rPr>
          <w:fldChar w:fldCharType="end"/>
        </w:r>
      </w:hyperlink>
    </w:p>
    <w:p w:rsidR="003F3682" w:rsidRPr="00F23207" w:rsidRDefault="00375C9C">
      <w:pPr>
        <w:pStyle w:val="10"/>
        <w:tabs>
          <w:tab w:val="right" w:leader="dot" w:pos="8296"/>
        </w:tabs>
        <w:rPr>
          <w:rFonts w:ascii="宋体" w:hAnsi="宋体" w:cstheme="minorBidi"/>
          <w:noProof/>
          <w:sz w:val="24"/>
          <w:szCs w:val="24"/>
        </w:rPr>
      </w:pPr>
      <w:hyperlink w:anchor="_Toc429573839" w:history="1">
        <w:r w:rsidR="003F3682" w:rsidRPr="00F23207">
          <w:rPr>
            <w:rStyle w:val="a4"/>
            <w:rFonts w:ascii="宋体" w:hAnsi="宋体" w:hint="eastAsia"/>
            <w:noProof/>
            <w:sz w:val="24"/>
            <w:szCs w:val="24"/>
          </w:rPr>
          <w:t>第1章 业务运营相关数据</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_Toc429573839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40" w:history="1">
        <w:r w:rsidR="003F3682" w:rsidRPr="00F23207">
          <w:rPr>
            <w:rStyle w:val="a4"/>
            <w:rFonts w:ascii="宋体" w:hAnsi="宋体"/>
            <w:noProof/>
            <w:sz w:val="24"/>
            <w:szCs w:val="24"/>
          </w:rPr>
          <w:t>1.1</w:t>
        </w:r>
        <w:r w:rsidR="003F3682" w:rsidRPr="00F23207">
          <w:rPr>
            <w:rStyle w:val="a4"/>
            <w:rFonts w:ascii="宋体" w:hAnsi="宋体" w:hint="eastAsia"/>
            <w:noProof/>
            <w:sz w:val="24"/>
            <w:szCs w:val="24"/>
          </w:rPr>
          <w:t xml:space="preserve"> 门急诊业务</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1" w:history="1">
        <w:r w:rsidR="003F3682" w:rsidRPr="00F23207">
          <w:rPr>
            <w:rStyle w:val="a4"/>
            <w:rFonts w:ascii="宋体" w:hAnsi="宋体"/>
            <w:noProof/>
            <w:sz w:val="24"/>
            <w:szCs w:val="24"/>
          </w:rPr>
          <w:t>1.1.1</w:t>
        </w:r>
        <w:r w:rsidR="003F3682" w:rsidRPr="00F23207">
          <w:rPr>
            <w:rStyle w:val="a4"/>
            <w:rFonts w:ascii="宋体" w:hAnsi="宋体" w:hint="eastAsia"/>
            <w:noProof/>
            <w:sz w:val="24"/>
            <w:szCs w:val="24"/>
          </w:rPr>
          <w:t xml:space="preserve"> 挂号</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2" w:history="1">
        <w:r w:rsidR="003F3682" w:rsidRPr="00F23207">
          <w:rPr>
            <w:rStyle w:val="a4"/>
            <w:rFonts w:ascii="宋体" w:hAnsi="宋体"/>
            <w:noProof/>
            <w:sz w:val="24"/>
            <w:szCs w:val="24"/>
          </w:rPr>
          <w:t>1.1.2</w:t>
        </w:r>
        <w:r w:rsidR="003F3682" w:rsidRPr="00F23207">
          <w:rPr>
            <w:rStyle w:val="a4"/>
            <w:rFonts w:ascii="宋体" w:hAnsi="宋体" w:hint="eastAsia"/>
            <w:noProof/>
            <w:sz w:val="24"/>
            <w:szCs w:val="24"/>
          </w:rPr>
          <w:t xml:space="preserve"> 诊疗收费</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43" w:history="1">
        <w:r w:rsidR="003F3682" w:rsidRPr="00F23207">
          <w:rPr>
            <w:rStyle w:val="a4"/>
            <w:rFonts w:ascii="宋体" w:hAnsi="宋体"/>
            <w:noProof/>
            <w:sz w:val="24"/>
            <w:szCs w:val="24"/>
          </w:rPr>
          <w:t>1.2</w:t>
        </w:r>
        <w:r w:rsidR="003F3682" w:rsidRPr="00F23207">
          <w:rPr>
            <w:rStyle w:val="a4"/>
            <w:rFonts w:ascii="宋体" w:hAnsi="宋体" w:hint="eastAsia"/>
            <w:noProof/>
            <w:sz w:val="24"/>
            <w:szCs w:val="24"/>
          </w:rPr>
          <w:t xml:space="preserve"> 住院类业务</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4" w:history="1">
        <w:r w:rsidR="003F3682" w:rsidRPr="00F23207">
          <w:rPr>
            <w:rStyle w:val="a4"/>
            <w:rFonts w:ascii="宋体" w:hAnsi="宋体"/>
            <w:noProof/>
            <w:sz w:val="24"/>
            <w:szCs w:val="24"/>
          </w:rPr>
          <w:t>1.2.1</w:t>
        </w:r>
        <w:r w:rsidR="003F3682" w:rsidRPr="00F23207">
          <w:rPr>
            <w:rStyle w:val="a4"/>
            <w:rFonts w:ascii="宋体" w:hAnsi="宋体" w:hint="eastAsia"/>
            <w:noProof/>
            <w:sz w:val="24"/>
            <w:szCs w:val="24"/>
          </w:rPr>
          <w:t xml:space="preserve"> 入院登记</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5" w:history="1">
        <w:r w:rsidR="003F3682" w:rsidRPr="00F23207">
          <w:rPr>
            <w:rStyle w:val="a4"/>
            <w:rFonts w:ascii="宋体" w:hAnsi="宋体"/>
            <w:noProof/>
            <w:sz w:val="24"/>
            <w:szCs w:val="24"/>
          </w:rPr>
          <w:t>1.2.2</w:t>
        </w:r>
        <w:r w:rsidR="003F3682" w:rsidRPr="00F23207">
          <w:rPr>
            <w:rStyle w:val="a4"/>
            <w:rFonts w:ascii="宋体" w:hAnsi="宋体" w:hint="eastAsia"/>
            <w:noProof/>
            <w:sz w:val="24"/>
            <w:szCs w:val="24"/>
          </w:rPr>
          <w:t xml:space="preserve"> 出院登记</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6" w:history="1">
        <w:r w:rsidR="003F3682" w:rsidRPr="00F23207">
          <w:rPr>
            <w:rStyle w:val="a4"/>
            <w:rFonts w:ascii="宋体" w:hAnsi="宋体"/>
            <w:noProof/>
            <w:sz w:val="24"/>
            <w:szCs w:val="24"/>
          </w:rPr>
          <w:t>1.2.3</w:t>
        </w:r>
        <w:r w:rsidR="003F3682" w:rsidRPr="00F23207">
          <w:rPr>
            <w:rStyle w:val="a4"/>
            <w:rFonts w:ascii="宋体" w:hAnsi="宋体" w:hint="eastAsia"/>
            <w:noProof/>
            <w:sz w:val="24"/>
            <w:szCs w:val="24"/>
          </w:rPr>
          <w:t xml:space="preserve"> 在</w:t>
        </w:r>
        <w:r w:rsidR="003F3682" w:rsidRPr="00F23207">
          <w:rPr>
            <w:rStyle w:val="a4"/>
            <w:rFonts w:ascii="宋体" w:hAnsi="宋体"/>
            <w:noProof/>
            <w:sz w:val="24"/>
            <w:szCs w:val="24"/>
          </w:rPr>
          <w:t>/</w:t>
        </w:r>
        <w:r w:rsidR="003F3682" w:rsidRPr="00F23207">
          <w:rPr>
            <w:rStyle w:val="a4"/>
            <w:rFonts w:ascii="宋体" w:hAnsi="宋体" w:hint="eastAsia"/>
            <w:noProof/>
            <w:sz w:val="24"/>
            <w:szCs w:val="24"/>
          </w:rPr>
          <w:t>出院结算</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47" w:history="1">
        <w:r w:rsidR="003F3682" w:rsidRPr="00F23207">
          <w:rPr>
            <w:rStyle w:val="a4"/>
            <w:rFonts w:ascii="宋体" w:hAnsi="宋体"/>
            <w:noProof/>
            <w:sz w:val="24"/>
            <w:szCs w:val="24"/>
          </w:rPr>
          <w:t>1.3</w:t>
        </w:r>
        <w:r w:rsidR="003F3682" w:rsidRPr="00F23207">
          <w:rPr>
            <w:rStyle w:val="a4"/>
            <w:rFonts w:ascii="宋体" w:hAnsi="宋体" w:hint="eastAsia"/>
            <w:noProof/>
            <w:sz w:val="24"/>
            <w:szCs w:val="24"/>
          </w:rPr>
          <w:t xml:space="preserve"> 手术业务</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48" w:history="1">
        <w:r w:rsidR="003F3682" w:rsidRPr="00F23207">
          <w:rPr>
            <w:rStyle w:val="a4"/>
            <w:rFonts w:ascii="宋体" w:hAnsi="宋体"/>
            <w:noProof/>
            <w:sz w:val="24"/>
            <w:szCs w:val="24"/>
          </w:rPr>
          <w:t>1.3.1</w:t>
        </w:r>
        <w:r w:rsidR="003F3682" w:rsidRPr="00F23207">
          <w:rPr>
            <w:rStyle w:val="a4"/>
            <w:rFonts w:ascii="宋体" w:hAnsi="宋体" w:hint="eastAsia"/>
            <w:noProof/>
            <w:sz w:val="24"/>
            <w:szCs w:val="24"/>
          </w:rPr>
          <w:t xml:space="preserve"> 手术记录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49" w:history="1">
        <w:r w:rsidR="003F3682" w:rsidRPr="00F23207">
          <w:rPr>
            <w:rStyle w:val="a4"/>
            <w:rFonts w:ascii="宋体" w:hAnsi="宋体"/>
            <w:noProof/>
            <w:sz w:val="24"/>
            <w:szCs w:val="24"/>
          </w:rPr>
          <w:t>1.4</w:t>
        </w:r>
        <w:r w:rsidR="003F3682" w:rsidRPr="00F23207">
          <w:rPr>
            <w:rStyle w:val="a4"/>
            <w:rFonts w:ascii="宋体" w:hAnsi="宋体" w:hint="eastAsia"/>
            <w:noProof/>
            <w:sz w:val="24"/>
            <w:szCs w:val="24"/>
          </w:rPr>
          <w:t xml:space="preserve"> 业务数据统计报告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_Toc429573849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16</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0" w:history="1">
        <w:r w:rsidR="003F3682" w:rsidRPr="00F23207">
          <w:rPr>
            <w:rStyle w:val="a4"/>
            <w:rFonts w:ascii="宋体" w:hAnsi="宋体"/>
            <w:noProof/>
            <w:sz w:val="24"/>
            <w:szCs w:val="24"/>
          </w:rPr>
          <w:t>1.4.1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16</w:t>
        </w:r>
        <w:r w:rsidRPr="00F23207">
          <w:rPr>
            <w:rFonts w:ascii="宋体" w:hAnsi="宋体"/>
            <w:noProof/>
            <w:webHidden/>
            <w:sz w:val="24"/>
            <w:szCs w:val="24"/>
          </w:rPr>
          <w:fldChar w:fldCharType="end"/>
        </w:r>
      </w:hyperlink>
    </w:p>
    <w:p w:rsidR="003F3682" w:rsidRPr="00F23207" w:rsidRDefault="00375C9C">
      <w:pPr>
        <w:pStyle w:val="10"/>
        <w:tabs>
          <w:tab w:val="right" w:leader="dot" w:pos="8296"/>
        </w:tabs>
        <w:rPr>
          <w:rFonts w:ascii="宋体" w:hAnsi="宋体" w:cstheme="minorBidi"/>
          <w:noProof/>
          <w:sz w:val="24"/>
          <w:szCs w:val="24"/>
        </w:rPr>
      </w:pPr>
      <w:hyperlink w:anchor="_Toc429573851" w:history="1">
        <w:r w:rsidR="003F3682" w:rsidRPr="00F23207">
          <w:rPr>
            <w:rStyle w:val="a4"/>
            <w:rFonts w:ascii="宋体" w:hAnsi="宋体" w:hint="eastAsia"/>
            <w:noProof/>
            <w:sz w:val="24"/>
            <w:szCs w:val="24"/>
          </w:rPr>
          <w:t>第2章 临床诊疗记录相关数据</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18</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52" w:history="1">
        <w:r w:rsidR="003F3682" w:rsidRPr="00F23207">
          <w:rPr>
            <w:rStyle w:val="a4"/>
            <w:rFonts w:ascii="宋体" w:hAnsi="宋体"/>
            <w:noProof/>
            <w:sz w:val="24"/>
            <w:szCs w:val="24"/>
          </w:rPr>
          <w:t>2.1</w:t>
        </w:r>
        <w:r w:rsidR="003F3682" w:rsidRPr="00F23207">
          <w:rPr>
            <w:rStyle w:val="a4"/>
            <w:rFonts w:ascii="宋体" w:hAnsi="宋体" w:hint="eastAsia"/>
            <w:noProof/>
            <w:sz w:val="24"/>
            <w:szCs w:val="24"/>
          </w:rPr>
          <w:t xml:space="preserve"> 患者基本信息</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20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3" w:history="1">
        <w:r w:rsidR="003F3682" w:rsidRPr="00F23207">
          <w:rPr>
            <w:rStyle w:val="a4"/>
            <w:rFonts w:ascii="宋体" w:hAnsi="宋体"/>
            <w:noProof/>
            <w:sz w:val="24"/>
            <w:szCs w:val="24"/>
          </w:rPr>
          <w:t>2.1.1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20</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54" w:history="1">
        <w:r w:rsidR="003F3682" w:rsidRPr="00F23207">
          <w:rPr>
            <w:rStyle w:val="a4"/>
            <w:rFonts w:ascii="宋体" w:hAnsi="宋体"/>
            <w:noProof/>
            <w:sz w:val="24"/>
            <w:szCs w:val="24"/>
          </w:rPr>
          <w:t>2.2</w:t>
        </w:r>
        <w:r w:rsidR="003F3682" w:rsidRPr="00F23207">
          <w:rPr>
            <w:rStyle w:val="a4"/>
            <w:rFonts w:ascii="宋体" w:hAnsi="宋体" w:hint="eastAsia"/>
            <w:noProof/>
            <w:sz w:val="24"/>
            <w:szCs w:val="24"/>
          </w:rPr>
          <w:t xml:space="preserve"> 门诊就诊信息</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23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5" w:history="1">
        <w:r w:rsidR="003F3682" w:rsidRPr="00F23207">
          <w:rPr>
            <w:rStyle w:val="a4"/>
            <w:rFonts w:ascii="宋体" w:hAnsi="宋体"/>
            <w:noProof/>
            <w:sz w:val="24"/>
            <w:szCs w:val="24"/>
          </w:rPr>
          <w:t>2.2.1</w:t>
        </w:r>
        <w:r w:rsidR="003F3682" w:rsidRPr="00F23207">
          <w:rPr>
            <w:rStyle w:val="a4"/>
            <w:rFonts w:ascii="宋体" w:hAnsi="宋体" w:hint="eastAsia"/>
            <w:noProof/>
            <w:sz w:val="24"/>
            <w:szCs w:val="24"/>
          </w:rPr>
          <w:t xml:space="preserve"> 数据表关系说明</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23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6" w:history="1">
        <w:r w:rsidR="003F3682" w:rsidRPr="00F23207">
          <w:rPr>
            <w:rStyle w:val="a4"/>
            <w:rFonts w:ascii="宋体" w:hAnsi="宋体"/>
            <w:noProof/>
            <w:sz w:val="24"/>
            <w:szCs w:val="24"/>
          </w:rPr>
          <w:t>2.2.2</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23</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57" w:history="1">
        <w:r w:rsidR="003F3682" w:rsidRPr="00F23207">
          <w:rPr>
            <w:rStyle w:val="a4"/>
            <w:rFonts w:ascii="宋体" w:hAnsi="宋体"/>
            <w:noProof/>
            <w:sz w:val="24"/>
            <w:szCs w:val="24"/>
          </w:rPr>
          <w:t>2.3</w:t>
        </w:r>
        <w:r w:rsidR="003F3682" w:rsidRPr="00F23207">
          <w:rPr>
            <w:rStyle w:val="a4"/>
            <w:rFonts w:ascii="宋体" w:hAnsi="宋体" w:hint="eastAsia"/>
            <w:noProof/>
            <w:sz w:val="24"/>
            <w:szCs w:val="24"/>
          </w:rPr>
          <w:t xml:space="preserve"> 住院就诊信息</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31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8" w:history="1">
        <w:r w:rsidR="003F3682" w:rsidRPr="00F23207">
          <w:rPr>
            <w:rStyle w:val="a4"/>
            <w:rFonts w:ascii="宋体" w:hAnsi="宋体"/>
            <w:noProof/>
            <w:sz w:val="24"/>
            <w:szCs w:val="24"/>
          </w:rPr>
          <w:t>2.3.1</w:t>
        </w:r>
        <w:r w:rsidR="003F3682" w:rsidRPr="00F23207">
          <w:rPr>
            <w:rStyle w:val="a4"/>
            <w:rFonts w:ascii="宋体" w:hAnsi="宋体" w:hint="eastAsia"/>
            <w:noProof/>
            <w:sz w:val="24"/>
            <w:szCs w:val="24"/>
          </w:rPr>
          <w:t xml:space="preserve"> 数据表关系说明</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31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59" w:history="1">
        <w:r w:rsidR="003F3682" w:rsidRPr="00F23207">
          <w:rPr>
            <w:rStyle w:val="a4"/>
            <w:rFonts w:ascii="宋体" w:hAnsi="宋体"/>
            <w:noProof/>
            <w:sz w:val="24"/>
            <w:szCs w:val="24"/>
          </w:rPr>
          <w:t>2.3.2</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_Toc429573859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32</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60" w:history="1">
        <w:r w:rsidR="003F3682" w:rsidRPr="00F23207">
          <w:rPr>
            <w:rStyle w:val="a4"/>
            <w:rFonts w:ascii="宋体" w:hAnsi="宋体"/>
            <w:noProof/>
            <w:sz w:val="24"/>
            <w:szCs w:val="24"/>
          </w:rPr>
          <w:t>2.4</w:t>
        </w:r>
        <w:r w:rsidR="003F3682" w:rsidRPr="00F23207">
          <w:rPr>
            <w:rStyle w:val="a4"/>
            <w:rFonts w:ascii="宋体" w:hAnsi="宋体" w:hint="eastAsia"/>
            <w:noProof/>
            <w:sz w:val="24"/>
            <w:szCs w:val="24"/>
          </w:rPr>
          <w:t xml:space="preserve"> 实验室检验报告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40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61" w:history="1">
        <w:r w:rsidR="003F3682" w:rsidRPr="00F23207">
          <w:rPr>
            <w:rStyle w:val="a4"/>
            <w:rFonts w:ascii="宋体" w:hAnsi="宋体"/>
            <w:noProof/>
            <w:sz w:val="24"/>
            <w:szCs w:val="24"/>
          </w:rPr>
          <w:t>2.4.1</w:t>
        </w:r>
        <w:r w:rsidR="003F3682" w:rsidRPr="00F23207">
          <w:rPr>
            <w:rStyle w:val="a4"/>
            <w:rFonts w:ascii="宋体" w:hAnsi="宋体" w:hint="eastAsia"/>
            <w:noProof/>
            <w:sz w:val="24"/>
            <w:szCs w:val="24"/>
          </w:rPr>
          <w:t xml:space="preserve"> 数据表关系说明</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40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62" w:history="1">
        <w:r w:rsidR="003F3682" w:rsidRPr="00F23207">
          <w:rPr>
            <w:rStyle w:val="a4"/>
            <w:rFonts w:ascii="宋体" w:hAnsi="宋体"/>
            <w:noProof/>
            <w:sz w:val="24"/>
            <w:szCs w:val="24"/>
          </w:rPr>
          <w:t>2.4.2</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40</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63" w:history="1">
        <w:r w:rsidR="003F3682" w:rsidRPr="00F23207">
          <w:rPr>
            <w:rStyle w:val="a4"/>
            <w:rFonts w:ascii="宋体" w:hAnsi="宋体"/>
            <w:noProof/>
            <w:sz w:val="24"/>
            <w:szCs w:val="24"/>
          </w:rPr>
          <w:t>2.5</w:t>
        </w:r>
        <w:r w:rsidR="003F3682" w:rsidRPr="00F23207">
          <w:rPr>
            <w:rStyle w:val="a4"/>
            <w:rFonts w:ascii="宋体" w:hAnsi="宋体" w:hint="eastAsia"/>
            <w:noProof/>
            <w:sz w:val="24"/>
            <w:szCs w:val="24"/>
          </w:rPr>
          <w:t xml:space="preserve"> 医学影像检查报告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47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64" w:history="1">
        <w:r w:rsidR="003F3682" w:rsidRPr="00F23207">
          <w:rPr>
            <w:rStyle w:val="a4"/>
            <w:rFonts w:ascii="宋体" w:hAnsi="宋体"/>
            <w:noProof/>
            <w:sz w:val="24"/>
            <w:szCs w:val="24"/>
          </w:rPr>
          <w:t>2.5.1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47</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65" w:history="1">
        <w:r w:rsidR="003F3682" w:rsidRPr="00F23207">
          <w:rPr>
            <w:rStyle w:val="a4"/>
            <w:rFonts w:ascii="宋体" w:hAnsi="宋体"/>
            <w:noProof/>
            <w:sz w:val="24"/>
            <w:szCs w:val="24"/>
          </w:rPr>
          <w:t>2.6</w:t>
        </w:r>
        <w:r w:rsidR="003F3682" w:rsidRPr="00F23207">
          <w:rPr>
            <w:rStyle w:val="a4"/>
            <w:rFonts w:ascii="宋体" w:hAnsi="宋体" w:hint="eastAsia"/>
            <w:noProof/>
            <w:sz w:val="24"/>
            <w:szCs w:val="24"/>
          </w:rPr>
          <w:t xml:space="preserve"> 住院病案首页主体报告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54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66" w:history="1">
        <w:r w:rsidR="003F3682" w:rsidRPr="00F23207">
          <w:rPr>
            <w:rStyle w:val="a4"/>
            <w:rFonts w:ascii="宋体" w:hAnsi="宋体"/>
            <w:noProof/>
            <w:sz w:val="24"/>
            <w:szCs w:val="24"/>
          </w:rPr>
          <w:t>2.6.1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54</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67" w:history="1">
        <w:r w:rsidR="003F3682" w:rsidRPr="00F23207">
          <w:rPr>
            <w:rStyle w:val="a4"/>
            <w:rFonts w:ascii="宋体" w:hAnsi="宋体"/>
            <w:noProof/>
            <w:sz w:val="24"/>
            <w:szCs w:val="24"/>
          </w:rPr>
          <w:t>2.7</w:t>
        </w:r>
        <w:r w:rsidR="003F3682" w:rsidRPr="00F23207">
          <w:rPr>
            <w:rStyle w:val="a4"/>
            <w:rFonts w:ascii="宋体" w:hAnsi="宋体" w:hint="eastAsia"/>
            <w:noProof/>
            <w:sz w:val="24"/>
            <w:szCs w:val="24"/>
          </w:rPr>
          <w:t xml:space="preserve"> 出院小结报告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68" w:history="1">
        <w:r w:rsidR="003F3682" w:rsidRPr="00F23207">
          <w:rPr>
            <w:rStyle w:val="a4"/>
            <w:rFonts w:ascii="宋体" w:hAnsi="宋体"/>
            <w:noProof/>
            <w:sz w:val="24"/>
            <w:szCs w:val="24"/>
          </w:rPr>
          <w:t>2.7.1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62</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69" w:history="1">
        <w:r w:rsidR="003F3682" w:rsidRPr="00F23207">
          <w:rPr>
            <w:rStyle w:val="a4"/>
            <w:rFonts w:ascii="宋体" w:hAnsi="宋体"/>
            <w:noProof/>
            <w:sz w:val="24"/>
            <w:szCs w:val="24"/>
          </w:rPr>
          <w:t>2.8</w:t>
        </w:r>
        <w:r w:rsidR="003F3682" w:rsidRPr="00F23207">
          <w:rPr>
            <w:rStyle w:val="a4"/>
            <w:rFonts w:ascii="宋体" w:hAnsi="宋体" w:hint="eastAsia"/>
            <w:noProof/>
            <w:sz w:val="24"/>
            <w:szCs w:val="24"/>
          </w:rPr>
          <w:t xml:space="preserve"> 手术明细报告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_Toc429573869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0" w:history="1">
        <w:r w:rsidR="003F3682" w:rsidRPr="00F23207">
          <w:rPr>
            <w:rStyle w:val="a4"/>
            <w:rFonts w:ascii="宋体" w:hAnsi="宋体"/>
            <w:noProof/>
            <w:sz w:val="24"/>
            <w:szCs w:val="24"/>
          </w:rPr>
          <w:t>2.8.1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65</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71" w:history="1">
        <w:r w:rsidR="003F3682" w:rsidRPr="00F23207">
          <w:rPr>
            <w:rStyle w:val="a4"/>
            <w:rFonts w:ascii="宋体" w:hAnsi="宋体"/>
            <w:noProof/>
            <w:sz w:val="24"/>
            <w:szCs w:val="24"/>
          </w:rPr>
          <w:t>2.9</w:t>
        </w:r>
        <w:r w:rsidR="003F3682" w:rsidRPr="00F23207">
          <w:rPr>
            <w:rStyle w:val="a4"/>
            <w:rFonts w:ascii="宋体" w:hAnsi="宋体" w:hint="eastAsia"/>
            <w:noProof/>
            <w:sz w:val="24"/>
            <w:szCs w:val="24"/>
          </w:rPr>
          <w:t xml:space="preserve"> 诊断明细报告</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2" w:history="1">
        <w:r w:rsidR="003F3682" w:rsidRPr="00F23207">
          <w:rPr>
            <w:rStyle w:val="a4"/>
            <w:rFonts w:ascii="宋体" w:hAnsi="宋体"/>
            <w:noProof/>
            <w:sz w:val="24"/>
            <w:szCs w:val="24"/>
          </w:rPr>
          <w:t>2.9.1</w:t>
        </w:r>
        <w:r w:rsidR="003F3682" w:rsidRPr="00F23207">
          <w:rPr>
            <w:rStyle w:val="a4"/>
            <w:rFonts w:ascii="宋体" w:hAnsi="宋体" w:hint="eastAsia"/>
            <w:noProof/>
            <w:sz w:val="24"/>
            <w:szCs w:val="24"/>
          </w:rPr>
          <w:t xml:space="preserve"> 数据表内容定义</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67</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73" w:history="1">
        <w:r w:rsidR="003F3682" w:rsidRPr="00F23207">
          <w:rPr>
            <w:rStyle w:val="a4"/>
            <w:rFonts w:ascii="宋体" w:hAnsi="宋体"/>
            <w:noProof/>
            <w:sz w:val="24"/>
            <w:szCs w:val="24"/>
          </w:rPr>
          <w:t>2.10</w:t>
        </w:r>
        <w:r w:rsidR="003F3682" w:rsidRPr="00F23207">
          <w:rPr>
            <w:rStyle w:val="a4"/>
            <w:rFonts w:ascii="宋体" w:hAnsi="宋体" w:hint="eastAsia"/>
            <w:noProof/>
            <w:sz w:val="24"/>
            <w:szCs w:val="24"/>
          </w:rPr>
          <w:t xml:space="preserve"> 基础字典数据</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4" w:history="1">
        <w:r w:rsidR="003F3682" w:rsidRPr="00F23207">
          <w:rPr>
            <w:rStyle w:val="a4"/>
            <w:rFonts w:ascii="宋体" w:hAnsi="宋体"/>
            <w:noProof/>
            <w:sz w:val="24"/>
            <w:szCs w:val="24"/>
          </w:rPr>
          <w:t>2.10.1</w:t>
        </w:r>
        <w:r w:rsidR="003F3682" w:rsidRPr="00F23207">
          <w:rPr>
            <w:rStyle w:val="a4"/>
            <w:rFonts w:ascii="宋体" w:hAnsi="宋体" w:hint="eastAsia"/>
            <w:noProof/>
            <w:sz w:val="24"/>
            <w:szCs w:val="24"/>
          </w:rPr>
          <w:t xml:space="preserve"> 医院的科室字典表</w:t>
        </w:r>
        <w:r w:rsidR="003F3682" w:rsidRPr="00F23207">
          <w:rPr>
            <w:rStyle w:val="a4"/>
            <w:rFonts w:ascii="宋体" w:hAnsi="宋体"/>
            <w:noProof/>
            <w:sz w:val="24"/>
            <w:szCs w:val="24"/>
          </w:rPr>
          <w:t>(TB_DIC_Department)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5" w:history="1">
        <w:r w:rsidR="003F3682" w:rsidRPr="00F23207">
          <w:rPr>
            <w:rStyle w:val="a4"/>
            <w:rFonts w:ascii="宋体" w:hAnsi="宋体"/>
            <w:noProof/>
            <w:sz w:val="24"/>
            <w:szCs w:val="24"/>
          </w:rPr>
          <w:t>2.10.2</w:t>
        </w:r>
        <w:r w:rsidR="003F3682" w:rsidRPr="00F23207">
          <w:rPr>
            <w:rStyle w:val="a4"/>
            <w:rFonts w:ascii="宋体" w:hAnsi="宋体" w:hint="eastAsia"/>
            <w:noProof/>
            <w:sz w:val="24"/>
            <w:szCs w:val="24"/>
          </w:rPr>
          <w:t xml:space="preserve"> 医护人员字典表</w:t>
        </w:r>
        <w:r w:rsidR="003F3682" w:rsidRPr="00F23207">
          <w:rPr>
            <w:rStyle w:val="a4"/>
            <w:rFonts w:ascii="宋体" w:hAnsi="宋体"/>
            <w:noProof/>
            <w:sz w:val="24"/>
            <w:szCs w:val="24"/>
          </w:rPr>
          <w:t>(TB_DIC_Practitioner)</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6" w:history="1">
        <w:r w:rsidR="003F3682" w:rsidRPr="00F23207">
          <w:rPr>
            <w:rStyle w:val="a4"/>
            <w:rFonts w:ascii="宋体" w:hAnsi="宋体"/>
            <w:noProof/>
            <w:sz w:val="24"/>
            <w:szCs w:val="24"/>
          </w:rPr>
          <w:t>2.10.3</w:t>
        </w:r>
        <w:r w:rsidR="003F3682" w:rsidRPr="00F23207">
          <w:rPr>
            <w:rStyle w:val="a4"/>
            <w:rFonts w:ascii="宋体" w:hAnsi="宋体" w:hint="eastAsia"/>
            <w:noProof/>
            <w:sz w:val="24"/>
            <w:szCs w:val="24"/>
          </w:rPr>
          <w:t xml:space="preserve"> 明细项目字典</w:t>
        </w:r>
        <w:r w:rsidR="003F3682" w:rsidRPr="00F23207">
          <w:rPr>
            <w:rStyle w:val="a4"/>
            <w:rFonts w:ascii="宋体" w:hAnsi="宋体"/>
            <w:noProof/>
            <w:sz w:val="24"/>
            <w:szCs w:val="24"/>
          </w:rPr>
          <w:t>(TB_DIC_Detail_Item)</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7" w:history="1">
        <w:r w:rsidR="003F3682" w:rsidRPr="00F23207">
          <w:rPr>
            <w:rStyle w:val="a4"/>
            <w:rFonts w:ascii="宋体" w:hAnsi="宋体"/>
            <w:noProof/>
            <w:sz w:val="24"/>
            <w:szCs w:val="24"/>
          </w:rPr>
          <w:t>2.10.4</w:t>
        </w:r>
        <w:r w:rsidR="003F3682" w:rsidRPr="00F23207">
          <w:rPr>
            <w:rStyle w:val="a4"/>
            <w:rFonts w:ascii="宋体" w:hAnsi="宋体" w:hint="eastAsia"/>
            <w:noProof/>
            <w:sz w:val="24"/>
            <w:szCs w:val="24"/>
          </w:rPr>
          <w:t xml:space="preserve"> 明细项目对照字典表</w:t>
        </w:r>
        <w:r w:rsidR="003F3682" w:rsidRPr="00F23207">
          <w:rPr>
            <w:rStyle w:val="a4"/>
            <w:rFonts w:ascii="宋体" w:hAnsi="宋体"/>
            <w:noProof/>
            <w:sz w:val="24"/>
            <w:szCs w:val="24"/>
          </w:rPr>
          <w:t>(TB_Dic_Detail_Comparison)</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8" w:history="1">
        <w:r w:rsidR="003F3682" w:rsidRPr="00F23207">
          <w:rPr>
            <w:rStyle w:val="a4"/>
            <w:rFonts w:ascii="宋体" w:hAnsi="宋体"/>
            <w:noProof/>
            <w:sz w:val="24"/>
            <w:szCs w:val="24"/>
          </w:rPr>
          <w:t>2.10.5</w:t>
        </w:r>
        <w:r w:rsidR="003F3682" w:rsidRPr="00F23207">
          <w:rPr>
            <w:rStyle w:val="a4"/>
            <w:rFonts w:ascii="宋体" w:hAnsi="宋体" w:hint="eastAsia"/>
            <w:noProof/>
            <w:sz w:val="24"/>
            <w:szCs w:val="24"/>
          </w:rPr>
          <w:t xml:space="preserve"> 标本字典表</w:t>
        </w:r>
        <w:r w:rsidR="003F3682" w:rsidRPr="00F23207">
          <w:rPr>
            <w:rStyle w:val="a4"/>
            <w:rFonts w:ascii="宋体" w:hAnsi="宋体"/>
            <w:noProof/>
            <w:sz w:val="24"/>
            <w:szCs w:val="24"/>
          </w:rPr>
          <w:t>(TB_DIC_Specimen)</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79" w:history="1">
        <w:r w:rsidR="003F3682" w:rsidRPr="00F23207">
          <w:rPr>
            <w:rStyle w:val="a4"/>
            <w:rFonts w:ascii="宋体" w:hAnsi="宋体"/>
            <w:noProof/>
            <w:sz w:val="24"/>
            <w:szCs w:val="24"/>
          </w:rPr>
          <w:t>2.10.6</w:t>
        </w:r>
        <w:r w:rsidR="003F3682" w:rsidRPr="00F23207">
          <w:rPr>
            <w:rStyle w:val="a4"/>
            <w:rFonts w:ascii="宋体" w:hAnsi="宋体" w:hint="eastAsia"/>
            <w:noProof/>
            <w:sz w:val="24"/>
            <w:szCs w:val="24"/>
          </w:rPr>
          <w:t xml:space="preserve"> 检验指标字典表</w:t>
        </w:r>
        <w:r w:rsidR="003F3682" w:rsidRPr="00F23207">
          <w:rPr>
            <w:rStyle w:val="a4"/>
            <w:rFonts w:ascii="宋体" w:hAnsi="宋体"/>
            <w:noProof/>
            <w:sz w:val="24"/>
            <w:szCs w:val="24"/>
          </w:rPr>
          <w:t>(TB_DIC_Test_Indicator)</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_Toc429573879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80" w:history="1">
        <w:r w:rsidR="003F3682" w:rsidRPr="00F23207">
          <w:rPr>
            <w:rStyle w:val="a4"/>
            <w:rFonts w:ascii="宋体" w:hAnsi="宋体"/>
            <w:noProof/>
            <w:sz w:val="24"/>
            <w:szCs w:val="24"/>
          </w:rPr>
          <w:t>2.10.7</w:t>
        </w:r>
        <w:r w:rsidR="003F3682" w:rsidRPr="00F23207">
          <w:rPr>
            <w:rStyle w:val="a4"/>
            <w:rFonts w:ascii="宋体" w:hAnsi="宋体" w:hint="eastAsia"/>
            <w:noProof/>
            <w:sz w:val="24"/>
            <w:szCs w:val="24"/>
          </w:rPr>
          <w:t xml:space="preserve"> 检查类型字典表</w:t>
        </w:r>
        <w:r w:rsidR="003F3682" w:rsidRPr="00F23207">
          <w:rPr>
            <w:rStyle w:val="a4"/>
            <w:rFonts w:ascii="宋体" w:hAnsi="宋体"/>
            <w:noProof/>
            <w:sz w:val="24"/>
            <w:szCs w:val="24"/>
          </w:rPr>
          <w:t>(TB_DIC_RIS_Type)</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73</w:t>
        </w:r>
        <w:r w:rsidRPr="00F23207">
          <w:rPr>
            <w:rFonts w:ascii="宋体" w:hAnsi="宋体"/>
            <w:noProof/>
            <w:webHidden/>
            <w:sz w:val="24"/>
            <w:szCs w:val="24"/>
          </w:rPr>
          <w:fldChar w:fldCharType="end"/>
        </w:r>
      </w:hyperlink>
    </w:p>
    <w:p w:rsidR="003F3682" w:rsidRPr="00F23207" w:rsidRDefault="00375C9C">
      <w:pPr>
        <w:pStyle w:val="10"/>
        <w:tabs>
          <w:tab w:val="right" w:leader="dot" w:pos="8296"/>
        </w:tabs>
        <w:rPr>
          <w:rFonts w:ascii="宋体" w:hAnsi="宋体" w:cstheme="minorBidi"/>
          <w:noProof/>
          <w:sz w:val="24"/>
          <w:szCs w:val="24"/>
        </w:rPr>
      </w:pPr>
      <w:hyperlink w:anchor="_Toc429573881" w:history="1">
        <w:r w:rsidR="003F3682" w:rsidRPr="00F23207">
          <w:rPr>
            <w:rStyle w:val="a4"/>
            <w:rFonts w:ascii="宋体" w:hAnsi="宋体" w:hint="eastAsia"/>
            <w:noProof/>
            <w:sz w:val="24"/>
            <w:szCs w:val="24"/>
          </w:rPr>
          <w:t>第3章</w:t>
        </w:r>
        <w:r w:rsidR="003F3682" w:rsidRPr="00F23207">
          <w:rPr>
            <w:rStyle w:val="a4"/>
            <w:rFonts w:ascii="宋体" w:hAnsi="宋体"/>
            <w:noProof/>
            <w:sz w:val="24"/>
            <w:szCs w:val="24"/>
          </w:rPr>
          <w:t xml:space="preserve"> EMR</w:t>
        </w:r>
        <w:r w:rsidR="003F3682" w:rsidRPr="00F23207">
          <w:rPr>
            <w:rStyle w:val="a4"/>
            <w:rFonts w:ascii="宋体" w:hAnsi="宋体" w:hint="eastAsia"/>
            <w:noProof/>
            <w:sz w:val="24"/>
            <w:szCs w:val="24"/>
          </w:rPr>
          <w:t>基本业务数据</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84" w:history="1">
        <w:r w:rsidR="003F3682" w:rsidRPr="00F23207">
          <w:rPr>
            <w:rStyle w:val="a4"/>
            <w:rFonts w:ascii="宋体" w:hAnsi="宋体"/>
            <w:noProof/>
            <w:sz w:val="24"/>
            <w:szCs w:val="24"/>
          </w:rPr>
          <w:t>3.1.1</w:t>
        </w:r>
        <w:r w:rsidR="003F3682" w:rsidRPr="00F23207">
          <w:rPr>
            <w:rStyle w:val="a4"/>
            <w:rFonts w:ascii="宋体" w:hAnsi="宋体" w:hint="eastAsia"/>
            <w:noProof/>
            <w:sz w:val="24"/>
            <w:szCs w:val="24"/>
          </w:rPr>
          <w:t xml:space="preserve"> 基本健康信息（</w:t>
        </w:r>
        <w:r w:rsidR="003F3682" w:rsidRPr="00F23207">
          <w:rPr>
            <w:rStyle w:val="a4"/>
            <w:rFonts w:ascii="宋体" w:hAnsi="宋体"/>
            <w:noProof/>
            <w:sz w:val="24"/>
            <w:szCs w:val="24"/>
          </w:rPr>
          <w:t>TB_EMR_JBJKXX</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85" w:history="1">
        <w:r w:rsidR="003F3682" w:rsidRPr="00F23207">
          <w:rPr>
            <w:rStyle w:val="a4"/>
            <w:rFonts w:ascii="宋体" w:hAnsi="宋体"/>
            <w:noProof/>
            <w:sz w:val="24"/>
            <w:szCs w:val="24"/>
          </w:rPr>
          <w:t>3.1.2</w:t>
        </w:r>
        <w:r w:rsidR="003F3682" w:rsidRPr="00F23207">
          <w:rPr>
            <w:rStyle w:val="a4"/>
            <w:rFonts w:ascii="宋体" w:hAnsi="宋体" w:hint="eastAsia"/>
            <w:noProof/>
            <w:sz w:val="24"/>
            <w:szCs w:val="24"/>
          </w:rPr>
          <w:t xml:space="preserve"> 卫生事件摘要（</w:t>
        </w:r>
        <w:r w:rsidR="003F3682" w:rsidRPr="00F23207">
          <w:rPr>
            <w:rStyle w:val="a4"/>
            <w:rFonts w:ascii="宋体" w:hAnsi="宋体"/>
            <w:noProof/>
            <w:sz w:val="24"/>
            <w:szCs w:val="24"/>
          </w:rPr>
          <w:t>TB_EMR_WSSJZY</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75</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86" w:history="1">
        <w:r w:rsidR="003F3682" w:rsidRPr="00F23207">
          <w:rPr>
            <w:rStyle w:val="a4"/>
            <w:rFonts w:ascii="宋体" w:hAnsi="宋体"/>
            <w:noProof/>
            <w:sz w:val="24"/>
            <w:szCs w:val="24"/>
          </w:rPr>
          <w:t>3.2</w:t>
        </w:r>
        <w:r w:rsidR="003F3682" w:rsidRPr="00F23207">
          <w:rPr>
            <w:rStyle w:val="a4"/>
            <w:rFonts w:ascii="宋体" w:hAnsi="宋体" w:hint="eastAsia"/>
            <w:noProof/>
            <w:sz w:val="24"/>
            <w:szCs w:val="24"/>
          </w:rPr>
          <w:t xml:space="preserve"> 门诊就诊记录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87" w:history="1">
        <w:r w:rsidR="003F3682" w:rsidRPr="00F23207">
          <w:rPr>
            <w:rStyle w:val="a4"/>
            <w:rFonts w:ascii="宋体" w:hAnsi="宋体"/>
            <w:noProof/>
            <w:sz w:val="24"/>
            <w:szCs w:val="24"/>
          </w:rPr>
          <w:t>3.2.1</w:t>
        </w:r>
        <w:r w:rsidR="003F3682" w:rsidRPr="00F23207">
          <w:rPr>
            <w:rStyle w:val="a4"/>
            <w:rFonts w:ascii="宋体" w:hAnsi="宋体" w:hint="eastAsia"/>
            <w:noProof/>
            <w:sz w:val="24"/>
            <w:szCs w:val="24"/>
          </w:rPr>
          <w:t xml:space="preserve"> 急诊留观病历（</w:t>
        </w:r>
        <w:r w:rsidR="003F3682" w:rsidRPr="00F23207">
          <w:rPr>
            <w:rStyle w:val="a4"/>
            <w:rFonts w:ascii="宋体" w:hAnsi="宋体"/>
            <w:noProof/>
            <w:sz w:val="24"/>
            <w:szCs w:val="24"/>
          </w:rPr>
          <w:t>TB_EMR_JZLGBL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78</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88" w:history="1">
        <w:r w:rsidR="003F3682" w:rsidRPr="00F23207">
          <w:rPr>
            <w:rStyle w:val="a4"/>
            <w:rFonts w:ascii="宋体" w:hAnsi="宋体"/>
            <w:noProof/>
            <w:sz w:val="24"/>
            <w:szCs w:val="24"/>
          </w:rPr>
          <w:t>3.3</w:t>
        </w:r>
        <w:r w:rsidR="003F3682" w:rsidRPr="00F23207">
          <w:rPr>
            <w:rStyle w:val="a4"/>
            <w:rFonts w:ascii="宋体" w:hAnsi="宋体" w:hint="eastAsia"/>
            <w:noProof/>
            <w:sz w:val="24"/>
            <w:szCs w:val="24"/>
          </w:rPr>
          <w:t xml:space="preserve"> 检查检验记录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79</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89" w:history="1">
        <w:r w:rsidR="003F3682" w:rsidRPr="00F23207">
          <w:rPr>
            <w:rStyle w:val="a4"/>
            <w:rFonts w:ascii="宋体" w:hAnsi="宋体"/>
            <w:noProof/>
            <w:sz w:val="24"/>
            <w:szCs w:val="24"/>
          </w:rPr>
          <w:t>3.3.1</w:t>
        </w:r>
        <w:r w:rsidR="003F3682" w:rsidRPr="00F23207">
          <w:rPr>
            <w:rStyle w:val="a4"/>
            <w:rFonts w:ascii="宋体" w:hAnsi="宋体" w:hint="eastAsia"/>
            <w:noProof/>
            <w:sz w:val="24"/>
            <w:szCs w:val="24"/>
          </w:rPr>
          <w:t xml:space="preserve"> 检查记录（</w:t>
        </w:r>
        <w:r w:rsidR="003F3682" w:rsidRPr="00F23207">
          <w:rPr>
            <w:rStyle w:val="a4"/>
            <w:rFonts w:ascii="宋体" w:hAnsi="宋体"/>
            <w:noProof/>
            <w:sz w:val="24"/>
            <w:szCs w:val="24"/>
          </w:rPr>
          <w:t>TB_EMR_JCJL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_Toc429573889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80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0" w:history="1">
        <w:r w:rsidR="003F3682" w:rsidRPr="00F23207">
          <w:rPr>
            <w:rStyle w:val="a4"/>
            <w:rFonts w:ascii="宋体" w:hAnsi="宋体"/>
            <w:noProof/>
            <w:sz w:val="24"/>
            <w:szCs w:val="24"/>
          </w:rPr>
          <w:t>3.3.2</w:t>
        </w:r>
        <w:r w:rsidR="003F3682" w:rsidRPr="00F23207">
          <w:rPr>
            <w:rStyle w:val="a4"/>
            <w:rFonts w:ascii="宋体" w:hAnsi="宋体" w:hint="eastAsia"/>
            <w:noProof/>
            <w:sz w:val="24"/>
            <w:szCs w:val="24"/>
          </w:rPr>
          <w:t xml:space="preserve"> 检验记录（</w:t>
        </w:r>
        <w:r w:rsidR="003F3682" w:rsidRPr="00F23207">
          <w:rPr>
            <w:rStyle w:val="a4"/>
            <w:rFonts w:ascii="宋体" w:hAnsi="宋体"/>
            <w:noProof/>
            <w:sz w:val="24"/>
            <w:szCs w:val="24"/>
          </w:rPr>
          <w:t>TB_EMR_JYJL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85</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91" w:history="1">
        <w:r w:rsidR="003F3682" w:rsidRPr="00F23207">
          <w:rPr>
            <w:rStyle w:val="a4"/>
            <w:rFonts w:ascii="宋体" w:hAnsi="宋体"/>
            <w:noProof/>
            <w:sz w:val="24"/>
            <w:szCs w:val="24"/>
          </w:rPr>
          <w:t>3.4</w:t>
        </w:r>
        <w:r w:rsidR="003F3682" w:rsidRPr="00F23207">
          <w:rPr>
            <w:rStyle w:val="a4"/>
            <w:rFonts w:ascii="宋体" w:hAnsi="宋体" w:hint="eastAsia"/>
            <w:noProof/>
            <w:sz w:val="24"/>
            <w:szCs w:val="24"/>
          </w:rPr>
          <w:t xml:space="preserve"> 一般治疗处置记录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87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2" w:history="1">
        <w:r w:rsidR="003F3682" w:rsidRPr="00F23207">
          <w:rPr>
            <w:rStyle w:val="a4"/>
            <w:rFonts w:ascii="宋体" w:hAnsi="宋体"/>
            <w:noProof/>
            <w:sz w:val="24"/>
            <w:szCs w:val="24"/>
          </w:rPr>
          <w:t>3.4.1</w:t>
        </w:r>
        <w:r w:rsidR="003F3682" w:rsidRPr="00F23207">
          <w:rPr>
            <w:rStyle w:val="a4"/>
            <w:rFonts w:ascii="宋体" w:hAnsi="宋体" w:hint="eastAsia"/>
            <w:noProof/>
            <w:sz w:val="24"/>
            <w:szCs w:val="24"/>
          </w:rPr>
          <w:t xml:space="preserve"> 治疗记录（</w:t>
        </w:r>
        <w:r w:rsidR="003F3682" w:rsidRPr="00F23207">
          <w:rPr>
            <w:rStyle w:val="a4"/>
            <w:rFonts w:ascii="宋体" w:hAnsi="宋体"/>
            <w:noProof/>
            <w:sz w:val="24"/>
            <w:szCs w:val="24"/>
          </w:rPr>
          <w:t>TB_EMR_ZLJL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88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3" w:history="1">
        <w:r w:rsidR="003F3682" w:rsidRPr="00F23207">
          <w:rPr>
            <w:rStyle w:val="a4"/>
            <w:rFonts w:ascii="宋体" w:hAnsi="宋体"/>
            <w:noProof/>
            <w:sz w:val="24"/>
            <w:szCs w:val="24"/>
          </w:rPr>
          <w:t>3.4.2</w:t>
        </w:r>
        <w:r w:rsidR="003F3682" w:rsidRPr="00F23207">
          <w:rPr>
            <w:rStyle w:val="a4"/>
            <w:rFonts w:ascii="宋体" w:hAnsi="宋体" w:hint="eastAsia"/>
            <w:noProof/>
            <w:sz w:val="24"/>
            <w:szCs w:val="24"/>
          </w:rPr>
          <w:t xml:space="preserve"> 麻醉术前访视记录（</w:t>
        </w:r>
        <w:r w:rsidR="003F3682" w:rsidRPr="00F23207">
          <w:rPr>
            <w:rStyle w:val="a4"/>
            <w:rFonts w:ascii="宋体" w:hAnsi="宋体"/>
            <w:noProof/>
            <w:sz w:val="24"/>
            <w:szCs w:val="24"/>
          </w:rPr>
          <w:t>TB_EMR_MZSQFSJL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4" w:history="1">
        <w:r w:rsidR="003F3682" w:rsidRPr="00F23207">
          <w:rPr>
            <w:rStyle w:val="a4"/>
            <w:rFonts w:ascii="宋体" w:hAnsi="宋体"/>
            <w:noProof/>
            <w:sz w:val="24"/>
            <w:szCs w:val="24"/>
          </w:rPr>
          <w:t>3.4.3</w:t>
        </w:r>
        <w:r w:rsidR="003F3682" w:rsidRPr="00F23207">
          <w:rPr>
            <w:rStyle w:val="a4"/>
            <w:rFonts w:ascii="宋体" w:hAnsi="宋体" w:hint="eastAsia"/>
            <w:noProof/>
            <w:sz w:val="24"/>
            <w:szCs w:val="24"/>
          </w:rPr>
          <w:t xml:space="preserve"> 麻醉记录（</w:t>
        </w:r>
        <w:r w:rsidR="003F3682" w:rsidRPr="00F23207">
          <w:rPr>
            <w:rStyle w:val="a4"/>
            <w:rFonts w:ascii="宋体" w:hAnsi="宋体"/>
            <w:noProof/>
            <w:sz w:val="24"/>
            <w:szCs w:val="24"/>
          </w:rPr>
          <w:t>TB_EMR_MZJL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5" w:history="1">
        <w:r w:rsidR="003F3682" w:rsidRPr="00F23207">
          <w:rPr>
            <w:rStyle w:val="a4"/>
            <w:rFonts w:ascii="宋体" w:hAnsi="宋体"/>
            <w:noProof/>
            <w:sz w:val="24"/>
            <w:szCs w:val="24"/>
          </w:rPr>
          <w:t>3.4.4</w:t>
        </w:r>
        <w:r w:rsidR="003F3682" w:rsidRPr="00F23207">
          <w:rPr>
            <w:rStyle w:val="a4"/>
            <w:rFonts w:ascii="宋体" w:hAnsi="宋体" w:hint="eastAsia"/>
            <w:noProof/>
            <w:sz w:val="24"/>
            <w:szCs w:val="24"/>
          </w:rPr>
          <w:t xml:space="preserve"> 麻醉术后访视记录（</w:t>
        </w:r>
        <w:r w:rsidR="003F3682" w:rsidRPr="00F23207">
          <w:rPr>
            <w:rStyle w:val="a4"/>
            <w:rFonts w:ascii="宋体" w:hAnsi="宋体"/>
            <w:noProof/>
            <w:sz w:val="24"/>
            <w:szCs w:val="24"/>
          </w:rPr>
          <w:t>TB_EMR_MZSHFSJL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6" w:history="1">
        <w:r w:rsidR="003F3682" w:rsidRPr="00F23207">
          <w:rPr>
            <w:rStyle w:val="a4"/>
            <w:rFonts w:ascii="宋体" w:hAnsi="宋体"/>
            <w:noProof/>
            <w:sz w:val="24"/>
            <w:szCs w:val="24"/>
          </w:rPr>
          <w:t>3.4.5</w:t>
        </w:r>
        <w:r w:rsidR="003F3682" w:rsidRPr="00F23207">
          <w:rPr>
            <w:rStyle w:val="a4"/>
            <w:rFonts w:ascii="宋体" w:hAnsi="宋体" w:hint="eastAsia"/>
            <w:noProof/>
            <w:sz w:val="24"/>
            <w:szCs w:val="24"/>
          </w:rPr>
          <w:t xml:space="preserve"> 输血记录（</w:t>
        </w:r>
        <w:r w:rsidR="003F3682" w:rsidRPr="00F23207">
          <w:rPr>
            <w:rStyle w:val="a4"/>
            <w:rFonts w:ascii="宋体" w:hAnsi="宋体"/>
            <w:noProof/>
            <w:sz w:val="24"/>
            <w:szCs w:val="24"/>
          </w:rPr>
          <w:t>TB_EMR_SXJL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96</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897" w:history="1">
        <w:r w:rsidR="003F3682" w:rsidRPr="00F23207">
          <w:rPr>
            <w:rStyle w:val="a4"/>
            <w:rFonts w:ascii="宋体" w:hAnsi="宋体"/>
            <w:noProof/>
            <w:sz w:val="24"/>
            <w:szCs w:val="24"/>
          </w:rPr>
          <w:t>3.5</w:t>
        </w:r>
        <w:r w:rsidR="003F3682" w:rsidRPr="00F23207">
          <w:rPr>
            <w:rStyle w:val="a4"/>
            <w:rFonts w:ascii="宋体" w:hAnsi="宋体" w:hint="eastAsia"/>
            <w:noProof/>
            <w:sz w:val="24"/>
            <w:szCs w:val="24"/>
          </w:rPr>
          <w:t xml:space="preserve"> 助产记录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8" w:history="1">
        <w:r w:rsidR="003F3682" w:rsidRPr="00F23207">
          <w:rPr>
            <w:rStyle w:val="a4"/>
            <w:rFonts w:ascii="宋体" w:hAnsi="宋体"/>
            <w:noProof/>
            <w:sz w:val="24"/>
            <w:szCs w:val="24"/>
          </w:rPr>
          <w:t>3.5.1</w:t>
        </w:r>
        <w:r w:rsidR="003F3682" w:rsidRPr="00F23207">
          <w:rPr>
            <w:rStyle w:val="a4"/>
            <w:rFonts w:ascii="宋体" w:hAnsi="宋体" w:hint="eastAsia"/>
            <w:noProof/>
            <w:sz w:val="24"/>
            <w:szCs w:val="24"/>
          </w:rPr>
          <w:t xml:space="preserve"> 待产记录（</w:t>
        </w:r>
        <w:r w:rsidR="003F3682" w:rsidRPr="00F23207">
          <w:rPr>
            <w:rStyle w:val="a4"/>
            <w:rFonts w:ascii="宋体" w:hAnsi="宋体"/>
            <w:noProof/>
            <w:sz w:val="24"/>
            <w:szCs w:val="24"/>
          </w:rPr>
          <w:t>TB_EMR_DCJL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98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899" w:history="1">
        <w:r w:rsidR="003F3682" w:rsidRPr="00F23207">
          <w:rPr>
            <w:rStyle w:val="a4"/>
            <w:rFonts w:ascii="宋体" w:hAnsi="宋体"/>
            <w:noProof/>
            <w:sz w:val="24"/>
            <w:szCs w:val="24"/>
          </w:rPr>
          <w:t>3.5.2</w:t>
        </w:r>
        <w:r w:rsidR="003F3682" w:rsidRPr="00F23207">
          <w:rPr>
            <w:rStyle w:val="a4"/>
            <w:rFonts w:ascii="宋体" w:hAnsi="宋体" w:hint="eastAsia"/>
            <w:noProof/>
            <w:sz w:val="24"/>
            <w:szCs w:val="24"/>
          </w:rPr>
          <w:t xml:space="preserve"> 阴道分娩记录（</w:t>
        </w:r>
        <w:r w:rsidR="003F3682" w:rsidRPr="00F23207">
          <w:rPr>
            <w:rStyle w:val="a4"/>
            <w:rFonts w:ascii="宋体" w:hAnsi="宋体"/>
            <w:noProof/>
            <w:sz w:val="24"/>
            <w:szCs w:val="24"/>
          </w:rPr>
          <w:t>TB_EMR_YDFMJL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_Toc429573899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100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0" w:history="1">
        <w:r w:rsidR="003F3682" w:rsidRPr="00F23207">
          <w:rPr>
            <w:rStyle w:val="a4"/>
            <w:rFonts w:ascii="宋体" w:hAnsi="宋体"/>
            <w:noProof/>
            <w:sz w:val="24"/>
            <w:szCs w:val="24"/>
          </w:rPr>
          <w:t>3.5.3</w:t>
        </w:r>
        <w:r w:rsidR="003F3682" w:rsidRPr="00F23207">
          <w:rPr>
            <w:rStyle w:val="a4"/>
            <w:rFonts w:ascii="宋体" w:hAnsi="宋体" w:hint="eastAsia"/>
            <w:noProof/>
            <w:sz w:val="24"/>
            <w:szCs w:val="24"/>
          </w:rPr>
          <w:t xml:space="preserve"> 剖宫产手术记录（</w:t>
        </w:r>
        <w:r w:rsidR="003F3682" w:rsidRPr="00F23207">
          <w:rPr>
            <w:rStyle w:val="a4"/>
            <w:rFonts w:ascii="宋体" w:hAnsi="宋体"/>
            <w:noProof/>
            <w:sz w:val="24"/>
            <w:szCs w:val="24"/>
          </w:rPr>
          <w:t>TB_EMR_PGCSSJL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104</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01" w:history="1">
        <w:r w:rsidR="003F3682" w:rsidRPr="00F23207">
          <w:rPr>
            <w:rStyle w:val="a4"/>
            <w:rFonts w:ascii="宋体" w:hAnsi="宋体"/>
            <w:noProof/>
            <w:sz w:val="24"/>
            <w:szCs w:val="24"/>
          </w:rPr>
          <w:t>3.6</w:t>
        </w:r>
        <w:r w:rsidR="003F3682" w:rsidRPr="00F23207">
          <w:rPr>
            <w:rStyle w:val="a4"/>
            <w:rFonts w:ascii="宋体" w:hAnsi="宋体" w:hint="eastAsia"/>
            <w:noProof/>
            <w:sz w:val="24"/>
            <w:szCs w:val="24"/>
          </w:rPr>
          <w:t xml:space="preserve"> 护理操作记录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107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2" w:history="1">
        <w:r w:rsidR="003F3682" w:rsidRPr="00F23207">
          <w:rPr>
            <w:rStyle w:val="a4"/>
            <w:rFonts w:ascii="宋体" w:hAnsi="宋体"/>
            <w:noProof/>
            <w:sz w:val="24"/>
            <w:szCs w:val="24"/>
          </w:rPr>
          <w:t>3.6.1</w:t>
        </w:r>
        <w:r w:rsidR="003F3682" w:rsidRPr="00F23207">
          <w:rPr>
            <w:rStyle w:val="a4"/>
            <w:rFonts w:ascii="宋体" w:hAnsi="宋体" w:hint="eastAsia"/>
            <w:noProof/>
            <w:sz w:val="24"/>
            <w:szCs w:val="24"/>
          </w:rPr>
          <w:t xml:space="preserve"> —般护理记录（</w:t>
        </w:r>
        <w:r w:rsidR="003F3682" w:rsidRPr="00F23207">
          <w:rPr>
            <w:rStyle w:val="a4"/>
            <w:rFonts w:ascii="宋体" w:hAnsi="宋体"/>
            <w:noProof/>
            <w:sz w:val="24"/>
            <w:szCs w:val="24"/>
          </w:rPr>
          <w:t>TB_EMR_YBHLJL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107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3" w:history="1">
        <w:r w:rsidR="003F3682" w:rsidRPr="00F23207">
          <w:rPr>
            <w:rStyle w:val="a4"/>
            <w:rFonts w:ascii="宋体" w:hAnsi="宋体"/>
            <w:noProof/>
            <w:sz w:val="24"/>
            <w:szCs w:val="24"/>
          </w:rPr>
          <w:t>3.6.2</w:t>
        </w:r>
        <w:r w:rsidR="003F3682" w:rsidRPr="00F23207">
          <w:rPr>
            <w:rStyle w:val="a4"/>
            <w:rFonts w:ascii="宋体" w:hAnsi="宋体" w:hint="eastAsia"/>
            <w:noProof/>
            <w:sz w:val="24"/>
            <w:szCs w:val="24"/>
          </w:rPr>
          <w:t xml:space="preserve"> 病危（重）护理记录（</w:t>
        </w:r>
        <w:r w:rsidR="003F3682" w:rsidRPr="00F23207">
          <w:rPr>
            <w:rStyle w:val="a4"/>
            <w:rFonts w:ascii="宋体" w:hAnsi="宋体"/>
            <w:noProof/>
            <w:sz w:val="24"/>
            <w:szCs w:val="24"/>
          </w:rPr>
          <w:t>TB_EMR_WBZHLJL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4" w:history="1">
        <w:r w:rsidR="003F3682" w:rsidRPr="00F23207">
          <w:rPr>
            <w:rStyle w:val="a4"/>
            <w:rFonts w:ascii="宋体" w:hAnsi="宋体"/>
            <w:noProof/>
            <w:sz w:val="24"/>
            <w:szCs w:val="24"/>
          </w:rPr>
          <w:t>3.6.3</w:t>
        </w:r>
        <w:r w:rsidR="003F3682" w:rsidRPr="00F23207">
          <w:rPr>
            <w:rStyle w:val="a4"/>
            <w:rFonts w:ascii="宋体" w:hAnsi="宋体" w:hint="eastAsia"/>
            <w:noProof/>
            <w:sz w:val="24"/>
            <w:szCs w:val="24"/>
          </w:rPr>
          <w:t xml:space="preserve"> 手术护理记录（</w:t>
        </w:r>
        <w:r w:rsidR="003F3682" w:rsidRPr="00F23207">
          <w:rPr>
            <w:rStyle w:val="a4"/>
            <w:rFonts w:ascii="宋体" w:hAnsi="宋体"/>
            <w:noProof/>
            <w:sz w:val="24"/>
            <w:szCs w:val="24"/>
          </w:rPr>
          <w:t>TB_EMR_SSHLJL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5" w:history="1">
        <w:r w:rsidR="003F3682" w:rsidRPr="00F23207">
          <w:rPr>
            <w:rStyle w:val="a4"/>
            <w:rFonts w:ascii="宋体" w:hAnsi="宋体"/>
            <w:noProof/>
            <w:sz w:val="24"/>
            <w:szCs w:val="24"/>
          </w:rPr>
          <w:t>3.6.4</w:t>
        </w:r>
        <w:r w:rsidR="003F3682" w:rsidRPr="00F23207">
          <w:rPr>
            <w:rStyle w:val="a4"/>
            <w:rFonts w:ascii="宋体" w:hAnsi="宋体" w:hint="eastAsia"/>
            <w:noProof/>
            <w:sz w:val="24"/>
            <w:szCs w:val="24"/>
          </w:rPr>
          <w:t xml:space="preserve"> 生命体征测量记录（</w:t>
        </w:r>
        <w:r w:rsidR="003F3682" w:rsidRPr="00F23207">
          <w:rPr>
            <w:rStyle w:val="a4"/>
            <w:rFonts w:ascii="宋体" w:hAnsi="宋体"/>
            <w:noProof/>
            <w:sz w:val="24"/>
            <w:szCs w:val="24"/>
          </w:rPr>
          <w:t>TB_EMR_SMTZCLJL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6" w:history="1">
        <w:r w:rsidR="003F3682" w:rsidRPr="00F23207">
          <w:rPr>
            <w:rStyle w:val="a4"/>
            <w:rFonts w:ascii="宋体" w:hAnsi="宋体"/>
            <w:noProof/>
            <w:sz w:val="24"/>
            <w:szCs w:val="24"/>
          </w:rPr>
          <w:t>3.6.5</w:t>
        </w:r>
        <w:r w:rsidR="003F3682" w:rsidRPr="00F23207">
          <w:rPr>
            <w:rStyle w:val="a4"/>
            <w:rFonts w:ascii="宋体" w:hAnsi="宋体" w:hint="eastAsia"/>
            <w:noProof/>
            <w:sz w:val="24"/>
            <w:szCs w:val="24"/>
          </w:rPr>
          <w:t xml:space="preserve"> 出入量记录（</w:t>
        </w:r>
        <w:r w:rsidR="003F3682" w:rsidRPr="00F23207">
          <w:rPr>
            <w:rStyle w:val="a4"/>
            <w:rFonts w:ascii="宋体" w:hAnsi="宋体"/>
            <w:noProof/>
            <w:sz w:val="24"/>
            <w:szCs w:val="24"/>
          </w:rPr>
          <w:t>TB_EMR_CRLJL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7" w:history="1">
        <w:r w:rsidR="003F3682" w:rsidRPr="00F23207">
          <w:rPr>
            <w:rStyle w:val="a4"/>
            <w:rFonts w:ascii="宋体" w:hAnsi="宋体"/>
            <w:noProof/>
            <w:sz w:val="24"/>
            <w:szCs w:val="24"/>
          </w:rPr>
          <w:t>3.6.6</w:t>
        </w:r>
        <w:r w:rsidR="003F3682" w:rsidRPr="00F23207">
          <w:rPr>
            <w:rStyle w:val="a4"/>
            <w:rFonts w:ascii="宋体" w:hAnsi="宋体" w:hint="eastAsia"/>
            <w:noProof/>
            <w:sz w:val="24"/>
            <w:szCs w:val="24"/>
          </w:rPr>
          <w:t xml:space="preserve"> 高值耗材使用记录（</w:t>
        </w:r>
        <w:r w:rsidR="003F3682" w:rsidRPr="00F23207">
          <w:rPr>
            <w:rStyle w:val="a4"/>
            <w:rFonts w:ascii="宋体" w:hAnsi="宋体"/>
            <w:noProof/>
            <w:sz w:val="24"/>
            <w:szCs w:val="24"/>
          </w:rPr>
          <w:t>TB_EMR_GZHCSYJL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114</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08" w:history="1">
        <w:r w:rsidR="003F3682" w:rsidRPr="00F23207">
          <w:rPr>
            <w:rStyle w:val="a4"/>
            <w:rFonts w:ascii="宋体" w:hAnsi="宋体"/>
            <w:noProof/>
            <w:sz w:val="24"/>
            <w:szCs w:val="24"/>
          </w:rPr>
          <w:t>3.7</w:t>
        </w:r>
        <w:r w:rsidR="003F3682" w:rsidRPr="00F23207">
          <w:rPr>
            <w:rStyle w:val="a4"/>
            <w:rFonts w:ascii="宋体" w:hAnsi="宋体" w:hint="eastAsia"/>
            <w:noProof/>
            <w:sz w:val="24"/>
            <w:szCs w:val="24"/>
          </w:rPr>
          <w:t xml:space="preserve"> 护理评估与计划</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09" w:history="1">
        <w:r w:rsidR="003F3682" w:rsidRPr="00F23207">
          <w:rPr>
            <w:rStyle w:val="a4"/>
            <w:rFonts w:ascii="宋体" w:hAnsi="宋体"/>
            <w:noProof/>
            <w:sz w:val="24"/>
            <w:szCs w:val="24"/>
          </w:rPr>
          <w:t>3.7.1</w:t>
        </w:r>
        <w:r w:rsidR="003F3682" w:rsidRPr="00F23207">
          <w:rPr>
            <w:rStyle w:val="a4"/>
            <w:rFonts w:ascii="宋体" w:hAnsi="宋体" w:hint="eastAsia"/>
            <w:noProof/>
            <w:sz w:val="24"/>
            <w:szCs w:val="24"/>
          </w:rPr>
          <w:t xml:space="preserve"> 入院评估记录（</w:t>
        </w:r>
        <w:r w:rsidR="003F3682" w:rsidRPr="00F23207">
          <w:rPr>
            <w:rStyle w:val="a4"/>
            <w:rFonts w:ascii="宋体" w:hAnsi="宋体"/>
            <w:noProof/>
            <w:sz w:val="24"/>
            <w:szCs w:val="24"/>
          </w:rPr>
          <w:t>TB_EMR_RYPGJL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_Toc429573909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0" w:history="1">
        <w:r w:rsidR="003F3682" w:rsidRPr="00F23207">
          <w:rPr>
            <w:rStyle w:val="a4"/>
            <w:rFonts w:ascii="宋体" w:hAnsi="宋体"/>
            <w:noProof/>
            <w:sz w:val="24"/>
            <w:szCs w:val="24"/>
          </w:rPr>
          <w:t>3.7.2</w:t>
        </w:r>
        <w:r w:rsidR="003F3682" w:rsidRPr="00F23207">
          <w:rPr>
            <w:rStyle w:val="a4"/>
            <w:rFonts w:ascii="宋体" w:hAnsi="宋体" w:hint="eastAsia"/>
            <w:noProof/>
            <w:sz w:val="24"/>
            <w:szCs w:val="24"/>
          </w:rPr>
          <w:t xml:space="preserve"> 护理评估记录（</w:t>
        </w:r>
        <w:r w:rsidR="003F3682" w:rsidRPr="00F23207">
          <w:rPr>
            <w:rStyle w:val="a4"/>
            <w:rFonts w:ascii="宋体" w:hAnsi="宋体"/>
            <w:noProof/>
            <w:sz w:val="24"/>
            <w:szCs w:val="24"/>
          </w:rPr>
          <w:t>TB_EMR_HLPGJL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1" w:history="1">
        <w:r w:rsidR="003F3682" w:rsidRPr="00F23207">
          <w:rPr>
            <w:rStyle w:val="a4"/>
            <w:rFonts w:ascii="宋体" w:hAnsi="宋体"/>
            <w:noProof/>
            <w:sz w:val="24"/>
            <w:szCs w:val="24"/>
          </w:rPr>
          <w:t>3.7.3</w:t>
        </w:r>
        <w:r w:rsidR="003F3682" w:rsidRPr="00F23207">
          <w:rPr>
            <w:rStyle w:val="a4"/>
            <w:rFonts w:ascii="宋体" w:hAnsi="宋体" w:hint="eastAsia"/>
            <w:noProof/>
            <w:sz w:val="24"/>
            <w:szCs w:val="24"/>
          </w:rPr>
          <w:t xml:space="preserve"> 出院评估记录（</w:t>
        </w:r>
        <w:r w:rsidR="003F3682" w:rsidRPr="00F23207">
          <w:rPr>
            <w:rStyle w:val="a4"/>
            <w:rFonts w:ascii="宋体" w:hAnsi="宋体"/>
            <w:noProof/>
            <w:sz w:val="24"/>
            <w:szCs w:val="24"/>
          </w:rPr>
          <w:t>TB_EMR_CYPGJL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119</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12" w:history="1">
        <w:r w:rsidR="003F3682" w:rsidRPr="00F23207">
          <w:rPr>
            <w:rStyle w:val="a4"/>
            <w:rFonts w:ascii="宋体" w:hAnsi="宋体"/>
            <w:noProof/>
            <w:sz w:val="24"/>
            <w:szCs w:val="24"/>
          </w:rPr>
          <w:t>3.8</w:t>
        </w:r>
        <w:r w:rsidR="003F3682" w:rsidRPr="00F23207">
          <w:rPr>
            <w:rStyle w:val="a4"/>
            <w:rFonts w:ascii="宋体" w:hAnsi="宋体" w:hint="eastAsia"/>
            <w:noProof/>
            <w:sz w:val="24"/>
            <w:szCs w:val="24"/>
          </w:rPr>
          <w:t xml:space="preserve"> 知情告知信息</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3" w:history="1">
        <w:r w:rsidR="003F3682" w:rsidRPr="00F23207">
          <w:rPr>
            <w:rStyle w:val="a4"/>
            <w:rFonts w:ascii="宋体" w:hAnsi="宋体"/>
            <w:noProof/>
            <w:sz w:val="24"/>
            <w:szCs w:val="24"/>
          </w:rPr>
          <w:t>3.8.1</w:t>
        </w:r>
        <w:r w:rsidR="003F3682" w:rsidRPr="00F23207">
          <w:rPr>
            <w:rStyle w:val="a4"/>
            <w:rFonts w:ascii="宋体" w:hAnsi="宋体" w:hint="eastAsia"/>
            <w:noProof/>
            <w:sz w:val="24"/>
            <w:szCs w:val="24"/>
          </w:rPr>
          <w:t xml:space="preserve"> 手术同意书（</w:t>
        </w:r>
        <w:r w:rsidR="003F3682" w:rsidRPr="00F23207">
          <w:rPr>
            <w:rStyle w:val="a4"/>
            <w:rFonts w:ascii="宋体" w:hAnsi="宋体"/>
            <w:noProof/>
            <w:sz w:val="24"/>
            <w:szCs w:val="24"/>
          </w:rPr>
          <w:t>TB_EMR_SSTYS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4" w:history="1">
        <w:r w:rsidR="003F3682" w:rsidRPr="00F23207">
          <w:rPr>
            <w:rStyle w:val="a4"/>
            <w:rFonts w:ascii="宋体" w:hAnsi="宋体"/>
            <w:noProof/>
            <w:sz w:val="24"/>
            <w:szCs w:val="24"/>
          </w:rPr>
          <w:t>3.8.2</w:t>
        </w:r>
        <w:r w:rsidR="003F3682" w:rsidRPr="00F23207">
          <w:rPr>
            <w:rStyle w:val="a4"/>
            <w:rFonts w:ascii="宋体" w:hAnsi="宋体" w:hint="eastAsia"/>
            <w:noProof/>
            <w:sz w:val="24"/>
            <w:szCs w:val="24"/>
          </w:rPr>
          <w:t xml:space="preserve"> 麻醉知情同意书（</w:t>
        </w:r>
        <w:r w:rsidR="003F3682" w:rsidRPr="00F23207">
          <w:rPr>
            <w:rStyle w:val="a4"/>
            <w:rFonts w:ascii="宋体" w:hAnsi="宋体"/>
            <w:noProof/>
            <w:sz w:val="24"/>
            <w:szCs w:val="24"/>
          </w:rPr>
          <w:t>TB_EMR_MZZQTYS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5" w:history="1">
        <w:r w:rsidR="003F3682" w:rsidRPr="00F23207">
          <w:rPr>
            <w:rStyle w:val="a4"/>
            <w:rFonts w:ascii="宋体" w:hAnsi="宋体"/>
            <w:noProof/>
            <w:sz w:val="24"/>
            <w:szCs w:val="24"/>
          </w:rPr>
          <w:t>3.8.3</w:t>
        </w:r>
        <w:r w:rsidR="003F3682" w:rsidRPr="00F23207">
          <w:rPr>
            <w:rStyle w:val="a4"/>
            <w:rFonts w:ascii="宋体" w:hAnsi="宋体" w:hint="eastAsia"/>
            <w:noProof/>
            <w:sz w:val="24"/>
            <w:szCs w:val="24"/>
          </w:rPr>
          <w:t xml:space="preserve"> 输血治疗同意书（</w:t>
        </w:r>
        <w:r w:rsidR="003F3682" w:rsidRPr="00F23207">
          <w:rPr>
            <w:rStyle w:val="a4"/>
            <w:rFonts w:ascii="宋体" w:hAnsi="宋体"/>
            <w:noProof/>
            <w:sz w:val="24"/>
            <w:szCs w:val="24"/>
          </w:rPr>
          <w:t>TB_EMR_SXZLTYS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6" w:history="1">
        <w:r w:rsidR="003F3682" w:rsidRPr="00F23207">
          <w:rPr>
            <w:rStyle w:val="a4"/>
            <w:rFonts w:ascii="宋体" w:hAnsi="宋体"/>
            <w:noProof/>
            <w:sz w:val="24"/>
            <w:szCs w:val="24"/>
          </w:rPr>
          <w:t>3.8.4</w:t>
        </w:r>
        <w:r w:rsidR="003F3682" w:rsidRPr="00F23207">
          <w:rPr>
            <w:rStyle w:val="a4"/>
            <w:rFonts w:ascii="宋体" w:hAnsi="宋体" w:hint="eastAsia"/>
            <w:noProof/>
            <w:sz w:val="24"/>
            <w:szCs w:val="24"/>
          </w:rPr>
          <w:t xml:space="preserve"> 特殊检查及特殊治疗同意书（</w:t>
        </w:r>
        <w:r w:rsidR="003F3682" w:rsidRPr="00F23207">
          <w:rPr>
            <w:rStyle w:val="a4"/>
            <w:rFonts w:ascii="宋体" w:hAnsi="宋体"/>
            <w:noProof/>
            <w:sz w:val="24"/>
            <w:szCs w:val="24"/>
          </w:rPr>
          <w:t>TB_EMR_TSJCZLTYS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7" w:history="1">
        <w:r w:rsidR="003F3682" w:rsidRPr="00F23207">
          <w:rPr>
            <w:rStyle w:val="a4"/>
            <w:rFonts w:ascii="宋体" w:hAnsi="宋体"/>
            <w:noProof/>
            <w:sz w:val="24"/>
            <w:szCs w:val="24"/>
          </w:rPr>
          <w:t>3.8.5</w:t>
        </w:r>
        <w:r w:rsidR="003F3682" w:rsidRPr="00F23207">
          <w:rPr>
            <w:rStyle w:val="a4"/>
            <w:rFonts w:ascii="宋体" w:hAnsi="宋体" w:hint="eastAsia"/>
            <w:noProof/>
            <w:sz w:val="24"/>
            <w:szCs w:val="24"/>
          </w:rPr>
          <w:t xml:space="preserve"> 病危（重）通知书（</w:t>
        </w:r>
        <w:r w:rsidR="003F3682" w:rsidRPr="00F23207">
          <w:rPr>
            <w:rStyle w:val="a4"/>
            <w:rFonts w:ascii="宋体" w:hAnsi="宋体"/>
            <w:noProof/>
            <w:sz w:val="24"/>
            <w:szCs w:val="24"/>
          </w:rPr>
          <w:t>TB_EMR_BWZTZS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18" w:history="1">
        <w:r w:rsidR="003F3682" w:rsidRPr="00F23207">
          <w:rPr>
            <w:rStyle w:val="a4"/>
            <w:rFonts w:ascii="宋体" w:hAnsi="宋体"/>
            <w:noProof/>
            <w:sz w:val="24"/>
            <w:szCs w:val="24"/>
          </w:rPr>
          <w:t>3.8.6</w:t>
        </w:r>
        <w:r w:rsidR="003F3682" w:rsidRPr="00F23207">
          <w:rPr>
            <w:rStyle w:val="a4"/>
            <w:rFonts w:ascii="宋体" w:hAnsi="宋体" w:hint="eastAsia"/>
            <w:noProof/>
            <w:sz w:val="24"/>
            <w:szCs w:val="24"/>
          </w:rPr>
          <w:t xml:space="preserve"> 其他知情同意书（</w:t>
        </w:r>
        <w:r w:rsidR="003F3682" w:rsidRPr="00F23207">
          <w:rPr>
            <w:rStyle w:val="a4"/>
            <w:rFonts w:ascii="宋体" w:hAnsi="宋体"/>
            <w:noProof/>
            <w:sz w:val="24"/>
            <w:szCs w:val="24"/>
          </w:rPr>
          <w:t>TB_EMR_QTZQTYS</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128</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19" w:history="1">
        <w:r w:rsidR="003F3682" w:rsidRPr="00F23207">
          <w:rPr>
            <w:rStyle w:val="a4"/>
            <w:rFonts w:ascii="宋体" w:hAnsi="宋体"/>
            <w:noProof/>
            <w:sz w:val="24"/>
            <w:szCs w:val="24"/>
          </w:rPr>
          <w:t>3.9</w:t>
        </w:r>
        <w:r w:rsidR="003F3682" w:rsidRPr="00F23207">
          <w:rPr>
            <w:rStyle w:val="a4"/>
            <w:rFonts w:ascii="宋体" w:hAnsi="宋体" w:hint="eastAsia"/>
            <w:noProof/>
            <w:sz w:val="24"/>
            <w:szCs w:val="24"/>
          </w:rPr>
          <w:t xml:space="preserve"> 入院记录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_Toc429573919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129</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0" w:history="1">
        <w:r w:rsidR="003F3682" w:rsidRPr="00F23207">
          <w:rPr>
            <w:rStyle w:val="a4"/>
            <w:rFonts w:ascii="宋体" w:hAnsi="宋体"/>
            <w:noProof/>
            <w:sz w:val="24"/>
            <w:szCs w:val="24"/>
          </w:rPr>
          <w:t>3.9.1</w:t>
        </w:r>
        <w:r w:rsidR="003F3682" w:rsidRPr="00F23207">
          <w:rPr>
            <w:rStyle w:val="a4"/>
            <w:rFonts w:ascii="宋体" w:hAnsi="宋体" w:hint="eastAsia"/>
            <w:noProof/>
            <w:sz w:val="24"/>
            <w:szCs w:val="24"/>
          </w:rPr>
          <w:t xml:space="preserve"> 入院记录表（</w:t>
        </w:r>
        <w:r w:rsidR="003F3682" w:rsidRPr="00F23207">
          <w:rPr>
            <w:rStyle w:val="a4"/>
            <w:rFonts w:ascii="宋体" w:hAnsi="宋体"/>
            <w:noProof/>
            <w:sz w:val="24"/>
            <w:szCs w:val="24"/>
          </w:rPr>
          <w:t>TB_EMR_RYJLB</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129</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1" w:history="1">
        <w:r w:rsidR="003F3682" w:rsidRPr="00F23207">
          <w:rPr>
            <w:rStyle w:val="a4"/>
            <w:rFonts w:ascii="宋体" w:hAnsi="宋体"/>
            <w:noProof/>
            <w:sz w:val="24"/>
            <w:szCs w:val="24"/>
          </w:rPr>
          <w:t>3.9.2 24h</w:t>
        </w:r>
        <w:r w:rsidR="003F3682" w:rsidRPr="00F23207">
          <w:rPr>
            <w:rStyle w:val="a4"/>
            <w:rFonts w:ascii="宋体" w:hAnsi="宋体" w:hint="eastAsia"/>
            <w:noProof/>
            <w:sz w:val="24"/>
            <w:szCs w:val="24"/>
          </w:rPr>
          <w:t>出入院记录（</w:t>
        </w:r>
        <w:r w:rsidR="003F3682" w:rsidRPr="00F23207">
          <w:rPr>
            <w:rStyle w:val="a4"/>
            <w:rFonts w:ascii="宋体" w:hAnsi="宋体"/>
            <w:noProof/>
            <w:sz w:val="24"/>
            <w:szCs w:val="24"/>
          </w:rPr>
          <w:t>TB_EMR_CRYJL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2" w:history="1">
        <w:r w:rsidR="003F3682" w:rsidRPr="00F23207">
          <w:rPr>
            <w:rStyle w:val="a4"/>
            <w:rFonts w:ascii="宋体" w:hAnsi="宋体"/>
            <w:noProof/>
            <w:sz w:val="24"/>
            <w:szCs w:val="24"/>
          </w:rPr>
          <w:t>3.9.3 24h</w:t>
        </w:r>
        <w:r w:rsidR="003F3682" w:rsidRPr="00F23207">
          <w:rPr>
            <w:rStyle w:val="a4"/>
            <w:rFonts w:ascii="宋体" w:hAnsi="宋体" w:hint="eastAsia"/>
            <w:noProof/>
            <w:sz w:val="24"/>
            <w:szCs w:val="24"/>
          </w:rPr>
          <w:t>住院死亡记录（</w:t>
        </w:r>
        <w:r w:rsidR="003F3682" w:rsidRPr="00F23207">
          <w:rPr>
            <w:rStyle w:val="a4"/>
            <w:rFonts w:ascii="宋体" w:hAnsi="宋体"/>
            <w:noProof/>
            <w:sz w:val="24"/>
            <w:szCs w:val="24"/>
          </w:rPr>
          <w:t>TB_EMR_ZYSWJL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134</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23" w:history="1">
        <w:r w:rsidR="003F3682" w:rsidRPr="00F23207">
          <w:rPr>
            <w:rStyle w:val="a4"/>
            <w:rFonts w:ascii="宋体" w:hAnsi="宋体"/>
            <w:noProof/>
            <w:sz w:val="24"/>
            <w:szCs w:val="24"/>
          </w:rPr>
          <w:t>3.10</w:t>
        </w:r>
        <w:r w:rsidR="003F3682" w:rsidRPr="00F23207">
          <w:rPr>
            <w:rStyle w:val="a4"/>
            <w:rFonts w:ascii="宋体" w:hAnsi="宋体" w:hint="eastAsia"/>
            <w:noProof/>
            <w:sz w:val="24"/>
            <w:szCs w:val="24"/>
          </w:rPr>
          <w:t xml:space="preserve"> 住院病程记录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4" w:history="1">
        <w:r w:rsidR="003F3682" w:rsidRPr="00F23207">
          <w:rPr>
            <w:rStyle w:val="a4"/>
            <w:rFonts w:ascii="宋体" w:hAnsi="宋体"/>
            <w:noProof/>
            <w:sz w:val="24"/>
            <w:szCs w:val="24"/>
          </w:rPr>
          <w:t>3.10.1</w:t>
        </w:r>
        <w:r w:rsidR="003F3682" w:rsidRPr="00F23207">
          <w:rPr>
            <w:rStyle w:val="a4"/>
            <w:rFonts w:ascii="宋体" w:hAnsi="宋体" w:hint="eastAsia"/>
            <w:noProof/>
            <w:sz w:val="24"/>
            <w:szCs w:val="24"/>
          </w:rPr>
          <w:t xml:space="preserve"> 首次病程记录（</w:t>
        </w:r>
        <w:r w:rsidR="003F3682" w:rsidRPr="00F23207">
          <w:rPr>
            <w:rStyle w:val="a4"/>
            <w:rFonts w:ascii="宋体" w:hAnsi="宋体"/>
            <w:noProof/>
            <w:sz w:val="24"/>
            <w:szCs w:val="24"/>
          </w:rPr>
          <w:t>TB_EMR_SCBCJL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5" w:history="1">
        <w:r w:rsidR="003F3682" w:rsidRPr="00F23207">
          <w:rPr>
            <w:rStyle w:val="a4"/>
            <w:rFonts w:ascii="宋体" w:hAnsi="宋体"/>
            <w:noProof/>
            <w:sz w:val="24"/>
            <w:szCs w:val="24"/>
          </w:rPr>
          <w:t>3.10.2</w:t>
        </w:r>
        <w:r w:rsidR="003F3682" w:rsidRPr="00F23207">
          <w:rPr>
            <w:rStyle w:val="a4"/>
            <w:rFonts w:ascii="宋体" w:hAnsi="宋体" w:hint="eastAsia"/>
            <w:noProof/>
            <w:sz w:val="24"/>
            <w:szCs w:val="24"/>
          </w:rPr>
          <w:t xml:space="preserve"> 日常病程记录（</w:t>
        </w:r>
        <w:r w:rsidR="003F3682" w:rsidRPr="00F23207">
          <w:rPr>
            <w:rStyle w:val="a4"/>
            <w:rFonts w:ascii="宋体" w:hAnsi="宋体"/>
            <w:noProof/>
            <w:sz w:val="24"/>
            <w:szCs w:val="24"/>
          </w:rPr>
          <w:t>TB_EMR_RCBCJL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6" w:history="1">
        <w:r w:rsidR="003F3682" w:rsidRPr="00F23207">
          <w:rPr>
            <w:rStyle w:val="a4"/>
            <w:rFonts w:ascii="宋体" w:hAnsi="宋体"/>
            <w:noProof/>
            <w:sz w:val="24"/>
            <w:szCs w:val="24"/>
          </w:rPr>
          <w:t>3.10.3</w:t>
        </w:r>
        <w:r w:rsidR="003F3682" w:rsidRPr="00F23207">
          <w:rPr>
            <w:rStyle w:val="a4"/>
            <w:rFonts w:ascii="宋体" w:hAnsi="宋体" w:hint="eastAsia"/>
            <w:noProof/>
            <w:sz w:val="24"/>
            <w:szCs w:val="24"/>
          </w:rPr>
          <w:t xml:space="preserve"> 上级医师查房记录（</w:t>
        </w:r>
        <w:r w:rsidR="003F3682" w:rsidRPr="00F23207">
          <w:rPr>
            <w:rStyle w:val="a4"/>
            <w:rFonts w:ascii="宋体" w:hAnsi="宋体"/>
            <w:noProof/>
            <w:sz w:val="24"/>
            <w:szCs w:val="24"/>
          </w:rPr>
          <w:t>TB_EMR_SJYSCFJL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7" w:history="1">
        <w:r w:rsidR="003F3682" w:rsidRPr="00F23207">
          <w:rPr>
            <w:rStyle w:val="a4"/>
            <w:rFonts w:ascii="宋体" w:hAnsi="宋体"/>
            <w:noProof/>
            <w:sz w:val="24"/>
            <w:szCs w:val="24"/>
          </w:rPr>
          <w:t>3.10.4</w:t>
        </w:r>
        <w:r w:rsidR="003F3682" w:rsidRPr="00F23207">
          <w:rPr>
            <w:rStyle w:val="a4"/>
            <w:rFonts w:ascii="宋体" w:hAnsi="宋体" w:hint="eastAsia"/>
            <w:noProof/>
            <w:sz w:val="24"/>
            <w:szCs w:val="24"/>
          </w:rPr>
          <w:t xml:space="preserve"> 疑难病例讨论（</w:t>
        </w:r>
        <w:r w:rsidR="003F3682" w:rsidRPr="00F23207">
          <w:rPr>
            <w:rStyle w:val="a4"/>
            <w:rFonts w:ascii="宋体" w:hAnsi="宋体"/>
            <w:noProof/>
            <w:sz w:val="24"/>
            <w:szCs w:val="24"/>
          </w:rPr>
          <w:t>TB_EMR_YNBLTL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139</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8" w:history="1">
        <w:r w:rsidR="003F3682" w:rsidRPr="00F23207">
          <w:rPr>
            <w:rStyle w:val="a4"/>
            <w:rFonts w:ascii="宋体" w:hAnsi="宋体"/>
            <w:noProof/>
            <w:sz w:val="24"/>
            <w:szCs w:val="24"/>
          </w:rPr>
          <w:t>3.10.5</w:t>
        </w:r>
        <w:r w:rsidR="003F3682" w:rsidRPr="00F23207">
          <w:rPr>
            <w:rStyle w:val="a4"/>
            <w:rFonts w:ascii="宋体" w:hAnsi="宋体" w:hint="eastAsia"/>
            <w:noProof/>
            <w:sz w:val="24"/>
            <w:szCs w:val="24"/>
          </w:rPr>
          <w:t xml:space="preserve"> 交接班记录（</w:t>
        </w:r>
        <w:r w:rsidR="003F3682" w:rsidRPr="00F23207">
          <w:rPr>
            <w:rStyle w:val="a4"/>
            <w:rFonts w:ascii="宋体" w:hAnsi="宋体"/>
            <w:noProof/>
            <w:sz w:val="24"/>
            <w:szCs w:val="24"/>
          </w:rPr>
          <w:t>TB_EMR_JJBJL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29" w:history="1">
        <w:r w:rsidR="003F3682" w:rsidRPr="00F23207">
          <w:rPr>
            <w:rStyle w:val="a4"/>
            <w:rFonts w:ascii="宋体" w:hAnsi="宋体"/>
            <w:noProof/>
            <w:sz w:val="24"/>
            <w:szCs w:val="24"/>
          </w:rPr>
          <w:t>3.10.6</w:t>
        </w:r>
        <w:r w:rsidR="003F3682" w:rsidRPr="00F23207">
          <w:rPr>
            <w:rStyle w:val="a4"/>
            <w:rFonts w:ascii="宋体" w:hAnsi="宋体" w:hint="eastAsia"/>
            <w:noProof/>
            <w:sz w:val="24"/>
            <w:szCs w:val="24"/>
          </w:rPr>
          <w:t xml:space="preserve"> 转科记录（</w:t>
        </w:r>
        <w:r w:rsidR="003F3682" w:rsidRPr="00F23207">
          <w:rPr>
            <w:rStyle w:val="a4"/>
            <w:rFonts w:ascii="宋体" w:hAnsi="宋体"/>
            <w:noProof/>
            <w:sz w:val="24"/>
            <w:szCs w:val="24"/>
          </w:rPr>
          <w:t>TB_EMR_ZKJL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_Toc429573929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141</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0" w:history="1">
        <w:r w:rsidR="003F3682" w:rsidRPr="00F23207">
          <w:rPr>
            <w:rStyle w:val="a4"/>
            <w:rFonts w:ascii="宋体" w:hAnsi="宋体"/>
            <w:noProof/>
            <w:sz w:val="24"/>
            <w:szCs w:val="24"/>
          </w:rPr>
          <w:t>3.10.7</w:t>
        </w:r>
        <w:r w:rsidR="003F3682" w:rsidRPr="00F23207">
          <w:rPr>
            <w:rStyle w:val="a4"/>
            <w:rFonts w:ascii="宋体" w:hAnsi="宋体" w:hint="eastAsia"/>
            <w:noProof/>
            <w:sz w:val="24"/>
            <w:szCs w:val="24"/>
          </w:rPr>
          <w:t xml:space="preserve"> 阶段小结（</w:t>
        </w:r>
        <w:r w:rsidR="003F3682" w:rsidRPr="00F23207">
          <w:rPr>
            <w:rStyle w:val="a4"/>
            <w:rFonts w:ascii="宋体" w:hAnsi="宋体"/>
            <w:noProof/>
            <w:sz w:val="24"/>
            <w:szCs w:val="24"/>
          </w:rPr>
          <w:t>TB_EMR_JDXJ</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1" w:history="1">
        <w:r w:rsidR="003F3682" w:rsidRPr="00F23207">
          <w:rPr>
            <w:rStyle w:val="a4"/>
            <w:rFonts w:ascii="宋体" w:hAnsi="宋体"/>
            <w:noProof/>
            <w:sz w:val="24"/>
            <w:szCs w:val="24"/>
          </w:rPr>
          <w:t>3.10.8</w:t>
        </w:r>
        <w:r w:rsidR="003F3682" w:rsidRPr="00F23207">
          <w:rPr>
            <w:rStyle w:val="a4"/>
            <w:rFonts w:ascii="宋体" w:hAnsi="宋体" w:hint="eastAsia"/>
            <w:noProof/>
            <w:sz w:val="24"/>
            <w:szCs w:val="24"/>
          </w:rPr>
          <w:t xml:space="preserve"> 抢救记录（</w:t>
        </w:r>
        <w:r w:rsidR="003F3682" w:rsidRPr="00F23207">
          <w:rPr>
            <w:rStyle w:val="a4"/>
            <w:rFonts w:ascii="宋体" w:hAnsi="宋体"/>
            <w:noProof/>
            <w:sz w:val="24"/>
            <w:szCs w:val="24"/>
          </w:rPr>
          <w:t>TB_EMR_QJJL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143</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2" w:history="1">
        <w:r w:rsidR="003F3682" w:rsidRPr="00F23207">
          <w:rPr>
            <w:rStyle w:val="a4"/>
            <w:rFonts w:ascii="宋体" w:hAnsi="宋体"/>
            <w:noProof/>
            <w:sz w:val="24"/>
            <w:szCs w:val="24"/>
          </w:rPr>
          <w:t>3.10.9</w:t>
        </w:r>
        <w:r w:rsidR="003F3682" w:rsidRPr="00F23207">
          <w:rPr>
            <w:rStyle w:val="a4"/>
            <w:rFonts w:ascii="宋体" w:hAnsi="宋体" w:hint="eastAsia"/>
            <w:noProof/>
            <w:sz w:val="24"/>
            <w:szCs w:val="24"/>
          </w:rPr>
          <w:t xml:space="preserve"> 会诊记录（</w:t>
        </w:r>
        <w:r w:rsidR="003F3682" w:rsidRPr="00F23207">
          <w:rPr>
            <w:rStyle w:val="a4"/>
            <w:rFonts w:ascii="宋体" w:hAnsi="宋体"/>
            <w:noProof/>
            <w:sz w:val="24"/>
            <w:szCs w:val="24"/>
          </w:rPr>
          <w:t>TB_EMR_HZJL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3" w:history="1">
        <w:r w:rsidR="003F3682" w:rsidRPr="00F23207">
          <w:rPr>
            <w:rStyle w:val="a4"/>
            <w:rFonts w:ascii="宋体" w:hAnsi="宋体"/>
            <w:noProof/>
            <w:sz w:val="24"/>
            <w:szCs w:val="24"/>
          </w:rPr>
          <w:t>3.10.10</w:t>
        </w:r>
        <w:r w:rsidR="003F3682" w:rsidRPr="00F23207">
          <w:rPr>
            <w:rStyle w:val="a4"/>
            <w:rFonts w:ascii="宋体" w:hAnsi="宋体" w:hint="eastAsia"/>
            <w:noProof/>
            <w:sz w:val="24"/>
            <w:szCs w:val="24"/>
          </w:rPr>
          <w:t xml:space="preserve"> 术前小结（</w:t>
        </w:r>
        <w:r w:rsidR="003F3682" w:rsidRPr="00F23207">
          <w:rPr>
            <w:rStyle w:val="a4"/>
            <w:rFonts w:ascii="宋体" w:hAnsi="宋体"/>
            <w:noProof/>
            <w:sz w:val="24"/>
            <w:szCs w:val="24"/>
          </w:rPr>
          <w:t>TB_EMR_SQXJ</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4" w:history="1">
        <w:r w:rsidR="003F3682" w:rsidRPr="00F23207">
          <w:rPr>
            <w:rStyle w:val="a4"/>
            <w:rFonts w:ascii="宋体" w:hAnsi="宋体"/>
            <w:noProof/>
            <w:sz w:val="24"/>
            <w:szCs w:val="24"/>
          </w:rPr>
          <w:t>3.10.11</w:t>
        </w:r>
        <w:r w:rsidR="003F3682" w:rsidRPr="00F23207">
          <w:rPr>
            <w:rStyle w:val="a4"/>
            <w:rFonts w:ascii="宋体" w:hAnsi="宋体" w:hint="eastAsia"/>
            <w:noProof/>
            <w:sz w:val="24"/>
            <w:szCs w:val="24"/>
          </w:rPr>
          <w:t xml:space="preserve"> 术前讨论（</w:t>
        </w:r>
        <w:r w:rsidR="003F3682" w:rsidRPr="00F23207">
          <w:rPr>
            <w:rStyle w:val="a4"/>
            <w:rFonts w:ascii="宋体" w:hAnsi="宋体"/>
            <w:noProof/>
            <w:sz w:val="24"/>
            <w:szCs w:val="24"/>
          </w:rPr>
          <w:t>TB_EMR_SQTL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147</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5" w:history="1">
        <w:r w:rsidR="003F3682" w:rsidRPr="00F23207">
          <w:rPr>
            <w:rStyle w:val="a4"/>
            <w:rFonts w:ascii="宋体" w:hAnsi="宋体"/>
            <w:noProof/>
            <w:sz w:val="24"/>
            <w:szCs w:val="24"/>
          </w:rPr>
          <w:t>3.10.12</w:t>
        </w:r>
        <w:r w:rsidR="003F3682" w:rsidRPr="00F23207">
          <w:rPr>
            <w:rStyle w:val="a4"/>
            <w:rFonts w:ascii="宋体" w:hAnsi="宋体" w:hint="eastAsia"/>
            <w:noProof/>
            <w:sz w:val="24"/>
            <w:szCs w:val="24"/>
          </w:rPr>
          <w:t xml:space="preserve"> 术后首次病程记录（</w:t>
        </w:r>
        <w:r w:rsidR="003F3682" w:rsidRPr="00F23207">
          <w:rPr>
            <w:rStyle w:val="a4"/>
            <w:rFonts w:ascii="宋体" w:hAnsi="宋体"/>
            <w:noProof/>
            <w:sz w:val="24"/>
            <w:szCs w:val="24"/>
          </w:rPr>
          <w:t>TB_EMR_SHSCBCJL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6" w:history="1">
        <w:r w:rsidR="003F3682" w:rsidRPr="00F23207">
          <w:rPr>
            <w:rStyle w:val="a4"/>
            <w:rFonts w:ascii="宋体" w:hAnsi="宋体"/>
            <w:noProof/>
            <w:sz w:val="24"/>
            <w:szCs w:val="24"/>
          </w:rPr>
          <w:t>3.10.13</w:t>
        </w:r>
        <w:r w:rsidR="003F3682" w:rsidRPr="00F23207">
          <w:rPr>
            <w:rStyle w:val="a4"/>
            <w:rFonts w:ascii="宋体" w:hAnsi="宋体" w:hint="eastAsia"/>
            <w:noProof/>
            <w:sz w:val="24"/>
            <w:szCs w:val="24"/>
          </w:rPr>
          <w:t xml:space="preserve"> 出院记录（</w:t>
        </w:r>
        <w:r w:rsidR="003F3682" w:rsidRPr="00F23207">
          <w:rPr>
            <w:rStyle w:val="a4"/>
            <w:rFonts w:ascii="宋体" w:hAnsi="宋体"/>
            <w:noProof/>
            <w:sz w:val="24"/>
            <w:szCs w:val="24"/>
          </w:rPr>
          <w:t>TB_EMR_CYJL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149</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7" w:history="1">
        <w:r w:rsidR="003F3682" w:rsidRPr="00F23207">
          <w:rPr>
            <w:rStyle w:val="a4"/>
            <w:rFonts w:ascii="宋体" w:hAnsi="宋体"/>
            <w:noProof/>
            <w:sz w:val="24"/>
            <w:szCs w:val="24"/>
          </w:rPr>
          <w:t>3.10.14</w:t>
        </w:r>
        <w:r w:rsidR="003F3682" w:rsidRPr="00F23207">
          <w:rPr>
            <w:rStyle w:val="a4"/>
            <w:rFonts w:ascii="宋体" w:hAnsi="宋体" w:hint="eastAsia"/>
            <w:noProof/>
            <w:sz w:val="24"/>
            <w:szCs w:val="24"/>
          </w:rPr>
          <w:t xml:space="preserve"> 死亡记录（</w:t>
        </w:r>
        <w:r w:rsidR="003F3682" w:rsidRPr="00F23207">
          <w:rPr>
            <w:rStyle w:val="a4"/>
            <w:rFonts w:ascii="宋体" w:hAnsi="宋体"/>
            <w:noProof/>
            <w:sz w:val="24"/>
            <w:szCs w:val="24"/>
          </w:rPr>
          <w:t>TB_EMR_SWJL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38" w:history="1">
        <w:r w:rsidR="003F3682" w:rsidRPr="00F23207">
          <w:rPr>
            <w:rStyle w:val="a4"/>
            <w:rFonts w:ascii="宋体" w:hAnsi="宋体"/>
            <w:noProof/>
            <w:sz w:val="24"/>
            <w:szCs w:val="24"/>
          </w:rPr>
          <w:t>3.10.15</w:t>
        </w:r>
        <w:r w:rsidR="003F3682" w:rsidRPr="00F23207">
          <w:rPr>
            <w:rStyle w:val="a4"/>
            <w:rFonts w:ascii="宋体" w:hAnsi="宋体" w:hint="eastAsia"/>
            <w:noProof/>
            <w:sz w:val="24"/>
            <w:szCs w:val="24"/>
          </w:rPr>
          <w:t xml:space="preserve"> 死亡病例讨论记录（</w:t>
        </w:r>
        <w:r w:rsidR="003F3682" w:rsidRPr="00F23207">
          <w:rPr>
            <w:rStyle w:val="a4"/>
            <w:rFonts w:ascii="宋体" w:hAnsi="宋体"/>
            <w:noProof/>
            <w:sz w:val="24"/>
            <w:szCs w:val="24"/>
          </w:rPr>
          <w:t>TB_EMR_SWBLTLJL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151</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39" w:history="1">
        <w:r w:rsidR="003F3682" w:rsidRPr="00F23207">
          <w:rPr>
            <w:rStyle w:val="a4"/>
            <w:rFonts w:ascii="宋体" w:hAnsi="宋体"/>
            <w:noProof/>
            <w:sz w:val="24"/>
            <w:szCs w:val="24"/>
          </w:rPr>
          <w:t>3.11</w:t>
        </w:r>
        <w:r w:rsidR="003F3682" w:rsidRPr="00F23207">
          <w:rPr>
            <w:rStyle w:val="a4"/>
            <w:rFonts w:ascii="宋体" w:hAnsi="宋体" w:hint="eastAsia"/>
            <w:noProof/>
            <w:sz w:val="24"/>
            <w:szCs w:val="24"/>
          </w:rPr>
          <w:t xml:space="preserve"> 转诊（院）记录</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_Toc429573939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0" w:history="1">
        <w:r w:rsidR="003F3682" w:rsidRPr="00F23207">
          <w:rPr>
            <w:rStyle w:val="a4"/>
            <w:rFonts w:ascii="宋体" w:hAnsi="宋体"/>
            <w:noProof/>
            <w:sz w:val="24"/>
            <w:szCs w:val="24"/>
          </w:rPr>
          <w:t>3.11.1</w:t>
        </w:r>
        <w:r w:rsidR="003F3682" w:rsidRPr="00F23207">
          <w:rPr>
            <w:rStyle w:val="a4"/>
            <w:rFonts w:ascii="宋体" w:hAnsi="宋体" w:hint="eastAsia"/>
            <w:noProof/>
            <w:sz w:val="24"/>
            <w:szCs w:val="24"/>
          </w:rPr>
          <w:t xml:space="preserve"> 转诊（院）记录（</w:t>
        </w:r>
        <w:r w:rsidR="003F3682" w:rsidRPr="00F23207">
          <w:rPr>
            <w:rStyle w:val="a4"/>
            <w:rFonts w:ascii="宋体" w:hAnsi="宋体"/>
            <w:noProof/>
            <w:sz w:val="24"/>
            <w:szCs w:val="24"/>
          </w:rPr>
          <w:t>TB_EMR_ZZYJL</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_Toc429573940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152</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1" w:history="1">
        <w:r w:rsidR="003F3682" w:rsidRPr="00F23207">
          <w:rPr>
            <w:rStyle w:val="a4"/>
            <w:rFonts w:ascii="宋体" w:hAnsi="宋体"/>
            <w:noProof/>
            <w:sz w:val="24"/>
            <w:szCs w:val="24"/>
          </w:rPr>
          <w:t>3.11.2</w:t>
        </w:r>
        <w:r w:rsidR="003F3682" w:rsidRPr="00F23207">
          <w:rPr>
            <w:rStyle w:val="a4"/>
            <w:rFonts w:ascii="宋体" w:hAnsi="宋体" w:hint="eastAsia"/>
            <w:noProof/>
            <w:sz w:val="24"/>
            <w:szCs w:val="24"/>
          </w:rPr>
          <w:t xml:space="preserve"> 中医四诊表（</w:t>
        </w:r>
        <w:r w:rsidR="003F3682" w:rsidRPr="00F23207">
          <w:rPr>
            <w:rStyle w:val="a4"/>
            <w:rFonts w:ascii="宋体" w:hAnsi="宋体"/>
            <w:noProof/>
            <w:sz w:val="24"/>
            <w:szCs w:val="24"/>
          </w:rPr>
          <w:t>TB_EMR_ZYSZB</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_Toc429573941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154</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2" w:history="1">
        <w:r w:rsidR="003F3682" w:rsidRPr="00F23207">
          <w:rPr>
            <w:rStyle w:val="a4"/>
            <w:rFonts w:ascii="宋体" w:hAnsi="宋体"/>
            <w:noProof/>
            <w:sz w:val="24"/>
            <w:szCs w:val="24"/>
          </w:rPr>
          <w:t>3.11.3</w:t>
        </w:r>
        <w:r w:rsidR="003F3682" w:rsidRPr="00F23207">
          <w:rPr>
            <w:rStyle w:val="a4"/>
            <w:rFonts w:ascii="宋体" w:hAnsi="宋体" w:hint="eastAsia"/>
            <w:noProof/>
            <w:sz w:val="24"/>
            <w:szCs w:val="24"/>
          </w:rPr>
          <w:t xml:space="preserve"> 护理观察明细表（</w:t>
        </w:r>
        <w:r w:rsidR="003F3682" w:rsidRPr="00F23207">
          <w:rPr>
            <w:rStyle w:val="a4"/>
            <w:rFonts w:ascii="宋体" w:hAnsi="宋体"/>
            <w:noProof/>
            <w:sz w:val="24"/>
            <w:szCs w:val="24"/>
          </w:rPr>
          <w:t>TB_EMR_HLGCMXB</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_Toc429573942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3" w:history="1">
        <w:r w:rsidR="003F3682" w:rsidRPr="00F23207">
          <w:rPr>
            <w:rStyle w:val="a4"/>
            <w:rFonts w:ascii="宋体" w:hAnsi="宋体"/>
            <w:noProof/>
            <w:sz w:val="24"/>
            <w:szCs w:val="24"/>
          </w:rPr>
          <w:t>3.11.4</w:t>
        </w:r>
        <w:r w:rsidR="003F3682" w:rsidRPr="00F23207">
          <w:rPr>
            <w:rStyle w:val="a4"/>
            <w:rFonts w:ascii="宋体" w:hAnsi="宋体" w:hint="eastAsia"/>
            <w:noProof/>
            <w:sz w:val="24"/>
            <w:szCs w:val="24"/>
          </w:rPr>
          <w:t xml:space="preserve"> 护理操作明细表（</w:t>
        </w:r>
        <w:r w:rsidR="003F3682" w:rsidRPr="00F23207">
          <w:rPr>
            <w:rStyle w:val="a4"/>
            <w:rFonts w:ascii="宋体" w:hAnsi="宋体"/>
            <w:noProof/>
            <w:sz w:val="24"/>
            <w:szCs w:val="24"/>
          </w:rPr>
          <w:t>TB_EMR_HLCZMXB</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_Toc429573943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155</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4" w:history="1">
        <w:r w:rsidR="003F3682" w:rsidRPr="00F23207">
          <w:rPr>
            <w:rStyle w:val="a4"/>
            <w:rFonts w:ascii="宋体" w:hAnsi="宋体"/>
            <w:noProof/>
            <w:sz w:val="24"/>
            <w:szCs w:val="24"/>
          </w:rPr>
          <w:t>3.11.1</w:t>
        </w:r>
        <w:r w:rsidR="003F3682" w:rsidRPr="00F23207">
          <w:rPr>
            <w:rStyle w:val="a4"/>
            <w:rFonts w:ascii="宋体" w:hAnsi="宋体" w:hint="eastAsia"/>
            <w:noProof/>
            <w:sz w:val="24"/>
            <w:szCs w:val="24"/>
          </w:rPr>
          <w:t xml:space="preserve"> 随访明细表（</w:t>
        </w:r>
        <w:r w:rsidR="003F3682" w:rsidRPr="00F23207">
          <w:rPr>
            <w:rStyle w:val="a4"/>
            <w:rFonts w:ascii="宋体" w:hAnsi="宋体"/>
            <w:noProof/>
            <w:sz w:val="24"/>
            <w:szCs w:val="24"/>
          </w:rPr>
          <w:t>TB_EMR_YLMXB</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_Toc429573944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156</w:t>
        </w:r>
        <w:r w:rsidRPr="00F23207">
          <w:rPr>
            <w:rFonts w:ascii="宋体" w:hAnsi="宋体"/>
            <w:noProof/>
            <w:webHidden/>
            <w:sz w:val="24"/>
            <w:szCs w:val="24"/>
          </w:rPr>
          <w:fldChar w:fldCharType="end"/>
        </w:r>
      </w:hyperlink>
    </w:p>
    <w:p w:rsidR="003F3682" w:rsidRPr="00F23207" w:rsidRDefault="00375C9C">
      <w:pPr>
        <w:pStyle w:val="10"/>
        <w:tabs>
          <w:tab w:val="right" w:leader="dot" w:pos="8296"/>
        </w:tabs>
        <w:rPr>
          <w:rFonts w:ascii="宋体" w:hAnsi="宋体" w:cstheme="minorBidi"/>
          <w:noProof/>
          <w:sz w:val="24"/>
          <w:szCs w:val="24"/>
        </w:rPr>
      </w:pPr>
      <w:hyperlink w:anchor="_Toc429573945" w:history="1">
        <w:r w:rsidR="003F3682" w:rsidRPr="00F23207">
          <w:rPr>
            <w:rStyle w:val="a4"/>
            <w:rFonts w:ascii="宋体" w:hAnsi="宋体" w:hint="eastAsia"/>
            <w:noProof/>
            <w:sz w:val="24"/>
            <w:szCs w:val="24"/>
          </w:rPr>
          <w:t>第4章 体检业务相关数据</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_Toc429573945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157</w:t>
        </w:r>
        <w:r w:rsidRPr="00F23207">
          <w:rPr>
            <w:rFonts w:ascii="宋体" w:hAnsi="宋体"/>
            <w:noProof/>
            <w:webHidden/>
            <w:sz w:val="24"/>
            <w:szCs w:val="24"/>
          </w:rPr>
          <w:fldChar w:fldCharType="end"/>
        </w:r>
      </w:hyperlink>
    </w:p>
    <w:p w:rsidR="003F3682" w:rsidRPr="00F23207" w:rsidRDefault="00375C9C">
      <w:pPr>
        <w:pStyle w:val="20"/>
        <w:tabs>
          <w:tab w:val="right" w:leader="dot" w:pos="8296"/>
        </w:tabs>
        <w:rPr>
          <w:rFonts w:ascii="宋体" w:hAnsi="宋体" w:cstheme="minorBidi"/>
          <w:noProof/>
          <w:sz w:val="24"/>
          <w:szCs w:val="24"/>
        </w:rPr>
      </w:pPr>
      <w:hyperlink w:anchor="_Toc429573946" w:history="1">
        <w:r w:rsidR="003F3682" w:rsidRPr="00F23207">
          <w:rPr>
            <w:rStyle w:val="a4"/>
            <w:rFonts w:ascii="宋体" w:hAnsi="宋体"/>
            <w:noProof/>
            <w:sz w:val="24"/>
            <w:szCs w:val="24"/>
          </w:rPr>
          <w:t>4.1</w:t>
        </w:r>
        <w:r w:rsidR="003F3682" w:rsidRPr="00F23207">
          <w:rPr>
            <w:rStyle w:val="a4"/>
            <w:rFonts w:ascii="宋体" w:hAnsi="宋体" w:hint="eastAsia"/>
            <w:noProof/>
            <w:sz w:val="24"/>
            <w:szCs w:val="24"/>
          </w:rPr>
          <w:t xml:space="preserve"> 体检业务表</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_Toc429573946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7" w:history="1">
        <w:r w:rsidR="003F3682" w:rsidRPr="00F23207">
          <w:rPr>
            <w:rStyle w:val="a4"/>
            <w:rFonts w:ascii="宋体" w:hAnsi="宋体"/>
            <w:noProof/>
            <w:sz w:val="24"/>
            <w:szCs w:val="24"/>
          </w:rPr>
          <w:t>4.1.1</w:t>
        </w:r>
        <w:r w:rsidR="003F3682" w:rsidRPr="00F23207">
          <w:rPr>
            <w:rStyle w:val="a4"/>
            <w:rFonts w:ascii="宋体" w:hAnsi="宋体" w:hint="eastAsia"/>
            <w:noProof/>
            <w:sz w:val="24"/>
            <w:szCs w:val="24"/>
          </w:rPr>
          <w:t xml:space="preserve"> 体检报告首页（</w:t>
        </w:r>
        <w:r w:rsidR="003F3682" w:rsidRPr="00F23207">
          <w:rPr>
            <w:rStyle w:val="a4"/>
            <w:rFonts w:ascii="宋体" w:hAnsi="宋体"/>
            <w:noProof/>
            <w:sz w:val="24"/>
            <w:szCs w:val="24"/>
          </w:rPr>
          <w:t>TB_YL_TJBGSY</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_Toc429573947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158</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8" w:history="1">
        <w:r w:rsidR="003F3682" w:rsidRPr="00F23207">
          <w:rPr>
            <w:rStyle w:val="a4"/>
            <w:rFonts w:ascii="宋体" w:hAnsi="宋体"/>
            <w:noProof/>
            <w:sz w:val="24"/>
            <w:szCs w:val="24"/>
          </w:rPr>
          <w:t>4.1.2</w:t>
        </w:r>
        <w:r w:rsidR="003F3682" w:rsidRPr="00F23207">
          <w:rPr>
            <w:rStyle w:val="a4"/>
            <w:rFonts w:ascii="宋体" w:hAnsi="宋体" w:hint="eastAsia"/>
            <w:noProof/>
            <w:sz w:val="24"/>
            <w:szCs w:val="24"/>
          </w:rPr>
          <w:t xml:space="preserve"> 体检分组报告（</w:t>
        </w:r>
        <w:r w:rsidR="003F3682" w:rsidRPr="00F23207">
          <w:rPr>
            <w:rStyle w:val="a4"/>
            <w:rFonts w:ascii="宋体" w:hAnsi="宋体"/>
            <w:noProof/>
            <w:sz w:val="24"/>
            <w:szCs w:val="24"/>
          </w:rPr>
          <w:t>TB_YL_TJFZBG</w:t>
        </w:r>
        <w:r w:rsidR="003F3682" w:rsidRPr="00F23207">
          <w:rPr>
            <w:rStyle w:val="a4"/>
            <w:rFonts w:ascii="宋体" w:hAnsi="宋体" w:hint="eastAsia"/>
            <w:noProof/>
            <w:sz w:val="24"/>
            <w:szCs w:val="24"/>
          </w:rPr>
          <w:t>）</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_Toc429573948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160</w:t>
        </w:r>
        <w:r w:rsidRPr="00F23207">
          <w:rPr>
            <w:rFonts w:ascii="宋体" w:hAnsi="宋体"/>
            <w:noProof/>
            <w:webHidden/>
            <w:sz w:val="24"/>
            <w:szCs w:val="24"/>
          </w:rPr>
          <w:fldChar w:fldCharType="end"/>
        </w:r>
      </w:hyperlink>
    </w:p>
    <w:p w:rsidR="003F3682" w:rsidRPr="00F23207" w:rsidRDefault="00375C9C">
      <w:pPr>
        <w:pStyle w:val="30"/>
        <w:tabs>
          <w:tab w:val="right" w:leader="dot" w:pos="8296"/>
        </w:tabs>
        <w:rPr>
          <w:rFonts w:ascii="宋体" w:hAnsi="宋体" w:cstheme="minorBidi"/>
          <w:noProof/>
          <w:sz w:val="24"/>
          <w:szCs w:val="24"/>
        </w:rPr>
      </w:pPr>
      <w:hyperlink w:anchor="_Toc429573949" w:history="1">
        <w:r w:rsidR="003F3682" w:rsidRPr="00F23207">
          <w:rPr>
            <w:rStyle w:val="a4"/>
            <w:rFonts w:ascii="宋体" w:hAnsi="宋体"/>
            <w:noProof/>
            <w:sz w:val="24"/>
            <w:szCs w:val="24"/>
          </w:rPr>
          <w:t>4.1.3</w:t>
        </w:r>
        <w:r w:rsidR="003F3682" w:rsidRPr="00F23207">
          <w:rPr>
            <w:rStyle w:val="a4"/>
            <w:rFonts w:ascii="宋体" w:hAnsi="宋体" w:hint="eastAsia"/>
            <w:noProof/>
            <w:sz w:val="24"/>
            <w:szCs w:val="24"/>
          </w:rPr>
          <w:t xml:space="preserve"> 体检项目明细表</w:t>
        </w:r>
        <w:r w:rsidR="003F3682" w:rsidRPr="00F23207">
          <w:rPr>
            <w:rStyle w:val="a4"/>
            <w:rFonts w:ascii="宋体" w:hAnsi="宋体"/>
            <w:noProof/>
            <w:sz w:val="24"/>
            <w:szCs w:val="24"/>
          </w:rPr>
          <w:t>(TB_YL_TJMX)</w:t>
        </w:r>
        <w:r w:rsidR="003F3682" w:rsidRPr="00F23207">
          <w:rPr>
            <w:rFonts w:ascii="宋体" w:hAnsi="宋体"/>
            <w:noProof/>
            <w:webHidden/>
            <w:sz w:val="24"/>
            <w:szCs w:val="24"/>
          </w:rPr>
          <w:tab/>
        </w:r>
        <w:r w:rsidRPr="00F23207">
          <w:rPr>
            <w:rFonts w:ascii="宋体" w:hAnsi="宋体"/>
            <w:noProof/>
            <w:webHidden/>
            <w:sz w:val="24"/>
            <w:szCs w:val="24"/>
          </w:rPr>
          <w:fldChar w:fldCharType="begin"/>
        </w:r>
        <w:r w:rsidR="003F3682" w:rsidRPr="00F23207">
          <w:rPr>
            <w:rFonts w:ascii="宋体" w:hAnsi="宋体"/>
            <w:noProof/>
            <w:webHidden/>
            <w:sz w:val="24"/>
            <w:szCs w:val="24"/>
          </w:rPr>
          <w:instrText xml:space="preserve"> PAGEREF _Toc429573949 \h </w:instrText>
        </w:r>
        <w:r w:rsidRPr="00F23207">
          <w:rPr>
            <w:rFonts w:ascii="宋体" w:hAnsi="宋体"/>
            <w:noProof/>
            <w:webHidden/>
            <w:sz w:val="24"/>
            <w:szCs w:val="24"/>
          </w:rPr>
        </w:r>
        <w:r w:rsidRPr="00F23207">
          <w:rPr>
            <w:rFonts w:ascii="宋体" w:hAnsi="宋体"/>
            <w:noProof/>
            <w:webHidden/>
            <w:sz w:val="24"/>
            <w:szCs w:val="24"/>
          </w:rPr>
          <w:fldChar w:fldCharType="separate"/>
        </w:r>
        <w:r w:rsidR="003F3682" w:rsidRPr="00F23207">
          <w:rPr>
            <w:rFonts w:ascii="宋体" w:hAnsi="宋体"/>
            <w:noProof/>
            <w:webHidden/>
            <w:sz w:val="24"/>
            <w:szCs w:val="24"/>
          </w:rPr>
          <w:t>161</w:t>
        </w:r>
        <w:r w:rsidRPr="00F23207">
          <w:rPr>
            <w:rFonts w:ascii="宋体" w:hAnsi="宋体"/>
            <w:noProof/>
            <w:webHidden/>
            <w:sz w:val="24"/>
            <w:szCs w:val="24"/>
          </w:rPr>
          <w:fldChar w:fldCharType="end"/>
        </w:r>
      </w:hyperlink>
    </w:p>
    <w:p w:rsidR="005213E8" w:rsidRPr="00F23207" w:rsidRDefault="00375C9C" w:rsidP="005213E8">
      <w:pPr>
        <w:rPr>
          <w:rFonts w:ascii="宋体" w:hAnsi="宋体"/>
          <w:b/>
          <w:bCs/>
          <w:sz w:val="24"/>
          <w:szCs w:val="24"/>
          <w:lang w:val="zh-CN"/>
        </w:rPr>
      </w:pPr>
      <w:r w:rsidRPr="00F23207">
        <w:rPr>
          <w:rFonts w:ascii="宋体" w:hAnsi="宋体"/>
          <w:b/>
          <w:bCs/>
          <w:sz w:val="24"/>
          <w:szCs w:val="24"/>
          <w:lang w:val="zh-CN"/>
        </w:rPr>
        <w:fldChar w:fldCharType="end"/>
      </w:r>
    </w:p>
    <w:p w:rsidR="005213E8" w:rsidRPr="00F23207" w:rsidRDefault="005213E8" w:rsidP="005213E8">
      <w:pPr>
        <w:rPr>
          <w:rFonts w:ascii="宋体" w:hAnsi="宋体"/>
          <w:b/>
          <w:bCs/>
          <w:sz w:val="24"/>
          <w:szCs w:val="24"/>
          <w:lang w:val="zh-CN"/>
        </w:rPr>
      </w:pPr>
    </w:p>
    <w:p w:rsidR="005213E8" w:rsidRDefault="005213E8" w:rsidP="005213E8">
      <w:pPr>
        <w:rPr>
          <w:rFonts w:ascii="宋体" w:hAnsi="宋体"/>
          <w:b/>
          <w:bCs/>
          <w:lang w:val="zh-CN"/>
        </w:rPr>
      </w:pPr>
    </w:p>
    <w:p w:rsidR="005213E8" w:rsidRPr="004E3FEE" w:rsidRDefault="005213E8" w:rsidP="005213E8">
      <w:pPr>
        <w:rPr>
          <w:rFonts w:ascii="宋体" w:hAnsi="宋体"/>
        </w:rPr>
      </w:pPr>
      <w:r w:rsidRPr="004E3FEE">
        <w:rPr>
          <w:rFonts w:ascii="宋体" w:hAnsi="宋体"/>
          <w:b/>
          <w:bCs/>
          <w:lang w:val="zh-CN"/>
        </w:rPr>
        <w:br w:type="page"/>
      </w:r>
    </w:p>
    <w:p w:rsidR="00C576A4" w:rsidRPr="00573934" w:rsidRDefault="00C576A4" w:rsidP="00C576A4">
      <w:pPr>
        <w:rPr>
          <w:rFonts w:ascii="宋体" w:hAnsi="宋体"/>
        </w:rPr>
      </w:pPr>
    </w:p>
    <w:p w:rsidR="00C576A4" w:rsidRPr="00573934" w:rsidRDefault="00C576A4" w:rsidP="00C576A4">
      <w:pPr>
        <w:ind w:firstLine="420"/>
        <w:jc w:val="center"/>
        <w:rPr>
          <w:rFonts w:ascii="宋体" w:hAnsi="宋体"/>
          <w:sz w:val="30"/>
        </w:rPr>
      </w:pPr>
    </w:p>
    <w:p w:rsidR="00C576A4" w:rsidRPr="00573934" w:rsidRDefault="00C576A4" w:rsidP="00C576A4">
      <w:pPr>
        <w:ind w:firstLine="420"/>
        <w:jc w:val="center"/>
        <w:rPr>
          <w:rFonts w:ascii="宋体" w:hAnsi="宋体"/>
          <w:sz w:val="30"/>
        </w:rPr>
      </w:pPr>
    </w:p>
    <w:p w:rsidR="00C576A4" w:rsidRPr="00573934" w:rsidRDefault="00C576A4" w:rsidP="00C576A4">
      <w:pPr>
        <w:ind w:firstLine="420"/>
        <w:jc w:val="center"/>
        <w:rPr>
          <w:rFonts w:ascii="宋体" w:hAnsi="宋体"/>
          <w:sz w:val="30"/>
        </w:rPr>
      </w:pPr>
    </w:p>
    <w:p w:rsidR="00C576A4" w:rsidRPr="00573934" w:rsidRDefault="00C576A4" w:rsidP="00C576A4">
      <w:pPr>
        <w:ind w:firstLine="420"/>
        <w:jc w:val="center"/>
        <w:rPr>
          <w:rFonts w:ascii="宋体" w:hAnsi="宋体"/>
          <w:sz w:val="30"/>
        </w:rPr>
      </w:pPr>
    </w:p>
    <w:p w:rsidR="00C576A4" w:rsidRPr="00573934" w:rsidRDefault="00C576A4" w:rsidP="00C576A4">
      <w:pPr>
        <w:jc w:val="center"/>
        <w:rPr>
          <w:rFonts w:ascii="宋体" w:hAnsi="宋体"/>
          <w:b/>
          <w:bCs/>
          <w:sz w:val="52"/>
        </w:rPr>
      </w:pPr>
      <w:r w:rsidRPr="00573934">
        <w:rPr>
          <w:rFonts w:ascii="宋体" w:hAnsi="宋体" w:hint="eastAsia"/>
          <w:b/>
          <w:bCs/>
          <w:sz w:val="52"/>
        </w:rPr>
        <w:t>湖南省区域卫生信息平台</w:t>
      </w: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jc w:val="center"/>
        <w:rPr>
          <w:rFonts w:ascii="宋体" w:hAnsi="宋体"/>
          <w:b/>
          <w:sz w:val="56"/>
          <w:szCs w:val="72"/>
        </w:rPr>
      </w:pPr>
      <w:r w:rsidRPr="00573934">
        <w:rPr>
          <w:rFonts w:ascii="宋体" w:hAnsi="宋体" w:hint="eastAsia"/>
          <w:b/>
          <w:sz w:val="56"/>
          <w:szCs w:val="72"/>
        </w:rPr>
        <w:t>数据接入规范</w:t>
      </w:r>
    </w:p>
    <w:p w:rsidR="00C576A4" w:rsidRPr="00573934" w:rsidRDefault="00C576A4" w:rsidP="00C576A4">
      <w:pPr>
        <w:jc w:val="center"/>
        <w:rPr>
          <w:rFonts w:ascii="宋体" w:hAnsi="宋体"/>
          <w:b/>
          <w:sz w:val="56"/>
          <w:szCs w:val="72"/>
        </w:rPr>
      </w:pPr>
    </w:p>
    <w:p w:rsidR="00C576A4" w:rsidRPr="00573934" w:rsidRDefault="00C576A4" w:rsidP="00C576A4">
      <w:pPr>
        <w:tabs>
          <w:tab w:val="left" w:pos="1905"/>
          <w:tab w:val="center" w:pos="4152"/>
        </w:tabs>
        <w:spacing w:line="360" w:lineRule="auto"/>
        <w:ind w:right="2"/>
        <w:jc w:val="left"/>
        <w:rPr>
          <w:rFonts w:ascii="宋体" w:hAnsi="宋体"/>
          <w:b/>
          <w:sz w:val="44"/>
        </w:rPr>
      </w:pPr>
      <w:r w:rsidRPr="00573934">
        <w:rPr>
          <w:rFonts w:ascii="宋体" w:hAnsi="宋体"/>
          <w:b/>
          <w:sz w:val="44"/>
        </w:rPr>
        <w:tab/>
      </w:r>
      <w:r w:rsidRPr="00573934">
        <w:rPr>
          <w:rFonts w:ascii="宋体" w:hAnsi="宋体"/>
          <w:b/>
          <w:sz w:val="44"/>
        </w:rPr>
        <w:tab/>
      </w:r>
      <w:r w:rsidRPr="00573934">
        <w:rPr>
          <w:rFonts w:ascii="宋体" w:hAnsi="宋体" w:hint="eastAsia"/>
          <w:b/>
          <w:sz w:val="44"/>
        </w:rPr>
        <w:t>（医疗服务）</w:t>
      </w: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573934" w:rsidRDefault="00C576A4" w:rsidP="00C576A4">
      <w:pPr>
        <w:adjustRightInd w:val="0"/>
        <w:snapToGrid w:val="0"/>
        <w:spacing w:line="360" w:lineRule="auto"/>
        <w:ind w:firstLineChars="200" w:firstLine="480"/>
        <w:rPr>
          <w:rFonts w:ascii="宋体" w:hAnsi="宋体"/>
          <w:sz w:val="24"/>
        </w:rPr>
      </w:pPr>
    </w:p>
    <w:p w:rsidR="00C576A4" w:rsidRPr="0049659C" w:rsidRDefault="00C576A4" w:rsidP="0049659C">
      <w:pPr>
        <w:spacing w:line="360" w:lineRule="auto"/>
        <w:jc w:val="center"/>
        <w:rPr>
          <w:rFonts w:ascii="宋体" w:hAnsi="宋体"/>
          <w:b/>
          <w:sz w:val="44"/>
        </w:rPr>
      </w:pPr>
      <w:r w:rsidRPr="00573934">
        <w:rPr>
          <w:rFonts w:ascii="宋体" w:hAnsi="宋体" w:hint="eastAsia"/>
          <w:b/>
          <w:sz w:val="44"/>
        </w:rPr>
        <w:t>2012年12月</w:t>
      </w:r>
      <w:r w:rsidRPr="00573934">
        <w:rPr>
          <w:rFonts w:ascii="宋体" w:hAnsi="宋体"/>
          <w:b/>
          <w:bCs/>
          <w:sz w:val="44"/>
        </w:rPr>
        <w:br w:type="page"/>
      </w:r>
    </w:p>
    <w:p w:rsidR="00C576A4" w:rsidRPr="00573934" w:rsidRDefault="00C576A4" w:rsidP="0049659C">
      <w:pPr>
        <w:pStyle w:val="1"/>
        <w:rPr>
          <w:rFonts w:ascii="宋体" w:hAnsi="宋体"/>
          <w:sz w:val="32"/>
        </w:rPr>
      </w:pPr>
      <w:bookmarkStart w:id="1" w:name="_Toc289260975"/>
      <w:bookmarkStart w:id="2" w:name="_Toc342661546"/>
      <w:bookmarkStart w:id="3" w:name="_Toc429573839"/>
      <w:r w:rsidRPr="00573934">
        <w:rPr>
          <w:rFonts w:ascii="宋体" w:hAnsi="宋体" w:hint="eastAsia"/>
          <w:sz w:val="32"/>
        </w:rPr>
        <w:lastRenderedPageBreak/>
        <w:t>业务运营相关数据</w:t>
      </w:r>
      <w:bookmarkEnd w:id="1"/>
      <w:bookmarkEnd w:id="2"/>
      <w:bookmarkEnd w:id="3"/>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业务运营相关数据是指医院在医疗服务主营业务方面的业务量、业务收入数据。这些数据将</w:t>
      </w:r>
      <w:r w:rsidRPr="00573934">
        <w:rPr>
          <w:rFonts w:ascii="宋体" w:hAnsi="宋体" w:hint="eastAsia"/>
          <w:b/>
          <w:sz w:val="24"/>
          <w:szCs w:val="24"/>
        </w:rPr>
        <w:t>仅被用于计算绩效报表中的指标</w:t>
      </w:r>
      <w:r w:rsidRPr="00573934">
        <w:rPr>
          <w:rFonts w:ascii="宋体" w:hAnsi="宋体" w:hint="eastAsia"/>
          <w:sz w:val="24"/>
          <w:szCs w:val="24"/>
        </w:rPr>
        <w:t>。依据目前区域医疗卫生数据中心提出的对医院业务运营统计分析的需求，所采集的医疗主营业务数据集中在医疗机构的业务收入和业务量上，并且在此基础上经统计分析得到绩效方面指标值。</w:t>
      </w:r>
    </w:p>
    <w:p w:rsidR="00C576A4" w:rsidRPr="00573934" w:rsidRDefault="00C576A4" w:rsidP="00C576A4">
      <w:pPr>
        <w:spacing w:line="360" w:lineRule="auto"/>
        <w:jc w:val="center"/>
        <w:rPr>
          <w:rFonts w:ascii="宋体" w:hAnsi="宋体"/>
          <w:sz w:val="24"/>
          <w:szCs w:val="24"/>
        </w:rPr>
      </w:pPr>
      <w:r>
        <w:rPr>
          <w:rFonts w:ascii="宋体" w:hAnsi="宋体"/>
          <w:noProof/>
          <w:sz w:val="24"/>
          <w:szCs w:val="24"/>
        </w:rPr>
        <w:drawing>
          <wp:inline distT="0" distB="0" distL="0" distR="0">
            <wp:extent cx="3721100" cy="15100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srcRect/>
                    <a:stretch>
                      <a:fillRect/>
                    </a:stretch>
                  </pic:blipFill>
                  <pic:spPr bwMode="auto">
                    <a:xfrm>
                      <a:off x="0" y="0"/>
                      <a:ext cx="3721100" cy="1510030"/>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需要采集的数据被划分为6个中间表，分别为：挂号、诊疗收费、入院登记、出院登记、在/出院结算、以及手术记录，分别对应医院内HIS中的相关业务表。</w:t>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对于具有异地联网分院（分部）的，但统合其分院数据一并填报的情况，依据管理部门对业务统计的需求，可通过填报医疗机构代码将分院的数据加以区分。</w:t>
      </w:r>
    </w:p>
    <w:p w:rsidR="00C576A4" w:rsidRPr="0049659C" w:rsidRDefault="00C576A4" w:rsidP="0049659C">
      <w:pPr>
        <w:pStyle w:val="2"/>
        <w:rPr>
          <w:rFonts w:ascii="宋体" w:hAnsi="宋体"/>
          <w:sz w:val="30"/>
          <w:szCs w:val="30"/>
        </w:rPr>
      </w:pPr>
      <w:bookmarkStart w:id="4" w:name="_Toc289260976"/>
      <w:bookmarkStart w:id="5" w:name="_Toc342661547"/>
      <w:bookmarkStart w:id="6" w:name="_Toc429573840"/>
      <w:r w:rsidRPr="0049659C">
        <w:rPr>
          <w:rFonts w:ascii="宋体" w:hAnsi="宋体" w:hint="eastAsia"/>
          <w:sz w:val="30"/>
          <w:szCs w:val="30"/>
        </w:rPr>
        <w:t>门急诊业务</w:t>
      </w:r>
      <w:bookmarkEnd w:id="4"/>
      <w:bookmarkEnd w:id="5"/>
      <w:bookmarkEnd w:id="6"/>
    </w:p>
    <w:p w:rsidR="00C576A4" w:rsidRPr="0049659C" w:rsidRDefault="00C576A4" w:rsidP="0049659C">
      <w:pPr>
        <w:pStyle w:val="3"/>
        <w:ind w:left="0"/>
        <w:rPr>
          <w:rFonts w:ascii="宋体" w:hAnsi="宋体"/>
          <w:sz w:val="28"/>
          <w:szCs w:val="28"/>
        </w:rPr>
      </w:pPr>
      <w:bookmarkStart w:id="7" w:name="_Toc429573841"/>
      <w:r w:rsidRPr="0049659C">
        <w:rPr>
          <w:rFonts w:ascii="宋体" w:hAnsi="宋体" w:hint="eastAsia"/>
          <w:sz w:val="28"/>
          <w:szCs w:val="28"/>
        </w:rPr>
        <w:t>挂号</w:t>
      </w:r>
      <w:bookmarkEnd w:id="7"/>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（一）挂号表（TB_HIS_MZ_Reg）</w:t>
      </w:r>
    </w:p>
    <w:tbl>
      <w:tblPr>
        <w:tblW w:w="105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900"/>
        <w:gridCol w:w="1260"/>
        <w:gridCol w:w="684"/>
        <w:gridCol w:w="744"/>
        <w:gridCol w:w="3396"/>
      </w:tblGrid>
      <w:tr w:rsidR="00C576A4" w:rsidRPr="00464D48" w:rsidTr="0094182C">
        <w:trPr>
          <w:trHeight w:val="403"/>
        </w:trPr>
        <w:tc>
          <w:tcPr>
            <w:tcW w:w="1800" w:type="dxa"/>
            <w:tcBorders>
              <w:bottom w:val="single" w:sz="4" w:space="0" w:color="auto"/>
            </w:tcBorders>
            <w:shd w:val="clear" w:color="auto" w:fill="D9D9D9"/>
          </w:tcPr>
          <w:p w:rsidR="00C576A4" w:rsidRDefault="00C576A4" w:rsidP="0094182C">
            <w:pPr>
              <w:jc w:val="center"/>
              <w:rPr>
                <w:rFonts w:ascii="宋体" w:hAnsi="宋体"/>
                <w:b/>
                <w:szCs w:val="21"/>
              </w:rPr>
            </w:pPr>
            <w:r>
              <w:rPr>
                <w:rFonts w:ascii="宋体" w:hAnsi="宋体" w:hint="eastAsia"/>
                <w:b/>
                <w:szCs w:val="21"/>
              </w:rPr>
              <w:t>标准</w:t>
            </w:r>
          </w:p>
          <w:p w:rsidR="00C576A4" w:rsidRPr="00464D48" w:rsidRDefault="00C576A4" w:rsidP="0094182C">
            <w:pPr>
              <w:jc w:val="center"/>
              <w:rPr>
                <w:rFonts w:ascii="宋体" w:hAnsi="宋体"/>
                <w:b/>
                <w:szCs w:val="21"/>
              </w:rPr>
            </w:pP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30" w:left="-36" w:rightChars="-45" w:right="-94" w:hangingChars="13" w:hanging="27"/>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4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396"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WDDE06.00.177.00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挂/退号日期</w:t>
            </w:r>
          </w:p>
        </w:tc>
        <w:tc>
          <w:tcPr>
            <w:tcW w:w="900" w:type="dxa"/>
            <w:shd w:val="clear" w:color="auto" w:fill="FABF8F"/>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GHRQ</w:t>
            </w:r>
          </w:p>
        </w:tc>
        <w:tc>
          <w:tcPr>
            <w:tcW w:w="126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4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复合主键；格式为YYYYMMDD</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WDDE01.00.122.00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门诊就诊流水号</w:t>
            </w:r>
          </w:p>
        </w:tc>
        <w:tc>
          <w:tcPr>
            <w:tcW w:w="900" w:type="dxa"/>
            <w:shd w:val="clear" w:color="auto" w:fill="FABF8F"/>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GHBM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44"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WDDE01.00.123.00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退号标志</w:t>
            </w:r>
          </w:p>
        </w:tc>
        <w:tc>
          <w:tcPr>
            <w:tcW w:w="900" w:type="dxa"/>
            <w:shd w:val="clear" w:color="auto" w:fill="FABF8F"/>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GTHBZ</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复合主键；1：挂号；2：退号；见说明（2）</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lastRenderedPageBreak/>
              <w:t>DE08.10.052.00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ABF8F"/>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YLJGDM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44"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收/退费编号</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STFBH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WDDE06.00.178.00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挂/退号时间</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GTHSJ</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 HH:MM:SS</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挂号类别</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GHLB</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94182C">
        <w:trPr>
          <w:trHeight w:val="403"/>
        </w:trPr>
        <w:tc>
          <w:tcPr>
            <w:tcW w:w="1800" w:type="dxa"/>
          </w:tcPr>
          <w:p w:rsidR="00C576A4" w:rsidRPr="00E5778E" w:rsidRDefault="00C576A4" w:rsidP="0094182C">
            <w:pPr>
              <w:rPr>
                <w:rFonts w:ascii="宋体" w:hAnsi="宋体" w:cs="宋体"/>
                <w:color w:val="000000"/>
                <w:szCs w:val="21"/>
              </w:rPr>
            </w:pPr>
            <w:r w:rsidRPr="00E5778E">
              <w:rPr>
                <w:rFonts w:ascii="宋体" w:hAnsi="宋体" w:hint="eastAsia"/>
                <w:color w:val="000000"/>
                <w:szCs w:val="21"/>
              </w:rPr>
              <w:t>WDDE08.30.102.00</w:t>
            </w:r>
          </w:p>
          <w:p w:rsidR="00C576A4" w:rsidRPr="00464D48" w:rsidRDefault="00C576A4" w:rsidP="0094182C">
            <w:pPr>
              <w:autoSpaceDE w:val="0"/>
              <w:autoSpaceDN w:val="0"/>
              <w:adjustRightInd w:val="0"/>
              <w:rPr>
                <w:rFonts w:ascii="宋体" w:hAnsi="宋体"/>
                <w:szCs w:val="21"/>
              </w:rPr>
            </w:pP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BXLX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用来区分该次收费的医疗保险类别。见说明（5）</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DE08.10.025.00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科室编码</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KSBM</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填医院内定义的科室编号</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WDDE99.00.13</w:t>
            </w:r>
            <w:r w:rsidRPr="00E5778E">
              <w:rPr>
                <w:rFonts w:ascii="宋体" w:hAnsi="宋体" w:hint="eastAsia"/>
                <w:color w:val="000000"/>
                <w:szCs w:val="21"/>
              </w:rPr>
              <w:t>2</w:t>
            </w:r>
            <w:r w:rsidRPr="00E5778E">
              <w:rPr>
                <w:rFonts w:ascii="宋体" w:hAnsi="宋体"/>
                <w:color w:val="000000"/>
                <w:szCs w:val="21"/>
              </w:rPr>
              <w:t>.00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特需标志</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TXBZ</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编码。0：非特需；1：特需； </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外地标志</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WDBZ</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rPr>
          <w:trHeight w:val="403"/>
        </w:trPr>
        <w:tc>
          <w:tcPr>
            <w:tcW w:w="1800" w:type="dxa"/>
          </w:tcPr>
          <w:p w:rsidR="00C576A4" w:rsidRPr="00E5778E" w:rsidRDefault="00C576A4" w:rsidP="0094182C">
            <w:pPr>
              <w:rPr>
                <w:rFonts w:ascii="宋体" w:hAnsi="宋体" w:cs="宋体"/>
                <w:color w:val="000000"/>
                <w:szCs w:val="21"/>
              </w:rPr>
            </w:pPr>
            <w:r w:rsidRPr="00E5778E">
              <w:rPr>
                <w:rFonts w:ascii="宋体" w:hAnsi="宋体" w:hint="eastAsia"/>
                <w:color w:val="000000"/>
                <w:szCs w:val="21"/>
              </w:rPr>
              <w:t>WDDE07.00.101.00</w:t>
            </w:r>
          </w:p>
          <w:p w:rsidR="00C576A4" w:rsidRPr="00464D48" w:rsidRDefault="00C576A4" w:rsidP="0094182C">
            <w:pPr>
              <w:autoSpaceDE w:val="0"/>
              <w:autoSpaceDN w:val="0"/>
              <w:adjustRightInd w:val="0"/>
              <w:rPr>
                <w:rFonts w:ascii="宋体" w:hAnsi="宋体"/>
                <w:szCs w:val="21"/>
              </w:rPr>
            </w:pP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自费诊疗费</w:t>
            </w:r>
          </w:p>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(含挂号费)</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ZFZLF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退号的费用也以正数表示，通过退号标志进行区分。若挂号时暂未收费则填入0；见说明（6）</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1</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诊疗费</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ZLF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2</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其它费</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QTF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KH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396" w:type="dxa"/>
            <w:vMerge w:val="restart"/>
            <w:vAlign w:val="center"/>
          </w:tcPr>
          <w:p w:rsidR="00C576A4" w:rsidRPr="00464D48" w:rsidRDefault="00C576A4" w:rsidP="0094182C">
            <w:pPr>
              <w:rPr>
                <w:rFonts w:ascii="宋体" w:hAnsi="宋体"/>
                <w:szCs w:val="21"/>
              </w:rPr>
            </w:pPr>
            <w:r w:rsidRPr="00464D48">
              <w:rPr>
                <w:rFonts w:ascii="宋体" w:hAnsi="宋体" w:hint="eastAsia"/>
                <w:szCs w:val="21"/>
              </w:rPr>
              <w:t>见说明（7）</w:t>
            </w:r>
          </w:p>
        </w:tc>
      </w:tr>
      <w:tr w:rsidR="00C576A4" w:rsidRPr="00464D48" w:rsidTr="0094182C">
        <w:trPr>
          <w:trHeight w:val="403"/>
        </w:trPr>
        <w:tc>
          <w:tcPr>
            <w:tcW w:w="1800"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80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tcBorders>
              <w:bottom w:val="single" w:sz="4" w:space="0" w:color="auto"/>
            </w:tcBorders>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KLX</w:t>
            </w:r>
          </w:p>
        </w:tc>
        <w:tc>
          <w:tcPr>
            <w:tcW w:w="1260"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396" w:type="dxa"/>
            <w:vMerge/>
            <w:tcBorders>
              <w:bottom w:val="single" w:sz="4" w:space="0" w:color="auto"/>
            </w:tcBorders>
            <w:vAlign w:val="center"/>
          </w:tcPr>
          <w:p w:rsidR="00C576A4" w:rsidRPr="00464D48" w:rsidRDefault="00C576A4" w:rsidP="0094182C">
            <w:pPr>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WDDE01.00.125.00</w:t>
            </w:r>
          </w:p>
        </w:tc>
        <w:tc>
          <w:tcPr>
            <w:tcW w:w="18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计入挂号人次标识</w:t>
            </w:r>
          </w:p>
        </w:tc>
        <w:tc>
          <w:tcPr>
            <w:tcW w:w="900" w:type="dxa"/>
            <w:shd w:val="clear" w:color="auto" w:fill="auto"/>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GHRCBS</w:t>
            </w:r>
          </w:p>
        </w:tc>
        <w:tc>
          <w:tcPr>
            <w:tcW w:w="126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396"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编码。1：计入挂号人次；2：不计入挂号人次； </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8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26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shd w:val="clear" w:color="auto" w:fill="auto"/>
            <w:vAlign w:val="center"/>
          </w:tcPr>
          <w:p w:rsidR="00C576A4" w:rsidRPr="00464D48" w:rsidRDefault="00C576A4" w:rsidP="0094182C">
            <w:pPr>
              <w:autoSpaceDE w:val="0"/>
              <w:autoSpaceDN w:val="0"/>
              <w:adjustRightInd w:val="0"/>
              <w:rPr>
                <w:rFonts w:ascii="宋体" w:hAnsi="宋体"/>
                <w:szCs w:val="21"/>
              </w:rPr>
            </w:pPr>
          </w:p>
        </w:tc>
        <w:tc>
          <w:tcPr>
            <w:tcW w:w="744"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396"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该表只接受新增，默认“0”</w:t>
            </w:r>
          </w:p>
        </w:tc>
      </w:tr>
      <w:tr w:rsidR="00C576A4" w:rsidRPr="00464D48"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30" w:left="-36" w:rightChars="-45" w:right="-94" w:hangingChars="13" w:hanging="27"/>
              <w:jc w:val="center"/>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bl>
    <w:p w:rsidR="00C576A4" w:rsidRPr="00573934" w:rsidRDefault="00C576A4" w:rsidP="00093F99">
      <w:pPr>
        <w:spacing w:beforeLines="50" w:line="360" w:lineRule="auto"/>
        <w:rPr>
          <w:rFonts w:ascii="宋体" w:hAnsi="宋体"/>
          <w:b/>
          <w:kern w:val="0"/>
          <w:sz w:val="24"/>
          <w:szCs w:val="24"/>
        </w:rPr>
      </w:pPr>
      <w:r w:rsidRPr="00573934">
        <w:rPr>
          <w:rFonts w:ascii="宋体" w:hAnsi="宋体" w:hint="eastAsia"/>
          <w:b/>
          <w:sz w:val="24"/>
          <w:szCs w:val="24"/>
        </w:rPr>
        <w:t>关于挂号的</w:t>
      </w:r>
      <w:r w:rsidRPr="00573934">
        <w:rPr>
          <w:rFonts w:ascii="宋体" w:hAnsi="宋体" w:hint="eastAsia"/>
          <w:b/>
          <w:kern w:val="0"/>
          <w:sz w:val="24"/>
          <w:szCs w:val="24"/>
        </w:rPr>
        <w:t>说明：</w:t>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该表仅接受新增不接受修改。</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门诊就诊流水号</w:t>
      </w:r>
      <w:r w:rsidRPr="00573934">
        <w:rPr>
          <w:rFonts w:ascii="宋体" w:hAnsi="宋体" w:hint="eastAsia"/>
          <w:b/>
          <w:sz w:val="24"/>
          <w:szCs w:val="24"/>
        </w:rPr>
        <w:t>在同一家医院内应保证不重复</w:t>
      </w:r>
      <w:r w:rsidRPr="00573934">
        <w:rPr>
          <w:rFonts w:ascii="宋体" w:hAnsi="宋体" w:hint="eastAsia"/>
          <w:sz w:val="24"/>
          <w:szCs w:val="24"/>
        </w:rPr>
        <w:t>。一次门诊就诊的完整过程由一个作为HIS系统唯一号的“就诊流水号”予以标识。就诊流水号一般可采用</w:t>
      </w:r>
      <w:r w:rsidRPr="00573934">
        <w:rPr>
          <w:rFonts w:ascii="宋体" w:hAnsi="宋体"/>
          <w:sz w:val="24"/>
          <w:szCs w:val="24"/>
        </w:rPr>
        <w:t>HIS</w:t>
      </w:r>
      <w:r w:rsidRPr="00573934">
        <w:rPr>
          <w:rFonts w:ascii="宋体" w:hAnsi="宋体" w:hint="eastAsia"/>
          <w:sz w:val="24"/>
          <w:szCs w:val="24"/>
        </w:rPr>
        <w:t>产生的“挂号序号”。若医院信息系统内此类序号会被循环使用，无法保证长久唯一时，则应拼入日期（格式</w:t>
      </w:r>
      <w:r w:rsidRPr="00573934">
        <w:rPr>
          <w:rFonts w:ascii="宋体" w:hAnsi="宋体"/>
          <w:sz w:val="24"/>
          <w:szCs w:val="24"/>
        </w:rPr>
        <w:t>YYYYMMDD</w:t>
      </w:r>
      <w:r w:rsidRPr="00573934">
        <w:rPr>
          <w:rFonts w:ascii="宋体" w:hAnsi="宋体" w:hint="eastAsia"/>
          <w:sz w:val="24"/>
          <w:szCs w:val="24"/>
        </w:rPr>
        <w:t>）。一次挂多个号应属于多个不同的门诊就诊过程，应有多</w:t>
      </w:r>
      <w:r w:rsidRPr="00573934">
        <w:rPr>
          <w:rFonts w:ascii="宋体" w:hAnsi="宋体" w:hint="eastAsia"/>
          <w:sz w:val="24"/>
          <w:szCs w:val="24"/>
        </w:rPr>
        <w:lastRenderedPageBreak/>
        <w:t>条门诊就诊记录。如果一次挂多个科室的号，则应分别存在多个不同的就诊流水号。对此，应分别生成多条不同的挂号记录，且应将费用拆分。</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挂/退号日期必须为业务实际发生的日期，而不是数据填报或执行上传的日期。</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即挂号所收有关费用对应的“发票号”。若先就诊后一次性结算挂号费用，则在医院并无因“挂号”而实际发生收费。对此，可对本字段填入‘</w:t>
      </w:r>
      <w:r w:rsidRPr="00573934">
        <w:rPr>
          <w:rFonts w:ascii="宋体" w:hAnsi="宋体"/>
          <w:sz w:val="24"/>
          <w:szCs w:val="24"/>
        </w:rPr>
        <w:t>-</w:t>
      </w:r>
      <w:r w:rsidRPr="00573934">
        <w:rPr>
          <w:rFonts w:ascii="宋体" w:hAnsi="宋体" w:hint="eastAsia"/>
          <w:sz w:val="24"/>
          <w:szCs w:val="24"/>
        </w:rPr>
        <w:t>’号。</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挂号（包括体检）类别填写的编码：</w:t>
      </w:r>
      <w:r w:rsidRPr="00573934">
        <w:rPr>
          <w:rFonts w:ascii="宋体" w:hAnsi="宋体"/>
          <w:sz w:val="24"/>
          <w:szCs w:val="24"/>
        </w:rPr>
        <w:t>100 =</w:t>
      </w:r>
      <w:r w:rsidRPr="00573934">
        <w:rPr>
          <w:rFonts w:ascii="宋体" w:hAnsi="宋体" w:hint="eastAsia"/>
          <w:sz w:val="24"/>
          <w:szCs w:val="24"/>
        </w:rPr>
        <w:t>普通门诊；</w:t>
      </w:r>
      <w:r w:rsidRPr="00573934">
        <w:rPr>
          <w:rFonts w:ascii="宋体" w:hAnsi="宋体"/>
          <w:sz w:val="24"/>
          <w:szCs w:val="24"/>
        </w:rPr>
        <w:t>101=</w:t>
      </w:r>
      <w:r w:rsidRPr="00573934">
        <w:rPr>
          <w:rFonts w:ascii="宋体" w:hAnsi="宋体" w:hint="eastAsia"/>
          <w:sz w:val="24"/>
          <w:szCs w:val="24"/>
        </w:rPr>
        <w:t>专科门诊；</w:t>
      </w:r>
      <w:r w:rsidRPr="00573934">
        <w:rPr>
          <w:rFonts w:ascii="宋体" w:hAnsi="宋体"/>
          <w:sz w:val="24"/>
          <w:szCs w:val="24"/>
        </w:rPr>
        <w:t>102=</w:t>
      </w:r>
      <w:r w:rsidRPr="00573934">
        <w:rPr>
          <w:rFonts w:ascii="宋体" w:hAnsi="宋体" w:hint="eastAsia"/>
          <w:sz w:val="24"/>
          <w:szCs w:val="24"/>
        </w:rPr>
        <w:t>专家门诊；</w:t>
      </w:r>
      <w:r w:rsidRPr="00573934">
        <w:rPr>
          <w:rFonts w:ascii="宋体" w:hAnsi="宋体"/>
          <w:sz w:val="24"/>
          <w:szCs w:val="24"/>
        </w:rPr>
        <w:t>103=</w:t>
      </w:r>
      <w:r w:rsidRPr="00573934">
        <w:rPr>
          <w:rFonts w:ascii="宋体" w:hAnsi="宋体" w:hint="eastAsia"/>
          <w:sz w:val="24"/>
          <w:szCs w:val="24"/>
        </w:rPr>
        <w:t>特需门诊；104=专病门诊；</w:t>
      </w:r>
      <w:r w:rsidRPr="00573934">
        <w:rPr>
          <w:rFonts w:ascii="宋体" w:hAnsi="宋体"/>
          <w:sz w:val="24"/>
          <w:szCs w:val="24"/>
        </w:rPr>
        <w:t>200=</w:t>
      </w:r>
      <w:r w:rsidRPr="00573934">
        <w:rPr>
          <w:rFonts w:ascii="宋体" w:hAnsi="宋体" w:hint="eastAsia"/>
          <w:sz w:val="24"/>
          <w:szCs w:val="24"/>
        </w:rPr>
        <w:t>急诊；600=体检；</w:t>
      </w:r>
      <w:r w:rsidRPr="00573934">
        <w:rPr>
          <w:rFonts w:ascii="宋体" w:hAnsi="宋体"/>
          <w:sz w:val="24"/>
          <w:szCs w:val="24"/>
        </w:rPr>
        <w:t>999 =</w:t>
      </w:r>
      <w:r w:rsidRPr="00573934">
        <w:rPr>
          <w:rFonts w:ascii="宋体" w:hAnsi="宋体" w:hint="eastAsia"/>
          <w:sz w:val="24"/>
          <w:szCs w:val="24"/>
        </w:rPr>
        <w:t>其他。</w:t>
      </w:r>
    </w:p>
    <w:p w:rsidR="00C576A4" w:rsidRPr="00573934" w:rsidRDefault="00C576A4" w:rsidP="00C576A4">
      <w:pPr>
        <w:spacing w:line="360" w:lineRule="auto"/>
        <w:ind w:left="720"/>
        <w:rPr>
          <w:rFonts w:ascii="宋体" w:hAnsi="宋体"/>
          <w:sz w:val="24"/>
          <w:szCs w:val="24"/>
        </w:rPr>
      </w:pPr>
      <w:r w:rsidRPr="00573934">
        <w:rPr>
          <w:rFonts w:ascii="宋体" w:hAnsi="宋体" w:hint="eastAsia"/>
          <w:sz w:val="24"/>
          <w:szCs w:val="24"/>
        </w:rPr>
        <w:t>（常规体检的业务量可被纳入该表）</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保险类型指该就诊的费用支付方式类别。填写的编码定义见下表。</w:t>
      </w:r>
    </w:p>
    <w:tbl>
      <w:tblPr>
        <w:tblW w:w="70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20"/>
      </w:tblGrid>
      <w:tr w:rsidR="00C576A4" w:rsidRPr="00573934" w:rsidTr="0094182C">
        <w:trPr>
          <w:trHeight w:val="201"/>
        </w:trPr>
        <w:tc>
          <w:tcPr>
            <w:tcW w:w="7020" w:type="dxa"/>
          </w:tcPr>
          <w:p w:rsidR="00C576A4" w:rsidRPr="00573934" w:rsidRDefault="00C576A4" w:rsidP="0094182C">
            <w:pPr>
              <w:rPr>
                <w:rFonts w:ascii="宋体" w:hAnsi="宋体"/>
                <w:sz w:val="24"/>
                <w:szCs w:val="24"/>
              </w:rPr>
            </w:pPr>
            <w:r w:rsidRPr="00573934">
              <w:rPr>
                <w:rFonts w:ascii="宋体" w:hAnsi="宋体"/>
                <w:sz w:val="24"/>
                <w:szCs w:val="24"/>
              </w:rPr>
              <w:t>0</w:t>
            </w:r>
            <w:r w:rsidRPr="00573934">
              <w:rPr>
                <w:rFonts w:ascii="宋体" w:hAnsi="宋体" w:hint="eastAsia"/>
                <w:sz w:val="24"/>
                <w:szCs w:val="24"/>
              </w:rPr>
              <w:t>1</w:t>
            </w:r>
            <w:r w:rsidRPr="00573934">
              <w:rPr>
                <w:rFonts w:ascii="宋体" w:hAnsi="宋体"/>
                <w:sz w:val="24"/>
                <w:szCs w:val="24"/>
              </w:rPr>
              <w:t xml:space="preserve"> = </w:t>
            </w:r>
            <w:r w:rsidRPr="00573934">
              <w:rPr>
                <w:rFonts w:ascii="宋体" w:hAnsi="宋体" w:hint="eastAsia"/>
                <w:sz w:val="24"/>
                <w:szCs w:val="24"/>
              </w:rPr>
              <w:t>城镇职工基本医疗保险</w:t>
            </w:r>
          </w:p>
        </w:tc>
      </w:tr>
      <w:tr w:rsidR="00C576A4" w:rsidRPr="00573934" w:rsidTr="0094182C">
        <w:trPr>
          <w:trHeight w:val="347"/>
        </w:trPr>
        <w:tc>
          <w:tcPr>
            <w:tcW w:w="7020" w:type="dxa"/>
          </w:tcPr>
          <w:p w:rsidR="00C576A4" w:rsidRPr="00573934" w:rsidRDefault="00C576A4" w:rsidP="0094182C">
            <w:pPr>
              <w:rPr>
                <w:rFonts w:ascii="宋体" w:hAnsi="宋体"/>
                <w:sz w:val="24"/>
                <w:szCs w:val="24"/>
              </w:rPr>
            </w:pPr>
            <w:r w:rsidRPr="00573934">
              <w:rPr>
                <w:rFonts w:ascii="宋体" w:hAnsi="宋体" w:hint="eastAsia"/>
                <w:sz w:val="24"/>
                <w:szCs w:val="24"/>
              </w:rPr>
              <w:t>02</w:t>
            </w:r>
            <w:r w:rsidRPr="00573934">
              <w:rPr>
                <w:rFonts w:ascii="宋体" w:hAnsi="宋体"/>
                <w:sz w:val="24"/>
                <w:szCs w:val="24"/>
              </w:rPr>
              <w:t xml:space="preserve"> = </w:t>
            </w:r>
            <w:r w:rsidRPr="00573934">
              <w:rPr>
                <w:rFonts w:ascii="宋体" w:hAnsi="宋体" w:hint="eastAsia"/>
                <w:sz w:val="24"/>
                <w:szCs w:val="24"/>
              </w:rPr>
              <w:t>城镇居民基本医疗保险</w:t>
            </w:r>
          </w:p>
        </w:tc>
      </w:tr>
      <w:tr w:rsidR="00C576A4" w:rsidRPr="00573934" w:rsidTr="0094182C">
        <w:trPr>
          <w:trHeight w:val="302"/>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03</w:t>
            </w:r>
            <w:r w:rsidRPr="00573934">
              <w:rPr>
                <w:rFonts w:ascii="宋体" w:hAnsi="宋体"/>
                <w:sz w:val="24"/>
                <w:szCs w:val="24"/>
              </w:rPr>
              <w:t xml:space="preserve"> = </w:t>
            </w:r>
            <w:r w:rsidRPr="00573934">
              <w:rPr>
                <w:rFonts w:ascii="宋体" w:hAnsi="宋体" w:hint="eastAsia"/>
                <w:sz w:val="24"/>
                <w:szCs w:val="24"/>
              </w:rPr>
              <w:t>新型农村合作医疗</w:t>
            </w:r>
          </w:p>
        </w:tc>
      </w:tr>
      <w:tr w:rsidR="00C576A4" w:rsidRPr="00573934" w:rsidTr="0094182C">
        <w:trPr>
          <w:trHeight w:val="302"/>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04</w:t>
            </w:r>
            <w:r w:rsidRPr="00573934">
              <w:rPr>
                <w:rFonts w:ascii="宋体" w:hAnsi="宋体"/>
                <w:sz w:val="24"/>
                <w:szCs w:val="24"/>
              </w:rPr>
              <w:t xml:space="preserve"> = </w:t>
            </w:r>
            <w:r w:rsidRPr="00573934">
              <w:rPr>
                <w:rFonts w:ascii="宋体" w:hAnsi="宋体" w:hint="eastAsia"/>
                <w:sz w:val="24"/>
                <w:szCs w:val="24"/>
              </w:rPr>
              <w:t>贫困救助</w:t>
            </w:r>
          </w:p>
        </w:tc>
      </w:tr>
      <w:tr w:rsidR="00C576A4" w:rsidRPr="00573934" w:rsidTr="0094182C">
        <w:trPr>
          <w:trHeight w:val="309"/>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05 = 商业医疗保险</w:t>
            </w:r>
          </w:p>
        </w:tc>
      </w:tr>
      <w:tr w:rsidR="00C576A4" w:rsidRPr="00573934" w:rsidTr="0094182C">
        <w:trPr>
          <w:trHeight w:val="309"/>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06 = 全公费</w:t>
            </w:r>
          </w:p>
        </w:tc>
      </w:tr>
      <w:tr w:rsidR="00C576A4" w:rsidRPr="00573934" w:rsidTr="0094182C">
        <w:trPr>
          <w:trHeight w:val="309"/>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07</w:t>
            </w:r>
            <w:r w:rsidRPr="00573934">
              <w:rPr>
                <w:rFonts w:ascii="宋体" w:hAnsi="宋体"/>
                <w:sz w:val="24"/>
                <w:szCs w:val="24"/>
              </w:rPr>
              <w:t xml:space="preserve"> = </w:t>
            </w:r>
            <w:r w:rsidRPr="00573934">
              <w:rPr>
                <w:rFonts w:ascii="宋体" w:hAnsi="宋体" w:hint="eastAsia"/>
                <w:sz w:val="24"/>
                <w:szCs w:val="24"/>
              </w:rPr>
              <w:t>全自费</w:t>
            </w:r>
          </w:p>
        </w:tc>
      </w:tr>
      <w:tr w:rsidR="00C576A4" w:rsidRPr="00573934" w:rsidTr="0094182C">
        <w:trPr>
          <w:trHeight w:val="309"/>
        </w:trPr>
        <w:tc>
          <w:tcPr>
            <w:tcW w:w="7020" w:type="dxa"/>
          </w:tcPr>
          <w:p w:rsidR="00C576A4" w:rsidRPr="00573934" w:rsidRDefault="00C576A4" w:rsidP="0094182C">
            <w:pPr>
              <w:ind w:leftChars="-75" w:left="-158" w:firstLineChars="75" w:firstLine="180"/>
              <w:rPr>
                <w:rFonts w:ascii="宋体" w:hAnsi="宋体"/>
                <w:sz w:val="24"/>
                <w:szCs w:val="24"/>
              </w:rPr>
            </w:pPr>
            <w:r w:rsidRPr="00573934">
              <w:rPr>
                <w:rFonts w:ascii="宋体" w:hAnsi="宋体" w:hint="eastAsia"/>
                <w:sz w:val="24"/>
                <w:szCs w:val="24"/>
              </w:rPr>
              <w:t>99 = 其他</w:t>
            </w:r>
          </w:p>
        </w:tc>
      </w:tr>
    </w:tbl>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将来医保若有新的版本发布则以新版本的口径为准。</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对于自助挂号，或者挂号时先不收费的情况，可填写为0。对诊疗费的分类口径以医保的界定为依据。</w:t>
      </w:r>
    </w:p>
    <w:p w:rsidR="00C576A4" w:rsidRPr="00573934" w:rsidRDefault="00C576A4" w:rsidP="00C576A4">
      <w:pPr>
        <w:numPr>
          <w:ilvl w:val="0"/>
          <w:numId w:val="3"/>
        </w:numPr>
        <w:spacing w:line="360" w:lineRule="auto"/>
        <w:rPr>
          <w:rFonts w:ascii="宋体" w:hAnsi="宋体"/>
          <w:sz w:val="24"/>
          <w:szCs w:val="24"/>
        </w:rPr>
      </w:pPr>
      <w:r w:rsidRPr="00573934">
        <w:rPr>
          <w:rFonts w:ascii="宋体" w:hAnsi="宋体" w:hint="eastAsia"/>
          <w:sz w:val="24"/>
          <w:szCs w:val="24"/>
        </w:rPr>
        <w:t>卡类型的编码。</w:t>
      </w:r>
      <w:r w:rsidRPr="00573934">
        <w:rPr>
          <w:rFonts w:ascii="宋体" w:hAnsi="宋体"/>
          <w:sz w:val="24"/>
          <w:szCs w:val="24"/>
        </w:rPr>
        <w:t>0</w:t>
      </w:r>
      <w:r w:rsidRPr="00573934">
        <w:rPr>
          <w:rFonts w:ascii="宋体" w:hAnsi="宋体" w:hint="eastAsia"/>
          <w:sz w:val="24"/>
          <w:szCs w:val="24"/>
        </w:rPr>
        <w:t>：社保卡；</w:t>
      </w:r>
      <w:r w:rsidRPr="00573934">
        <w:rPr>
          <w:rFonts w:ascii="宋体" w:hAnsi="宋体"/>
          <w:sz w:val="24"/>
          <w:szCs w:val="24"/>
        </w:rPr>
        <w:t>1</w:t>
      </w:r>
      <w:r w:rsidRPr="00573934">
        <w:rPr>
          <w:rFonts w:ascii="宋体" w:hAnsi="宋体" w:hint="eastAsia"/>
          <w:sz w:val="24"/>
          <w:szCs w:val="24"/>
        </w:rPr>
        <w:t>：医保卡；</w:t>
      </w:r>
      <w:r w:rsidRPr="00573934">
        <w:rPr>
          <w:rFonts w:ascii="宋体" w:hAnsi="宋体"/>
          <w:sz w:val="24"/>
          <w:szCs w:val="24"/>
        </w:rPr>
        <w:t>2</w:t>
      </w:r>
      <w:r w:rsidRPr="00573934">
        <w:rPr>
          <w:rFonts w:ascii="宋体" w:hAnsi="宋体" w:hint="eastAsia"/>
          <w:sz w:val="24"/>
          <w:szCs w:val="24"/>
        </w:rPr>
        <w:t>：统一自费卡；3：非统一自费卡；5：新农合卡；</w:t>
      </w:r>
      <w:r w:rsidRPr="00573934">
        <w:rPr>
          <w:rFonts w:ascii="宋体" w:hAnsi="宋体"/>
          <w:sz w:val="24"/>
          <w:szCs w:val="24"/>
        </w:rPr>
        <w:t>9</w:t>
      </w:r>
      <w:r w:rsidRPr="00573934">
        <w:rPr>
          <w:rFonts w:ascii="宋体" w:hAnsi="宋体" w:hint="eastAsia"/>
          <w:sz w:val="24"/>
          <w:szCs w:val="24"/>
        </w:rPr>
        <w:t>：其他卡。对于市管干部、在编军人，这里的卡号、卡类型请填写“TS”。</w:t>
      </w:r>
    </w:p>
    <w:p w:rsidR="00C576A4" w:rsidRPr="0049659C" w:rsidRDefault="00C576A4" w:rsidP="0049659C">
      <w:pPr>
        <w:pStyle w:val="3"/>
        <w:ind w:left="0"/>
        <w:rPr>
          <w:rFonts w:ascii="宋体" w:hAnsi="宋体"/>
          <w:sz w:val="28"/>
          <w:szCs w:val="28"/>
        </w:rPr>
      </w:pPr>
      <w:bookmarkStart w:id="8" w:name="_Toc429573842"/>
      <w:r w:rsidRPr="0049659C">
        <w:rPr>
          <w:rFonts w:ascii="宋体" w:hAnsi="宋体" w:hint="eastAsia"/>
          <w:sz w:val="28"/>
          <w:szCs w:val="28"/>
        </w:rPr>
        <w:t>诊疗收费</w:t>
      </w:r>
      <w:bookmarkEnd w:id="8"/>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（二）诊疗收费表（TB_HIS_MZ_Charge）</w:t>
      </w:r>
    </w:p>
    <w:tbl>
      <w:tblPr>
        <w:tblW w:w="105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900"/>
        <w:gridCol w:w="1260"/>
        <w:gridCol w:w="684"/>
        <w:gridCol w:w="1168"/>
        <w:gridCol w:w="2972"/>
      </w:tblGrid>
      <w:tr w:rsidR="00C576A4" w:rsidRPr="00464D48" w:rsidTr="0094182C">
        <w:trPr>
          <w:trHeight w:val="403"/>
        </w:trPr>
        <w:tc>
          <w:tcPr>
            <w:tcW w:w="180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45" w:left="-94" w:rightChars="-48" w:right="-101"/>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116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2972"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lastRenderedPageBreak/>
              <w:t>WDDE07.00.102.00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收/退费日期</w:t>
            </w:r>
          </w:p>
        </w:tc>
        <w:tc>
          <w:tcPr>
            <w:tcW w:w="900" w:type="dxa"/>
            <w:shd w:val="clear" w:color="auto" w:fill="FABF8F"/>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STFRQ</w:t>
            </w:r>
          </w:p>
        </w:tc>
        <w:tc>
          <w:tcPr>
            <w:tcW w:w="126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1168"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复合主键；格式为YYYYMMDD</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WDDE01.00.124.00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收/退费编号</w:t>
            </w:r>
          </w:p>
        </w:tc>
        <w:tc>
          <w:tcPr>
            <w:tcW w:w="900" w:type="dxa"/>
            <w:shd w:val="clear" w:color="auto" w:fill="FABF8F"/>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STFBH</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1168"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WDDE07.00.103.00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退费标志</w:t>
            </w:r>
          </w:p>
        </w:tc>
        <w:tc>
          <w:tcPr>
            <w:tcW w:w="900" w:type="dxa"/>
            <w:shd w:val="clear" w:color="auto" w:fill="FABF8F"/>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STFBZ</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1168"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复合主键；1：收费；2：退费</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ABF8F"/>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YLJGDM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1168"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800"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WDDE08.30.102.00</w:t>
            </w:r>
          </w:p>
        </w:tc>
        <w:tc>
          <w:tcPr>
            <w:tcW w:w="180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900" w:type="dxa"/>
            <w:tcBorders>
              <w:bottom w:val="single" w:sz="4" w:space="0" w:color="auto"/>
            </w:tcBorders>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BXLX</w:t>
            </w:r>
          </w:p>
        </w:tc>
        <w:tc>
          <w:tcPr>
            <w:tcW w:w="1260"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1168" w:type="dxa"/>
            <w:tcBorders>
              <w:bottom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用来区分对象所属保险类型。见前述“挂号”的说明（5）</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WDDE05.01.153.00</w:t>
            </w:r>
          </w:p>
        </w:tc>
        <w:tc>
          <w:tcPr>
            <w:tcW w:w="18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诊疗类型</w:t>
            </w:r>
          </w:p>
        </w:tc>
        <w:tc>
          <w:tcPr>
            <w:tcW w:w="900" w:type="dxa"/>
            <w:shd w:val="clear" w:color="auto" w:fill="auto"/>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ZLLX</w:t>
            </w:r>
          </w:p>
        </w:tc>
        <w:tc>
          <w:tcPr>
            <w:tcW w:w="126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1168"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2972"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编码。1：门诊；2：急诊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外地标志</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WDBZ</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收/退费时间</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STFSJ</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收/退费总额</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STFZE</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收退费均以正数表达。</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医保范围外自费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YBFWWZF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医保范围外自费总额。见说明（2）</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特需费用</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TXFYE</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收/退费总额中可归入特需的数额</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WDDE07.00.108.00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特需药费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TXYF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特需费用中药费的部分</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3</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挂号费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GHF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当挂号不收取挂号费，但在诊疗收费时一并收取挂号费，此时须填写该字段（应不为0）</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4</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诊疗费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ZLF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5</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治疗费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ZHF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6</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手术材料费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SSCLF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7</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JCF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8</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化验费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HYF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.0</w:t>
            </w:r>
            <w:r w:rsidRPr="00E5778E">
              <w:rPr>
                <w:rFonts w:ascii="宋体" w:hAnsi="宋体" w:hint="eastAsia"/>
                <w:color w:val="0070C0"/>
                <w:szCs w:val="21"/>
              </w:rPr>
              <w:t>9</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透视费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TSF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w:t>
            </w:r>
            <w:r w:rsidRPr="00E5778E">
              <w:rPr>
                <w:rFonts w:ascii="宋体" w:hAnsi="宋体"/>
                <w:color w:val="0070C0"/>
                <w:szCs w:val="21"/>
              </w:rPr>
              <w:t>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摄片费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SPF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11</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西药费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XYF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12</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中成药费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ZCYF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13</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中草药费</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ZCAF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14</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其他费用</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QTF</w:t>
            </w:r>
          </w:p>
        </w:tc>
        <w:tc>
          <w:tcPr>
            <w:tcW w:w="1260"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同上</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WDDE06.00.178.00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处方张数</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CFZS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lastRenderedPageBreak/>
              <w:t>WDDE01.00.122.00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门诊就诊流水号</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GHBM</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若无关联的就诊流水号，填“-”</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KH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Merge w:val="restart"/>
            <w:vAlign w:val="center"/>
          </w:tcPr>
          <w:p w:rsidR="00C576A4" w:rsidRPr="00464D48" w:rsidRDefault="00C576A4" w:rsidP="0094182C">
            <w:pPr>
              <w:rPr>
                <w:rFonts w:ascii="宋体" w:hAnsi="宋体"/>
                <w:szCs w:val="21"/>
              </w:rPr>
            </w:pPr>
            <w:r w:rsidRPr="00464D48">
              <w:rPr>
                <w:rFonts w:ascii="宋体" w:hAnsi="宋体" w:hint="eastAsia"/>
                <w:szCs w:val="21"/>
              </w:rPr>
              <w:t>见前述“挂号”的说明（7）。</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KLX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116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2972" w:type="dxa"/>
            <w:vMerge/>
            <w:vAlign w:val="center"/>
          </w:tcPr>
          <w:p w:rsidR="00C576A4" w:rsidRPr="00464D48" w:rsidRDefault="00C576A4" w:rsidP="0094182C">
            <w:pPr>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116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297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该表只接受新增，默认“0”</w:t>
            </w:r>
          </w:p>
        </w:tc>
      </w:tr>
      <w:tr w:rsidR="00C576A4" w:rsidRPr="00464D48"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116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2972"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116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2972" w:type="dxa"/>
            <w:vAlign w:val="center"/>
          </w:tcPr>
          <w:p w:rsidR="00C576A4" w:rsidRPr="00573934"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vAlign w:val="center"/>
          </w:tcPr>
          <w:p w:rsidR="00C576A4" w:rsidRPr="003E4911" w:rsidRDefault="00C576A4" w:rsidP="0094182C">
            <w:pPr>
              <w:autoSpaceDE w:val="0"/>
              <w:autoSpaceDN w:val="0"/>
              <w:adjustRightInd w:val="0"/>
              <w:rPr>
                <w:rFonts w:ascii="宋体" w:hAnsi="宋体" w:cs="宋体"/>
                <w:color w:val="000000"/>
                <w:kern w:val="0"/>
                <w:szCs w:val="21"/>
              </w:rPr>
            </w:pPr>
            <w:r w:rsidRPr="004D2C0D">
              <w:rPr>
                <w:rFonts w:cs="宋体" w:hint="eastAsia"/>
                <w:bCs/>
                <w:kern w:val="0"/>
              </w:rPr>
              <w:t>DE07.00.004.00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3E4911">
              <w:rPr>
                <w:rFonts w:ascii="宋体" w:hAnsi="宋体" w:cs="宋体" w:hint="eastAsia"/>
                <w:color w:val="000000"/>
                <w:kern w:val="0"/>
                <w:szCs w:val="21"/>
              </w:rPr>
              <w:t>门诊费用金额</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3E4911">
              <w:rPr>
                <w:rFonts w:ascii="宋体" w:hAnsi="宋体" w:cs="宋体" w:hint="eastAsia"/>
                <w:kern w:val="0"/>
                <w:szCs w:val="21"/>
              </w:rPr>
              <w:t>MZFYJE</w:t>
            </w:r>
          </w:p>
        </w:tc>
        <w:tc>
          <w:tcPr>
            <w:tcW w:w="1260"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数值</w:t>
            </w:r>
          </w:p>
        </w:tc>
        <w:tc>
          <w:tcPr>
            <w:tcW w:w="684" w:type="dxa"/>
            <w:vAlign w:val="center"/>
          </w:tcPr>
          <w:p w:rsidR="00C576A4" w:rsidRPr="00464D48" w:rsidRDefault="00C576A4" w:rsidP="0094182C">
            <w:pPr>
              <w:rPr>
                <w:rFonts w:ascii="宋体" w:hAnsi="宋体"/>
                <w:szCs w:val="21"/>
              </w:rPr>
            </w:pPr>
            <w:r>
              <w:rPr>
                <w:rFonts w:ascii="宋体" w:hAnsi="宋体" w:cs="宋体" w:hint="eastAsia"/>
                <w:color w:val="000000"/>
                <w:kern w:val="0"/>
                <w:szCs w:val="21"/>
              </w:rPr>
              <w:t>10</w:t>
            </w:r>
            <w:r w:rsidRPr="003E4911">
              <w:rPr>
                <w:rFonts w:ascii="宋体" w:hAnsi="宋体" w:cs="宋体" w:hint="eastAsia"/>
                <w:color w:val="000000"/>
                <w:kern w:val="0"/>
                <w:szCs w:val="21"/>
              </w:rPr>
              <w:t>,2</w:t>
            </w:r>
          </w:p>
        </w:tc>
        <w:tc>
          <w:tcPr>
            <w:tcW w:w="1168" w:type="dxa"/>
            <w:vAlign w:val="center"/>
          </w:tcPr>
          <w:p w:rsidR="00C576A4" w:rsidRPr="00464D48" w:rsidRDefault="00C576A4" w:rsidP="0094182C">
            <w:pPr>
              <w:rPr>
                <w:rFonts w:ascii="宋体" w:hAnsi="宋体"/>
                <w:szCs w:val="21"/>
              </w:rPr>
            </w:pPr>
            <w:r w:rsidRPr="0068509D">
              <w:rPr>
                <w:rFonts w:ascii="宋体" w:hAnsi="宋体" w:cs="宋体" w:hint="eastAsia"/>
                <w:color w:val="000000"/>
                <w:kern w:val="0"/>
                <w:szCs w:val="21"/>
              </w:rPr>
              <w:t>必填</w:t>
            </w:r>
          </w:p>
        </w:tc>
        <w:tc>
          <w:tcPr>
            <w:tcW w:w="2972" w:type="dxa"/>
            <w:vAlign w:val="center"/>
          </w:tcPr>
          <w:p w:rsidR="00C576A4" w:rsidRPr="00464D48" w:rsidRDefault="00C576A4" w:rsidP="0094182C">
            <w:pPr>
              <w:rPr>
                <w:rFonts w:ascii="宋体" w:hAnsi="宋体"/>
                <w:szCs w:val="21"/>
              </w:rPr>
            </w:pPr>
          </w:p>
        </w:tc>
      </w:tr>
      <w:tr w:rsidR="00C576A4" w:rsidRPr="00573934" w:rsidTr="0094182C">
        <w:tc>
          <w:tcPr>
            <w:tcW w:w="1800" w:type="dxa"/>
            <w:vAlign w:val="center"/>
          </w:tcPr>
          <w:p w:rsidR="00C576A4" w:rsidRDefault="00C576A4" w:rsidP="0094182C">
            <w:pPr>
              <w:autoSpaceDE w:val="0"/>
              <w:autoSpaceDN w:val="0"/>
              <w:adjustRightInd w:val="0"/>
              <w:rPr>
                <w:rFonts w:ascii="宋体" w:hAnsi="宋体" w:cs="宋体"/>
                <w:color w:val="000000"/>
                <w:kern w:val="0"/>
                <w:szCs w:val="21"/>
              </w:rPr>
            </w:pPr>
            <w:r w:rsidRPr="004D2C0D">
              <w:rPr>
                <w:rFonts w:cs="宋体" w:hint="eastAsia"/>
                <w:bCs/>
                <w:kern w:val="0"/>
              </w:rPr>
              <w:t>DE07.00.001.00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Pr>
                <w:rFonts w:ascii="宋体" w:hAnsi="宋体" w:cs="宋体" w:hint="eastAsia"/>
                <w:color w:val="000000"/>
                <w:kern w:val="0"/>
                <w:szCs w:val="21"/>
              </w:rPr>
              <w:t>门诊</w:t>
            </w:r>
            <w:r w:rsidRPr="003E4911">
              <w:rPr>
                <w:rFonts w:ascii="宋体" w:hAnsi="宋体" w:cs="宋体" w:hint="eastAsia"/>
                <w:color w:val="000000"/>
                <w:kern w:val="0"/>
                <w:szCs w:val="21"/>
              </w:rPr>
              <w:t>个人承担费用金额</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3E4911">
              <w:rPr>
                <w:rFonts w:ascii="宋体" w:hAnsi="宋体" w:cs="宋体" w:hint="eastAsia"/>
                <w:kern w:val="0"/>
                <w:szCs w:val="21"/>
              </w:rPr>
              <w:t>GRCDFYJE</w:t>
            </w:r>
          </w:p>
        </w:tc>
        <w:tc>
          <w:tcPr>
            <w:tcW w:w="1260"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数值</w:t>
            </w:r>
          </w:p>
        </w:tc>
        <w:tc>
          <w:tcPr>
            <w:tcW w:w="684"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10，2</w:t>
            </w:r>
          </w:p>
        </w:tc>
        <w:tc>
          <w:tcPr>
            <w:tcW w:w="1168" w:type="dxa"/>
            <w:vAlign w:val="center"/>
          </w:tcPr>
          <w:p w:rsidR="00C576A4" w:rsidRPr="00464D48" w:rsidRDefault="00C576A4" w:rsidP="0094182C">
            <w:pPr>
              <w:rPr>
                <w:rFonts w:ascii="宋体" w:hAnsi="宋体"/>
                <w:szCs w:val="21"/>
              </w:rPr>
            </w:pPr>
            <w:r w:rsidRPr="0068509D">
              <w:rPr>
                <w:rFonts w:ascii="宋体" w:hAnsi="宋体" w:cs="宋体" w:hint="eastAsia"/>
                <w:color w:val="000000"/>
                <w:kern w:val="0"/>
                <w:szCs w:val="21"/>
              </w:rPr>
              <w:t>必填</w:t>
            </w:r>
          </w:p>
        </w:tc>
        <w:tc>
          <w:tcPr>
            <w:tcW w:w="2972" w:type="dxa"/>
            <w:vAlign w:val="center"/>
          </w:tcPr>
          <w:p w:rsidR="00C576A4" w:rsidRPr="00464D48" w:rsidRDefault="00C576A4" w:rsidP="0094182C">
            <w:pPr>
              <w:rPr>
                <w:rFonts w:ascii="宋体" w:hAnsi="宋体"/>
                <w:szCs w:val="21"/>
              </w:rPr>
            </w:pPr>
          </w:p>
        </w:tc>
      </w:tr>
      <w:tr w:rsidR="00C576A4" w:rsidRPr="00573934" w:rsidTr="0094182C">
        <w:tc>
          <w:tcPr>
            <w:tcW w:w="1800" w:type="dxa"/>
          </w:tcPr>
          <w:p w:rsidR="00C576A4" w:rsidRPr="003E4911" w:rsidRDefault="00C576A4" w:rsidP="0094182C">
            <w:pPr>
              <w:autoSpaceDE w:val="0"/>
              <w:autoSpaceDN w:val="0"/>
              <w:adjustRightInd w:val="0"/>
              <w:rPr>
                <w:rFonts w:ascii="宋体" w:hAnsi="宋体"/>
                <w:szCs w:val="21"/>
              </w:rPr>
            </w:pPr>
            <w:r w:rsidRPr="004D2C0D">
              <w:rPr>
                <w:rFonts w:cs="宋体" w:hint="eastAsia"/>
                <w:bCs/>
                <w:kern w:val="0"/>
              </w:rPr>
              <w:t>WDDE06.00.182.00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3E4911">
              <w:rPr>
                <w:rFonts w:ascii="宋体" w:hAnsi="宋体" w:hint="eastAsia"/>
                <w:szCs w:val="21"/>
              </w:rPr>
              <w:t>数据生成</w:t>
            </w:r>
            <w:r w:rsidRPr="003E4911">
              <w:rPr>
                <w:rFonts w:ascii="宋体" w:hAnsi="宋体"/>
                <w:szCs w:val="21"/>
              </w:rPr>
              <w:t>时间</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3E4911">
              <w:rPr>
                <w:rFonts w:ascii="宋体" w:hAnsi="宋体"/>
                <w:szCs w:val="21"/>
              </w:rPr>
              <w:t>Y</w:t>
            </w:r>
            <w:r w:rsidRPr="003E4911">
              <w:rPr>
                <w:rFonts w:ascii="宋体" w:hAnsi="宋体" w:hint="eastAsia"/>
                <w:szCs w:val="21"/>
              </w:rPr>
              <w:t>W</w:t>
            </w:r>
            <w:r w:rsidRPr="003E4911">
              <w:rPr>
                <w:rFonts w:ascii="宋体" w:hAnsi="宋体"/>
                <w:szCs w:val="21"/>
              </w:rPr>
              <w:t>SCSJ</w:t>
            </w:r>
          </w:p>
        </w:tc>
        <w:tc>
          <w:tcPr>
            <w:tcW w:w="1260" w:type="dxa"/>
            <w:vAlign w:val="center"/>
          </w:tcPr>
          <w:p w:rsidR="00C576A4" w:rsidRPr="00464D48" w:rsidRDefault="00C576A4" w:rsidP="0094182C">
            <w:pPr>
              <w:rPr>
                <w:rFonts w:ascii="宋体" w:hAnsi="宋体"/>
                <w:szCs w:val="21"/>
              </w:rPr>
            </w:pPr>
            <w:r w:rsidRPr="003E4911">
              <w:rPr>
                <w:rFonts w:ascii="宋体" w:hAnsi="宋体"/>
                <w:szCs w:val="21"/>
              </w:rPr>
              <w:t>DATETIME</w:t>
            </w:r>
          </w:p>
        </w:tc>
        <w:tc>
          <w:tcPr>
            <w:tcW w:w="684" w:type="dxa"/>
            <w:vAlign w:val="center"/>
          </w:tcPr>
          <w:p w:rsidR="00C576A4" w:rsidRPr="00464D48" w:rsidRDefault="00C576A4" w:rsidP="0094182C">
            <w:pPr>
              <w:rPr>
                <w:rFonts w:ascii="宋体" w:hAnsi="宋体"/>
                <w:szCs w:val="21"/>
              </w:rPr>
            </w:pPr>
          </w:p>
        </w:tc>
        <w:tc>
          <w:tcPr>
            <w:tcW w:w="1168" w:type="dxa"/>
            <w:vAlign w:val="center"/>
          </w:tcPr>
          <w:p w:rsidR="00C576A4" w:rsidRPr="00464D48" w:rsidRDefault="00C576A4" w:rsidP="0094182C">
            <w:pPr>
              <w:rPr>
                <w:rFonts w:ascii="宋体" w:hAnsi="宋体"/>
                <w:szCs w:val="21"/>
              </w:rPr>
            </w:pPr>
            <w:r w:rsidRPr="003E4911">
              <w:rPr>
                <w:rFonts w:ascii="宋体" w:hAnsi="宋体"/>
                <w:szCs w:val="21"/>
              </w:rPr>
              <w:t>可选</w:t>
            </w:r>
          </w:p>
        </w:tc>
        <w:tc>
          <w:tcPr>
            <w:tcW w:w="2972" w:type="dxa"/>
            <w:vAlign w:val="center"/>
          </w:tcPr>
          <w:p w:rsidR="00C576A4" w:rsidRPr="00464D48" w:rsidRDefault="00C576A4" w:rsidP="0094182C">
            <w:pPr>
              <w:rPr>
                <w:rFonts w:ascii="宋体" w:hAnsi="宋体"/>
                <w:szCs w:val="21"/>
              </w:rPr>
            </w:pPr>
          </w:p>
        </w:tc>
      </w:tr>
      <w:tr w:rsidR="00C576A4" w:rsidRPr="00573934" w:rsidTr="0094182C">
        <w:tc>
          <w:tcPr>
            <w:tcW w:w="1800" w:type="dxa"/>
            <w:vAlign w:val="center"/>
          </w:tcPr>
          <w:p w:rsidR="00C576A4" w:rsidRPr="003E4911" w:rsidRDefault="00C576A4" w:rsidP="0094182C">
            <w:pPr>
              <w:autoSpaceDE w:val="0"/>
              <w:autoSpaceDN w:val="0"/>
              <w:adjustRightInd w:val="0"/>
              <w:rPr>
                <w:rFonts w:ascii="宋体" w:hAnsi="宋体" w:cs="宋体"/>
                <w:color w:val="000000"/>
                <w:kern w:val="0"/>
                <w:szCs w:val="21"/>
              </w:rPr>
            </w:pPr>
            <w:r w:rsidRPr="004D2C0D">
              <w:rPr>
                <w:rFonts w:cs="宋体" w:hint="eastAsia"/>
                <w:bCs/>
                <w:kern w:val="0"/>
              </w:rPr>
              <w:t>DE01.00.010.00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3E4911">
              <w:rPr>
                <w:rFonts w:ascii="宋体" w:hAnsi="宋体" w:cs="宋体" w:hint="eastAsia"/>
                <w:color w:val="000000"/>
                <w:kern w:val="0"/>
                <w:szCs w:val="21"/>
              </w:rPr>
              <w:t>门（急）诊号</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3E4911">
              <w:rPr>
                <w:rFonts w:ascii="宋体" w:hAnsi="宋体" w:cs="宋体" w:hint="eastAsia"/>
                <w:kern w:val="0"/>
                <w:szCs w:val="21"/>
              </w:rPr>
              <w:t>MJZH</w:t>
            </w:r>
          </w:p>
        </w:tc>
        <w:tc>
          <w:tcPr>
            <w:tcW w:w="1260" w:type="dxa"/>
            <w:vAlign w:val="center"/>
          </w:tcPr>
          <w:p w:rsidR="00C576A4" w:rsidRPr="00464D48" w:rsidRDefault="00C576A4" w:rsidP="0094182C">
            <w:pPr>
              <w:rPr>
                <w:rFonts w:ascii="宋体" w:hAnsi="宋体"/>
                <w:szCs w:val="21"/>
              </w:rPr>
            </w:pPr>
            <w:r w:rsidRPr="003E4911">
              <w:rPr>
                <w:rFonts w:ascii="宋体" w:hAnsi="宋体" w:cs="宋体" w:hint="eastAsia"/>
                <w:bCs/>
                <w:kern w:val="0"/>
                <w:szCs w:val="21"/>
              </w:rPr>
              <w:t>字符串</w:t>
            </w:r>
          </w:p>
        </w:tc>
        <w:tc>
          <w:tcPr>
            <w:tcW w:w="684"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18</w:t>
            </w:r>
          </w:p>
        </w:tc>
        <w:tc>
          <w:tcPr>
            <w:tcW w:w="1168"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必填</w:t>
            </w:r>
          </w:p>
        </w:tc>
        <w:tc>
          <w:tcPr>
            <w:tcW w:w="2972" w:type="dxa"/>
            <w:vAlign w:val="center"/>
          </w:tcPr>
          <w:p w:rsidR="00C576A4" w:rsidRPr="00464D48" w:rsidRDefault="00C576A4" w:rsidP="0094182C">
            <w:pPr>
              <w:rPr>
                <w:rFonts w:ascii="宋体" w:hAnsi="宋体"/>
                <w:szCs w:val="21"/>
              </w:rPr>
            </w:pPr>
          </w:p>
        </w:tc>
      </w:tr>
      <w:tr w:rsidR="00C576A4" w:rsidRPr="00573934" w:rsidTr="0094182C">
        <w:tc>
          <w:tcPr>
            <w:tcW w:w="1800" w:type="dxa"/>
            <w:vAlign w:val="center"/>
          </w:tcPr>
          <w:p w:rsidR="00C576A4" w:rsidRPr="003E4911" w:rsidRDefault="00C576A4" w:rsidP="0094182C">
            <w:pPr>
              <w:autoSpaceDE w:val="0"/>
              <w:autoSpaceDN w:val="0"/>
              <w:adjustRightInd w:val="0"/>
              <w:rPr>
                <w:rFonts w:ascii="宋体" w:hAnsi="宋体" w:cs="宋体"/>
                <w:color w:val="000000"/>
                <w:kern w:val="0"/>
                <w:szCs w:val="21"/>
              </w:rPr>
            </w:pPr>
            <w:r w:rsidRPr="004D2C0D">
              <w:rPr>
                <w:rFonts w:cs="宋体" w:hint="eastAsia"/>
                <w:bCs/>
                <w:kern w:val="0"/>
              </w:rPr>
              <w:t>DE07.00.007.00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3E4911">
              <w:rPr>
                <w:rFonts w:ascii="宋体" w:hAnsi="宋体" w:cs="宋体" w:hint="eastAsia"/>
                <w:color w:val="000000"/>
                <w:kern w:val="0"/>
                <w:szCs w:val="21"/>
              </w:rPr>
              <w:t>医疗付费方式代码</w:t>
            </w:r>
          </w:p>
        </w:tc>
        <w:tc>
          <w:tcPr>
            <w:tcW w:w="900" w:type="dxa"/>
            <w:vAlign w:val="center"/>
          </w:tcPr>
          <w:p w:rsidR="00C576A4" w:rsidRPr="00464D48" w:rsidRDefault="00C576A4" w:rsidP="0094182C">
            <w:pPr>
              <w:ind w:leftChars="-45" w:left="-94" w:rightChars="-48" w:right="-101"/>
              <w:jc w:val="center"/>
              <w:rPr>
                <w:rFonts w:ascii="宋体" w:hAnsi="宋体"/>
                <w:szCs w:val="21"/>
              </w:rPr>
            </w:pPr>
            <w:r w:rsidRPr="003E4911">
              <w:rPr>
                <w:rFonts w:ascii="宋体" w:hAnsi="宋体" w:cs="宋体" w:hint="eastAsia"/>
                <w:kern w:val="0"/>
                <w:szCs w:val="21"/>
              </w:rPr>
              <w:t>YLFFFSDM</w:t>
            </w:r>
          </w:p>
        </w:tc>
        <w:tc>
          <w:tcPr>
            <w:tcW w:w="1260" w:type="dxa"/>
            <w:vAlign w:val="center"/>
          </w:tcPr>
          <w:p w:rsidR="00C576A4" w:rsidRPr="00464D48" w:rsidRDefault="00C576A4" w:rsidP="0094182C">
            <w:pPr>
              <w:rPr>
                <w:rFonts w:ascii="宋体" w:hAnsi="宋体"/>
                <w:szCs w:val="21"/>
              </w:rPr>
            </w:pPr>
            <w:r w:rsidRPr="003E4911">
              <w:rPr>
                <w:rFonts w:ascii="宋体" w:hAnsi="宋体" w:cs="宋体" w:hint="eastAsia"/>
                <w:bCs/>
                <w:kern w:val="0"/>
                <w:szCs w:val="21"/>
              </w:rPr>
              <w:t>字符串</w:t>
            </w:r>
          </w:p>
        </w:tc>
        <w:tc>
          <w:tcPr>
            <w:tcW w:w="684"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2</w:t>
            </w:r>
          </w:p>
        </w:tc>
        <w:tc>
          <w:tcPr>
            <w:tcW w:w="1168" w:type="dxa"/>
            <w:vAlign w:val="center"/>
          </w:tcPr>
          <w:p w:rsidR="00C576A4" w:rsidRPr="00464D48" w:rsidRDefault="00C576A4" w:rsidP="0094182C">
            <w:pPr>
              <w:rPr>
                <w:rFonts w:ascii="宋体" w:hAnsi="宋体"/>
                <w:szCs w:val="21"/>
              </w:rPr>
            </w:pPr>
            <w:r w:rsidRPr="003E4911">
              <w:rPr>
                <w:rFonts w:ascii="宋体" w:hAnsi="宋体" w:cs="宋体" w:hint="eastAsia"/>
                <w:color w:val="000000"/>
                <w:kern w:val="0"/>
                <w:szCs w:val="21"/>
              </w:rPr>
              <w:t>必填</w:t>
            </w:r>
          </w:p>
        </w:tc>
        <w:tc>
          <w:tcPr>
            <w:tcW w:w="2972" w:type="dxa"/>
            <w:vAlign w:val="center"/>
          </w:tcPr>
          <w:p w:rsidR="00C576A4" w:rsidRPr="00464D48" w:rsidRDefault="00C576A4" w:rsidP="00E2545B">
            <w:pPr>
              <w:rPr>
                <w:rFonts w:ascii="宋体" w:hAnsi="宋体"/>
                <w:szCs w:val="21"/>
              </w:rPr>
            </w:pPr>
            <w:r w:rsidRPr="003E4911">
              <w:rPr>
                <w:rFonts w:ascii="宋体" w:hAnsi="宋体" w:cs="宋体" w:hint="eastAsia"/>
                <w:color w:val="000000"/>
                <w:kern w:val="0"/>
                <w:szCs w:val="21"/>
              </w:rPr>
              <w:t>见说明</w:t>
            </w:r>
            <w:r w:rsidR="00E2545B">
              <w:rPr>
                <w:rFonts w:ascii="宋体" w:hAnsi="宋体" w:cs="宋体" w:hint="eastAsia"/>
                <w:color w:val="000000"/>
                <w:kern w:val="0"/>
                <w:szCs w:val="21"/>
              </w:rPr>
              <w:t>2</w:t>
            </w:r>
            <w:r w:rsidRPr="003E4911">
              <w:rPr>
                <w:rFonts w:ascii="宋体" w:hAnsi="宋体" w:cs="宋体" w:hint="eastAsia"/>
                <w:color w:val="000000"/>
                <w:kern w:val="0"/>
                <w:szCs w:val="21"/>
              </w:rPr>
              <w:t>，CV07.10.005</w:t>
            </w:r>
          </w:p>
        </w:tc>
      </w:tr>
    </w:tbl>
    <w:p w:rsidR="00E2545B" w:rsidRDefault="00E2545B" w:rsidP="00093F99">
      <w:pPr>
        <w:spacing w:beforeLines="50" w:line="360" w:lineRule="auto"/>
        <w:rPr>
          <w:rFonts w:ascii="宋体" w:hAnsi="宋体"/>
          <w:b/>
          <w:sz w:val="24"/>
          <w:szCs w:val="24"/>
        </w:rPr>
      </w:pPr>
      <w:r>
        <w:rPr>
          <w:rFonts w:ascii="宋体" w:hAnsi="宋体" w:hint="eastAsia"/>
          <w:b/>
          <w:sz w:val="24"/>
          <w:szCs w:val="24"/>
        </w:rPr>
        <w:t>说明：</w:t>
      </w:r>
    </w:p>
    <w:p w:rsidR="00C576A4" w:rsidRDefault="00E2545B" w:rsidP="00093F99">
      <w:pPr>
        <w:spacing w:beforeLines="50" w:line="360" w:lineRule="auto"/>
        <w:rPr>
          <w:rFonts w:ascii="宋体" w:hAnsi="宋体"/>
          <w:b/>
          <w:kern w:val="0"/>
          <w:sz w:val="24"/>
          <w:szCs w:val="24"/>
        </w:rPr>
      </w:pPr>
      <w:r>
        <w:rPr>
          <w:rFonts w:ascii="宋体" w:hAnsi="宋体" w:hint="eastAsia"/>
          <w:b/>
          <w:sz w:val="24"/>
          <w:szCs w:val="24"/>
        </w:rPr>
        <w:t>1、</w:t>
      </w:r>
      <w:r w:rsidR="00C576A4" w:rsidRPr="00573934">
        <w:rPr>
          <w:rFonts w:ascii="宋体" w:hAnsi="宋体" w:hint="eastAsia"/>
          <w:b/>
          <w:sz w:val="24"/>
          <w:szCs w:val="24"/>
        </w:rPr>
        <w:t>关于诊疗收费的</w:t>
      </w:r>
      <w:r w:rsidR="00C576A4" w:rsidRPr="00573934">
        <w:rPr>
          <w:rFonts w:ascii="宋体" w:hAnsi="宋体" w:hint="eastAsia"/>
          <w:b/>
          <w:kern w:val="0"/>
          <w:sz w:val="24"/>
          <w:szCs w:val="24"/>
        </w:rPr>
        <w:t>说明：</w:t>
      </w:r>
    </w:p>
    <w:p w:rsidR="00C576A4" w:rsidRPr="00573934" w:rsidRDefault="00C576A4" w:rsidP="00C576A4">
      <w:pPr>
        <w:spacing w:line="360" w:lineRule="auto"/>
        <w:ind w:firstLineChars="225" w:firstLine="540"/>
        <w:rPr>
          <w:rFonts w:ascii="宋体" w:hAnsi="宋体"/>
          <w:b/>
          <w:kern w:val="0"/>
          <w:sz w:val="24"/>
          <w:szCs w:val="24"/>
        </w:rPr>
      </w:pPr>
      <w:r w:rsidRPr="00573934">
        <w:rPr>
          <w:rFonts w:ascii="宋体" w:hAnsi="宋体" w:hint="eastAsia"/>
          <w:sz w:val="24"/>
          <w:szCs w:val="24"/>
        </w:rPr>
        <w:t>该表仅接受新增不接受修改。收/退费总额字段的値应该等于从“挂号费”至“其他费用”共12项字段値的总和。（常规体检的业务收入可被纳入该表）</w:t>
      </w:r>
    </w:p>
    <w:p w:rsidR="00C576A4" w:rsidRPr="00573934" w:rsidRDefault="00C576A4" w:rsidP="00631648">
      <w:pPr>
        <w:numPr>
          <w:ilvl w:val="0"/>
          <w:numId w:val="40"/>
        </w:numPr>
        <w:spacing w:line="360" w:lineRule="auto"/>
        <w:rPr>
          <w:rFonts w:ascii="宋体" w:hAnsi="宋体"/>
          <w:sz w:val="24"/>
          <w:szCs w:val="24"/>
        </w:rPr>
      </w:pPr>
      <w:r w:rsidRPr="00573934">
        <w:rPr>
          <w:rFonts w:ascii="宋体" w:hAnsi="宋体" w:hint="eastAsia"/>
          <w:sz w:val="24"/>
          <w:szCs w:val="24"/>
        </w:rPr>
        <w:t>即收费对应的“发票号”。</w:t>
      </w:r>
    </w:p>
    <w:p w:rsidR="00C576A4" w:rsidRPr="00573934" w:rsidRDefault="00C576A4" w:rsidP="00631648">
      <w:pPr>
        <w:numPr>
          <w:ilvl w:val="0"/>
          <w:numId w:val="40"/>
        </w:numPr>
        <w:spacing w:line="360" w:lineRule="auto"/>
        <w:rPr>
          <w:rFonts w:ascii="宋体" w:hAnsi="宋体"/>
          <w:sz w:val="24"/>
          <w:szCs w:val="24"/>
        </w:rPr>
      </w:pPr>
      <w:r w:rsidRPr="00573934">
        <w:rPr>
          <w:rFonts w:ascii="宋体" w:hAnsi="宋体" w:hint="eastAsia"/>
          <w:sz w:val="24"/>
          <w:szCs w:val="24"/>
        </w:rPr>
        <w:t>指医保报销范围以外所有自费项目的总额。若挂号费在此一并收取，则应含挂号费。</w:t>
      </w:r>
    </w:p>
    <w:p w:rsidR="00C576A4" w:rsidRPr="00573934" w:rsidRDefault="00C576A4" w:rsidP="00631648">
      <w:pPr>
        <w:numPr>
          <w:ilvl w:val="0"/>
          <w:numId w:val="40"/>
        </w:numPr>
        <w:spacing w:line="360" w:lineRule="auto"/>
        <w:rPr>
          <w:rFonts w:ascii="宋体" w:hAnsi="宋体"/>
          <w:sz w:val="24"/>
          <w:szCs w:val="24"/>
        </w:rPr>
      </w:pPr>
      <w:r w:rsidRPr="00573934">
        <w:rPr>
          <w:rFonts w:ascii="宋体" w:hAnsi="宋体" w:hint="eastAsia"/>
          <w:sz w:val="24"/>
          <w:szCs w:val="24"/>
        </w:rPr>
        <w:t>各种费用相关分类口径参照医保的界定为准。但不限于仅对医保报销范围的费用进行分类，而应对包括医保报销费用以外的所有费用进行分类。</w:t>
      </w:r>
    </w:p>
    <w:p w:rsidR="00C576A4" w:rsidRDefault="00C576A4" w:rsidP="00631648">
      <w:pPr>
        <w:numPr>
          <w:ilvl w:val="0"/>
          <w:numId w:val="40"/>
        </w:numPr>
        <w:spacing w:line="360" w:lineRule="auto"/>
        <w:rPr>
          <w:rFonts w:ascii="宋体" w:hAnsi="宋体"/>
          <w:sz w:val="24"/>
          <w:szCs w:val="24"/>
        </w:rPr>
      </w:pPr>
      <w:r w:rsidRPr="00573934">
        <w:rPr>
          <w:rFonts w:ascii="宋体" w:hAnsi="宋体" w:hint="eastAsia"/>
          <w:sz w:val="24"/>
          <w:szCs w:val="24"/>
        </w:rPr>
        <w:t>指本次收费交易所包含的处方张数；若同一张处方的内容对应两张或两张以上的发票，则只需其中一张发票的对应记录的处方张数填</w:t>
      </w:r>
      <w:r w:rsidRPr="00573934">
        <w:rPr>
          <w:rFonts w:ascii="宋体" w:hAnsi="宋体"/>
          <w:sz w:val="24"/>
          <w:szCs w:val="24"/>
        </w:rPr>
        <w:t>1</w:t>
      </w:r>
      <w:r w:rsidRPr="00573934">
        <w:rPr>
          <w:rFonts w:ascii="宋体" w:hAnsi="宋体" w:hint="eastAsia"/>
          <w:sz w:val="24"/>
          <w:szCs w:val="24"/>
        </w:rPr>
        <w:t>即可，其他填</w:t>
      </w:r>
      <w:r w:rsidRPr="00573934">
        <w:rPr>
          <w:rFonts w:ascii="宋体" w:hAnsi="宋体"/>
          <w:sz w:val="24"/>
          <w:szCs w:val="24"/>
        </w:rPr>
        <w:t>0</w:t>
      </w:r>
      <w:r w:rsidRPr="00573934">
        <w:rPr>
          <w:rFonts w:ascii="宋体" w:hAnsi="宋体" w:hint="eastAsia"/>
          <w:sz w:val="24"/>
          <w:szCs w:val="24"/>
        </w:rPr>
        <w:t>。此数据仅用于业务统计。</w:t>
      </w:r>
    </w:p>
    <w:p w:rsidR="00E2545B" w:rsidRDefault="00E2545B" w:rsidP="00E2545B">
      <w:pPr>
        <w:rPr>
          <w:sz w:val="28"/>
          <w:szCs w:val="28"/>
        </w:rPr>
      </w:pPr>
      <w:bookmarkStart w:id="9" w:name="_Toc407623001"/>
      <w:r>
        <w:rPr>
          <w:rFonts w:ascii="宋体" w:hAnsi="宋体" w:hint="eastAsia"/>
          <w:b/>
          <w:sz w:val="24"/>
          <w:szCs w:val="24"/>
        </w:rPr>
        <w:t>2、</w:t>
      </w:r>
      <w:r w:rsidRPr="00E2545B">
        <w:rPr>
          <w:rFonts w:ascii="宋体" w:hAnsi="宋体"/>
          <w:b/>
          <w:sz w:val="24"/>
          <w:szCs w:val="24"/>
        </w:rPr>
        <w:t>CV07.10.00</w:t>
      </w:r>
      <w:r w:rsidRPr="00E2545B">
        <w:rPr>
          <w:rFonts w:ascii="宋体" w:hAnsi="宋体" w:hint="eastAsia"/>
          <w:b/>
          <w:sz w:val="24"/>
          <w:szCs w:val="24"/>
        </w:rPr>
        <w:t>5医疗付费方式代码表</w:t>
      </w:r>
      <w:bookmarkEnd w:id="9"/>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E2545B" w:rsidTr="00B77EE2">
        <w:tc>
          <w:tcPr>
            <w:tcW w:w="1130" w:type="dxa"/>
            <w:tcBorders>
              <w:top w:val="single" w:sz="12" w:space="0" w:color="auto"/>
              <w:bottom w:val="single" w:sz="12" w:space="0" w:color="auto"/>
            </w:tcBorders>
          </w:tcPr>
          <w:p w:rsidR="00E2545B" w:rsidRDefault="00E2545B" w:rsidP="00B77EE2">
            <w:pPr>
              <w:jc w:val="center"/>
              <w:rPr>
                <w:b/>
                <w:szCs w:val="21"/>
              </w:rPr>
            </w:pPr>
            <w:r>
              <w:rPr>
                <w:b/>
                <w:szCs w:val="21"/>
              </w:rPr>
              <w:t>值</w:t>
            </w:r>
          </w:p>
        </w:tc>
        <w:tc>
          <w:tcPr>
            <w:tcW w:w="2934" w:type="dxa"/>
            <w:tcBorders>
              <w:top w:val="single" w:sz="12" w:space="0" w:color="auto"/>
              <w:bottom w:val="single" w:sz="12" w:space="0" w:color="auto"/>
            </w:tcBorders>
          </w:tcPr>
          <w:p w:rsidR="00E2545B" w:rsidRDefault="00E2545B" w:rsidP="00B77EE2">
            <w:pPr>
              <w:jc w:val="center"/>
              <w:rPr>
                <w:b/>
                <w:szCs w:val="21"/>
              </w:rPr>
            </w:pPr>
            <w:r>
              <w:rPr>
                <w:b/>
                <w:szCs w:val="21"/>
              </w:rPr>
              <w:t>值含义</w:t>
            </w:r>
          </w:p>
        </w:tc>
        <w:tc>
          <w:tcPr>
            <w:tcW w:w="4350" w:type="dxa"/>
            <w:tcBorders>
              <w:top w:val="single" w:sz="12" w:space="0" w:color="auto"/>
              <w:bottom w:val="single" w:sz="12" w:space="0" w:color="auto"/>
            </w:tcBorders>
          </w:tcPr>
          <w:p w:rsidR="00E2545B" w:rsidRDefault="00E2545B" w:rsidP="00B77EE2">
            <w:pPr>
              <w:jc w:val="center"/>
              <w:rPr>
                <w:b/>
                <w:szCs w:val="21"/>
              </w:rPr>
            </w:pPr>
            <w:r>
              <w:rPr>
                <w:b/>
                <w:szCs w:val="21"/>
              </w:rPr>
              <w:t>说明</w:t>
            </w:r>
          </w:p>
        </w:tc>
      </w:tr>
      <w:tr w:rsidR="00E2545B" w:rsidTr="00B77EE2">
        <w:tc>
          <w:tcPr>
            <w:tcW w:w="1130" w:type="dxa"/>
            <w:tcBorders>
              <w:top w:val="single" w:sz="12" w:space="0" w:color="auto"/>
            </w:tcBorders>
            <w:vAlign w:val="bottom"/>
          </w:tcPr>
          <w:p w:rsidR="00E2545B" w:rsidRDefault="00E2545B" w:rsidP="00B77EE2">
            <w:pPr>
              <w:jc w:val="center"/>
              <w:rPr>
                <w:rFonts w:ascii="宋体" w:hAnsi="宋体" w:cs="宋体"/>
                <w:color w:val="000000"/>
                <w:sz w:val="22"/>
              </w:rPr>
            </w:pPr>
            <w:r>
              <w:rPr>
                <w:rFonts w:hint="eastAsia"/>
                <w:color w:val="000000"/>
                <w:sz w:val="22"/>
              </w:rPr>
              <w:lastRenderedPageBreak/>
              <w:t>01</w:t>
            </w:r>
          </w:p>
        </w:tc>
        <w:tc>
          <w:tcPr>
            <w:tcW w:w="2934" w:type="dxa"/>
            <w:tcBorders>
              <w:top w:val="single" w:sz="12" w:space="0" w:color="auto"/>
            </w:tcBorders>
            <w:vAlign w:val="bottom"/>
          </w:tcPr>
          <w:p w:rsidR="00E2545B" w:rsidRDefault="00E2545B" w:rsidP="00B77EE2">
            <w:pPr>
              <w:rPr>
                <w:rFonts w:ascii="宋体" w:hAnsi="宋体" w:cs="宋体"/>
                <w:color w:val="000000"/>
                <w:sz w:val="22"/>
              </w:rPr>
            </w:pPr>
            <w:r>
              <w:rPr>
                <w:rFonts w:hint="eastAsia"/>
                <w:color w:val="000000"/>
                <w:sz w:val="22"/>
              </w:rPr>
              <w:t>城镇职工基本医疗保险</w:t>
            </w:r>
          </w:p>
        </w:tc>
        <w:tc>
          <w:tcPr>
            <w:tcW w:w="4350" w:type="dxa"/>
            <w:tcBorders>
              <w:top w:val="single" w:sz="12" w:space="0" w:color="auto"/>
            </w:tcBorders>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02</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城镇居民基本医疗保险</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03</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新型农村合作医疗</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04</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贫因救助</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05</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商业医疗保险</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06</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全公费</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07</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全自费</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color w:val="000000"/>
                <w:sz w:val="22"/>
              </w:rPr>
            </w:pPr>
            <w:r>
              <w:rPr>
                <w:rFonts w:hint="eastAsia"/>
                <w:color w:val="000000"/>
                <w:sz w:val="22"/>
              </w:rPr>
              <w:t>08</w:t>
            </w:r>
          </w:p>
        </w:tc>
        <w:tc>
          <w:tcPr>
            <w:tcW w:w="2934" w:type="dxa"/>
            <w:vAlign w:val="bottom"/>
          </w:tcPr>
          <w:p w:rsidR="00E2545B" w:rsidRDefault="00E2545B" w:rsidP="00B77EE2">
            <w:pPr>
              <w:rPr>
                <w:color w:val="000000"/>
                <w:sz w:val="22"/>
              </w:rPr>
            </w:pPr>
            <w:r>
              <w:rPr>
                <w:rFonts w:hint="eastAsia"/>
                <w:color w:val="000000"/>
                <w:sz w:val="22"/>
              </w:rPr>
              <w:t>其他社会保险</w:t>
            </w:r>
          </w:p>
        </w:tc>
        <w:tc>
          <w:tcPr>
            <w:tcW w:w="4350" w:type="dxa"/>
            <w:vAlign w:val="bottom"/>
          </w:tcPr>
          <w:p w:rsidR="00E2545B" w:rsidRDefault="00E2545B" w:rsidP="00B77EE2">
            <w:pPr>
              <w:jc w:val="center"/>
              <w:rPr>
                <w:rFonts w:ascii="宋体" w:hAnsi="宋体" w:cs="宋体"/>
                <w:color w:val="000000"/>
                <w:sz w:val="22"/>
              </w:rPr>
            </w:pPr>
          </w:p>
        </w:tc>
      </w:tr>
      <w:tr w:rsidR="00E2545B"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99</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其他</w:t>
            </w:r>
          </w:p>
        </w:tc>
        <w:tc>
          <w:tcPr>
            <w:tcW w:w="4350" w:type="dxa"/>
            <w:vAlign w:val="bottom"/>
          </w:tcPr>
          <w:p w:rsidR="00E2545B" w:rsidRDefault="00E2545B" w:rsidP="00B77EE2">
            <w:pPr>
              <w:jc w:val="center"/>
              <w:rPr>
                <w:rFonts w:ascii="宋体" w:hAnsi="宋体" w:cs="宋体"/>
                <w:color w:val="000000"/>
                <w:sz w:val="22"/>
              </w:rPr>
            </w:pPr>
          </w:p>
        </w:tc>
      </w:tr>
    </w:tbl>
    <w:p w:rsidR="00E2545B" w:rsidRPr="00573934" w:rsidRDefault="00E2545B" w:rsidP="00E2545B">
      <w:pPr>
        <w:spacing w:line="360" w:lineRule="auto"/>
        <w:ind w:left="720"/>
        <w:rPr>
          <w:rFonts w:ascii="宋体" w:hAnsi="宋体"/>
          <w:sz w:val="24"/>
          <w:szCs w:val="24"/>
        </w:rPr>
      </w:pPr>
    </w:p>
    <w:p w:rsidR="00C576A4" w:rsidRPr="0049659C" w:rsidRDefault="00C576A4" w:rsidP="0049659C">
      <w:pPr>
        <w:pStyle w:val="2"/>
        <w:rPr>
          <w:rFonts w:ascii="宋体" w:hAnsi="宋体"/>
          <w:sz w:val="30"/>
          <w:szCs w:val="30"/>
        </w:rPr>
      </w:pPr>
      <w:bookmarkStart w:id="10" w:name="_Toc342661548"/>
      <w:bookmarkStart w:id="11" w:name="_Toc429573843"/>
      <w:r w:rsidRPr="0049659C">
        <w:rPr>
          <w:rFonts w:ascii="宋体" w:hAnsi="宋体" w:hint="eastAsia"/>
          <w:sz w:val="30"/>
          <w:szCs w:val="30"/>
        </w:rPr>
        <w:t>住院类业务</w:t>
      </w:r>
      <w:bookmarkEnd w:id="10"/>
      <w:bookmarkEnd w:id="11"/>
    </w:p>
    <w:p w:rsidR="00C576A4" w:rsidRPr="00573934" w:rsidRDefault="00C576A4" w:rsidP="00C576A4">
      <w:pPr>
        <w:spacing w:line="360" w:lineRule="auto"/>
        <w:ind w:firstLine="420"/>
        <w:rPr>
          <w:rFonts w:ascii="宋体" w:hAnsi="宋体"/>
          <w:sz w:val="24"/>
          <w:szCs w:val="24"/>
        </w:rPr>
      </w:pPr>
      <w:r w:rsidRPr="00573934">
        <w:rPr>
          <w:rFonts w:ascii="宋体" w:hAnsi="宋体" w:hint="eastAsia"/>
          <w:sz w:val="24"/>
          <w:szCs w:val="24"/>
        </w:rPr>
        <w:t>下列“入院登记”，“出院登记”，“在</w:t>
      </w:r>
      <w:r w:rsidRPr="00573934">
        <w:rPr>
          <w:rFonts w:ascii="宋体" w:hAnsi="宋体"/>
          <w:sz w:val="24"/>
          <w:szCs w:val="24"/>
        </w:rPr>
        <w:t>/</w:t>
      </w:r>
      <w:r w:rsidRPr="00573934">
        <w:rPr>
          <w:rFonts w:ascii="宋体" w:hAnsi="宋体" w:hint="eastAsia"/>
          <w:sz w:val="24"/>
          <w:szCs w:val="24"/>
        </w:rPr>
        <w:t>出院结算”信息中的</w:t>
      </w:r>
      <w:r w:rsidRPr="00573934">
        <w:rPr>
          <w:rFonts w:ascii="宋体" w:hAnsi="宋体" w:hint="eastAsia"/>
          <w:b/>
          <w:sz w:val="24"/>
          <w:szCs w:val="24"/>
        </w:rPr>
        <w:t>住院就诊流水号</w:t>
      </w:r>
      <w:r w:rsidRPr="00573934">
        <w:rPr>
          <w:rFonts w:ascii="宋体" w:hAnsi="宋体" w:hint="eastAsia"/>
          <w:sz w:val="24"/>
          <w:szCs w:val="24"/>
        </w:rPr>
        <w:t>字段的内容，对应于同一个病员的同一次住院应该是相同的。以下所指“住院”，包括按住院流程处理的急诊观察。</w:t>
      </w:r>
    </w:p>
    <w:p w:rsidR="00C576A4" w:rsidRPr="0049659C" w:rsidRDefault="00C576A4" w:rsidP="0049659C">
      <w:pPr>
        <w:pStyle w:val="3"/>
        <w:ind w:left="0"/>
        <w:rPr>
          <w:rFonts w:ascii="宋体" w:hAnsi="宋体"/>
          <w:sz w:val="28"/>
          <w:szCs w:val="28"/>
        </w:rPr>
      </w:pPr>
      <w:bookmarkStart w:id="12" w:name="_Toc429573844"/>
      <w:r w:rsidRPr="0049659C">
        <w:rPr>
          <w:rFonts w:ascii="宋体" w:hAnsi="宋体" w:hint="eastAsia"/>
          <w:sz w:val="28"/>
          <w:szCs w:val="28"/>
        </w:rPr>
        <w:t>入院登记</w:t>
      </w:r>
      <w:bookmarkEnd w:id="12"/>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病人一旦确认须住院/留院治疗，则医院须按照下列结构提供病人的入院登记信息。此信息可被以新增、更新、作废方式填报。一旦重复收到同主键的记录，则最后接受到的信息将覆盖原先相同主键的信息。</w:t>
      </w:r>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（三）入院登记表（TB_HIS_ZY_Adm_Reg）</w:t>
      </w:r>
    </w:p>
    <w:tbl>
      <w:tblPr>
        <w:tblW w:w="105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900"/>
        <w:gridCol w:w="1260"/>
        <w:gridCol w:w="684"/>
        <w:gridCol w:w="744"/>
        <w:gridCol w:w="3396"/>
      </w:tblGrid>
      <w:tr w:rsidR="00C576A4" w:rsidRPr="00464D48" w:rsidTr="0094182C">
        <w:trPr>
          <w:trHeight w:val="403"/>
        </w:trPr>
        <w:tc>
          <w:tcPr>
            <w:tcW w:w="180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30" w:left="-63" w:rightChars="-45" w:right="-94"/>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4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396"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WDDE01.00.126.00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住院就诊流水号</w:t>
            </w:r>
          </w:p>
        </w:tc>
        <w:tc>
          <w:tcPr>
            <w:tcW w:w="900" w:type="dxa"/>
            <w:shd w:val="clear" w:color="auto" w:fill="FABF8F"/>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ZYID</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4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复合主键；入院登记时产生的代表该次住院的信息系统唯一识别编号</w:t>
            </w:r>
          </w:p>
        </w:tc>
      </w:tr>
      <w:tr w:rsidR="00C576A4" w:rsidRPr="00464D48" w:rsidTr="0094182C">
        <w:trPr>
          <w:trHeight w:val="403"/>
        </w:trPr>
        <w:tc>
          <w:tcPr>
            <w:tcW w:w="180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80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ABF8F"/>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YLJGDM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44"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入院科室</w:t>
            </w:r>
          </w:p>
        </w:tc>
        <w:tc>
          <w:tcPr>
            <w:tcW w:w="900" w:type="dxa"/>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RYKS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填医院系统内部定义的科室编号</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DE06.00.091.00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入院时间</w:t>
            </w:r>
          </w:p>
        </w:tc>
        <w:tc>
          <w:tcPr>
            <w:tcW w:w="900" w:type="dxa"/>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RYSJ</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 HH:MM:SS</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WDDE06.00.179.00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留观标志</w:t>
            </w:r>
          </w:p>
        </w:tc>
        <w:tc>
          <w:tcPr>
            <w:tcW w:w="900" w:type="dxa"/>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LGBZ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编码。0：一般住院；1：留院观察</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KH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KLX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见前述“挂号”的说明（7）</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lastRenderedPageBreak/>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39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6"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30" w:left="-63" w:rightChars="-45" w:right="-94"/>
              <w:jc w:val="left"/>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6" w:type="dxa"/>
            <w:vAlign w:val="center"/>
          </w:tcPr>
          <w:p w:rsidR="00C576A4" w:rsidRPr="00573934" w:rsidRDefault="00C576A4" w:rsidP="0094182C">
            <w:pPr>
              <w:rPr>
                <w:rFonts w:ascii="宋体" w:hAnsi="宋体"/>
                <w:szCs w:val="21"/>
              </w:rPr>
            </w:pPr>
            <w:r w:rsidRPr="00464D48">
              <w:rPr>
                <w:rFonts w:ascii="宋体" w:hAnsi="宋体" w:hint="eastAsia"/>
                <w:szCs w:val="21"/>
              </w:rPr>
              <w:t>为系统处理该数据而预留</w:t>
            </w:r>
          </w:p>
        </w:tc>
      </w:tr>
    </w:tbl>
    <w:p w:rsidR="00C576A4" w:rsidRPr="0049659C" w:rsidRDefault="00C576A4" w:rsidP="0049659C">
      <w:pPr>
        <w:pStyle w:val="3"/>
        <w:ind w:left="0"/>
        <w:rPr>
          <w:rFonts w:ascii="宋体" w:hAnsi="宋体"/>
          <w:sz w:val="28"/>
          <w:szCs w:val="28"/>
        </w:rPr>
      </w:pPr>
      <w:bookmarkStart w:id="13" w:name="_Toc429573845"/>
      <w:r w:rsidRPr="0049659C">
        <w:rPr>
          <w:rFonts w:ascii="宋体" w:hAnsi="宋体" w:hint="eastAsia"/>
          <w:sz w:val="28"/>
          <w:szCs w:val="28"/>
        </w:rPr>
        <w:t>出院登记</w:t>
      </w:r>
      <w:bookmarkEnd w:id="13"/>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病人确认已出院后，则医院须按照下列结构提供病人的出院登记信息。此信息可被以新增、更新、作废方式填报。一旦重复收到同主键的记录，则最后接受到的信息将覆盖原先相同主键的信息。</w:t>
      </w:r>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（四）出院登记表（TB_HIS_ZY_Dis_Reg）</w:t>
      </w:r>
    </w:p>
    <w:tbl>
      <w:tblPr>
        <w:tblW w:w="105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99"/>
        <w:gridCol w:w="1799"/>
        <w:gridCol w:w="900"/>
        <w:gridCol w:w="1260"/>
        <w:gridCol w:w="684"/>
        <w:gridCol w:w="744"/>
        <w:gridCol w:w="3397"/>
      </w:tblGrid>
      <w:tr w:rsidR="00C576A4" w:rsidRPr="00464D48" w:rsidTr="0094182C">
        <w:trPr>
          <w:trHeight w:val="403"/>
        </w:trPr>
        <w:tc>
          <w:tcPr>
            <w:tcW w:w="1799"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799"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45" w:left="-94" w:rightChars="-45" w:right="-94"/>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4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397"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799" w:type="dxa"/>
            <w:shd w:val="clear" w:color="auto" w:fill="FFCC99"/>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WDDE01.00.126.00</w:t>
            </w:r>
          </w:p>
        </w:tc>
        <w:tc>
          <w:tcPr>
            <w:tcW w:w="1799"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住院就诊流水号</w:t>
            </w:r>
          </w:p>
        </w:tc>
        <w:tc>
          <w:tcPr>
            <w:tcW w:w="900" w:type="dxa"/>
            <w:shd w:val="clear" w:color="auto" w:fill="FFCC99"/>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ZYID</w:t>
            </w:r>
          </w:p>
        </w:tc>
        <w:tc>
          <w:tcPr>
            <w:tcW w:w="126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44"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复合主键；入院登记时产生的代表该次住院的信息系统唯一识别编号</w:t>
            </w:r>
          </w:p>
        </w:tc>
      </w:tr>
      <w:tr w:rsidR="00C576A4" w:rsidRPr="00464D48" w:rsidTr="0094182C">
        <w:trPr>
          <w:trHeight w:val="403"/>
        </w:trPr>
        <w:tc>
          <w:tcPr>
            <w:tcW w:w="1799"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799"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ABF8F"/>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YLJGDM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44"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入院科室</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RYKS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rPr>
                <w:rFonts w:ascii="宋体" w:hAnsi="宋体"/>
                <w:szCs w:val="21"/>
              </w:rPr>
            </w:pPr>
            <w:r w:rsidRPr="00464D48">
              <w:rPr>
                <w:rFonts w:ascii="宋体" w:hAnsi="宋体" w:hint="eastAsia"/>
                <w:szCs w:val="21"/>
              </w:rPr>
              <w:t>填医院内定义的科室编号</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DE06.00.092.00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入院时间</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RYSJ</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 HH:MM:SS</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出院科室</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CYKS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rPr>
                <w:rFonts w:ascii="宋体" w:hAnsi="宋体"/>
                <w:szCs w:val="21"/>
              </w:rPr>
            </w:pPr>
            <w:r w:rsidRPr="00464D48">
              <w:rPr>
                <w:rFonts w:ascii="宋体" w:hAnsi="宋体" w:hint="eastAsia"/>
                <w:szCs w:val="21"/>
              </w:rPr>
              <w:t>填医院内定义的科室编号</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DE06.00.016.00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出院时间</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CYSJ</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 HH:MM:SS</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WDDE06.00.179.00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留观标志</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LGBZ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编码。0：住院；1：留院观察</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WDDE08.30.102.00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BXLX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rPr>
                <w:rFonts w:ascii="宋体" w:hAnsi="宋体"/>
                <w:szCs w:val="21"/>
              </w:rPr>
            </w:pPr>
            <w:r w:rsidRPr="00464D48">
              <w:rPr>
                <w:rFonts w:ascii="宋体" w:hAnsi="宋体" w:hint="eastAsia"/>
                <w:szCs w:val="21"/>
              </w:rPr>
              <w:t>用来区分对象所属保险类型。见前述“挂号”的说明（5）</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WDDE02.01.136.00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外地标志</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WDBZ</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rPr>
          <w:trHeight w:val="403"/>
        </w:trPr>
        <w:tc>
          <w:tcPr>
            <w:tcW w:w="1799"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WDDE99.00.13</w:t>
            </w:r>
            <w:r w:rsidRPr="00E5778E">
              <w:rPr>
                <w:rFonts w:ascii="宋体" w:hAnsi="宋体" w:hint="eastAsia"/>
                <w:color w:val="000000"/>
                <w:szCs w:val="21"/>
              </w:rPr>
              <w:t>2</w:t>
            </w:r>
            <w:r w:rsidRPr="00E5778E">
              <w:rPr>
                <w:rFonts w:ascii="宋体" w:hAnsi="宋体"/>
                <w:color w:val="000000"/>
                <w:szCs w:val="21"/>
              </w:rPr>
              <w:t>.00</w:t>
            </w:r>
          </w:p>
        </w:tc>
        <w:tc>
          <w:tcPr>
            <w:tcW w:w="1799"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特需标志</w:t>
            </w:r>
          </w:p>
        </w:tc>
        <w:tc>
          <w:tcPr>
            <w:tcW w:w="900" w:type="dxa"/>
            <w:tcBorders>
              <w:bottom w:val="single" w:sz="4" w:space="0" w:color="auto"/>
            </w:tcBorders>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TXBZ</w:t>
            </w:r>
          </w:p>
        </w:tc>
        <w:tc>
          <w:tcPr>
            <w:tcW w:w="1260"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tcBorders>
              <w:bottom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编码。0：非特需；1：特需；</w:t>
            </w:r>
          </w:p>
        </w:tc>
      </w:tr>
      <w:tr w:rsidR="00C576A4" w:rsidRPr="00464D48" w:rsidTr="0094182C">
        <w:trPr>
          <w:trHeight w:val="403"/>
        </w:trPr>
        <w:tc>
          <w:tcPr>
            <w:tcW w:w="1799" w:type="dxa"/>
          </w:tcPr>
          <w:p w:rsidR="00C576A4" w:rsidRPr="00464D48" w:rsidRDefault="00C576A4" w:rsidP="0094182C">
            <w:pPr>
              <w:widowControl/>
              <w:ind w:rightChars="-45" w:right="-94"/>
              <w:jc w:val="left"/>
              <w:rPr>
                <w:rFonts w:ascii="宋体" w:hAnsi="宋体"/>
                <w:kern w:val="0"/>
                <w:szCs w:val="21"/>
              </w:rPr>
            </w:pPr>
            <w:r w:rsidRPr="00E5778E">
              <w:rPr>
                <w:rFonts w:ascii="宋体" w:hAnsi="宋体" w:cs="黑体"/>
                <w:kern w:val="0"/>
                <w:szCs w:val="21"/>
              </w:rPr>
              <w:t>DE05.01.024.00</w:t>
            </w:r>
          </w:p>
        </w:tc>
        <w:tc>
          <w:tcPr>
            <w:tcW w:w="1799" w:type="dxa"/>
            <w:shd w:val="clear" w:color="auto" w:fill="auto"/>
            <w:vAlign w:val="center"/>
          </w:tcPr>
          <w:p w:rsidR="00C576A4" w:rsidRPr="00464D48" w:rsidRDefault="00C576A4" w:rsidP="0094182C">
            <w:pPr>
              <w:widowControl/>
              <w:ind w:rightChars="-45" w:right="-94"/>
              <w:jc w:val="left"/>
              <w:rPr>
                <w:rFonts w:ascii="宋体" w:hAnsi="宋体"/>
                <w:kern w:val="0"/>
                <w:szCs w:val="21"/>
              </w:rPr>
            </w:pPr>
            <w:r w:rsidRPr="00464D48">
              <w:rPr>
                <w:rFonts w:ascii="宋体" w:hAnsi="宋体" w:hint="eastAsia"/>
                <w:kern w:val="0"/>
                <w:szCs w:val="21"/>
              </w:rPr>
              <w:t>诊断编码</w:t>
            </w:r>
          </w:p>
        </w:tc>
        <w:tc>
          <w:tcPr>
            <w:tcW w:w="900" w:type="dxa"/>
            <w:shd w:val="clear" w:color="auto" w:fill="auto"/>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ZDBM</w:t>
            </w:r>
          </w:p>
        </w:tc>
        <w:tc>
          <w:tcPr>
            <w:tcW w:w="1260" w:type="dxa"/>
            <w:shd w:val="clear" w:color="auto" w:fill="auto"/>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字符串</w:t>
            </w:r>
          </w:p>
        </w:tc>
        <w:tc>
          <w:tcPr>
            <w:tcW w:w="684"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64</w:t>
            </w:r>
          </w:p>
        </w:tc>
        <w:tc>
          <w:tcPr>
            <w:tcW w:w="744"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397"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西医：按</w:t>
            </w:r>
            <w:r w:rsidRPr="00464D48">
              <w:rPr>
                <w:rFonts w:ascii="宋体" w:hAnsi="宋体" w:hint="eastAsia"/>
                <w:szCs w:val="21"/>
              </w:rPr>
              <w:t>ICD-10；中医：按国标-95；填主要诊断，多个以“；”间隔</w:t>
            </w:r>
          </w:p>
        </w:tc>
      </w:tr>
      <w:tr w:rsidR="00C576A4" w:rsidRPr="00464D48" w:rsidTr="0094182C">
        <w:trPr>
          <w:trHeight w:val="403"/>
        </w:trPr>
        <w:tc>
          <w:tcPr>
            <w:tcW w:w="1799" w:type="dxa"/>
          </w:tcPr>
          <w:p w:rsidR="00C576A4" w:rsidRPr="00464D48" w:rsidRDefault="00C576A4" w:rsidP="0094182C">
            <w:pPr>
              <w:widowControl/>
              <w:jc w:val="left"/>
              <w:rPr>
                <w:rFonts w:ascii="宋体" w:hAnsi="宋体"/>
                <w:kern w:val="0"/>
                <w:szCs w:val="21"/>
              </w:rPr>
            </w:pPr>
            <w:r w:rsidRPr="00E5778E">
              <w:rPr>
                <w:rFonts w:ascii="宋体" w:hAnsi="宋体" w:cs="黑体"/>
                <w:kern w:val="0"/>
                <w:szCs w:val="21"/>
              </w:rPr>
              <w:t>DE05.01.02</w:t>
            </w:r>
            <w:r w:rsidRPr="00E5778E">
              <w:rPr>
                <w:rFonts w:ascii="宋体" w:hAnsi="宋体" w:cs="黑体" w:hint="eastAsia"/>
                <w:kern w:val="0"/>
                <w:szCs w:val="21"/>
              </w:rPr>
              <w:t>5</w:t>
            </w:r>
            <w:r w:rsidRPr="00E5778E">
              <w:rPr>
                <w:rFonts w:ascii="宋体" w:hAnsi="宋体" w:cs="黑体"/>
                <w:kern w:val="0"/>
                <w:szCs w:val="21"/>
              </w:rPr>
              <w:t>.00</w:t>
            </w:r>
          </w:p>
        </w:tc>
        <w:tc>
          <w:tcPr>
            <w:tcW w:w="1799" w:type="dxa"/>
            <w:shd w:val="clear" w:color="auto" w:fill="auto"/>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诊断编码类型</w:t>
            </w:r>
          </w:p>
        </w:tc>
        <w:tc>
          <w:tcPr>
            <w:tcW w:w="900" w:type="dxa"/>
            <w:shd w:val="clear" w:color="auto" w:fill="auto"/>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BMLX</w:t>
            </w:r>
          </w:p>
        </w:tc>
        <w:tc>
          <w:tcPr>
            <w:tcW w:w="1260" w:type="dxa"/>
            <w:shd w:val="clear" w:color="auto" w:fill="auto"/>
            <w:vAlign w:val="center"/>
          </w:tcPr>
          <w:p w:rsidR="00C576A4" w:rsidRPr="00464D48" w:rsidRDefault="00C576A4" w:rsidP="0094182C">
            <w:pPr>
              <w:jc w:val="left"/>
              <w:rPr>
                <w:rFonts w:ascii="宋体" w:hAnsi="宋体"/>
                <w:kern w:val="0"/>
                <w:szCs w:val="21"/>
              </w:rPr>
            </w:pPr>
            <w:r w:rsidRPr="00464D48">
              <w:rPr>
                <w:rFonts w:ascii="宋体" w:hAnsi="宋体" w:hint="eastAsia"/>
                <w:kern w:val="0"/>
                <w:szCs w:val="21"/>
              </w:rPr>
              <w:t>字符串</w:t>
            </w:r>
          </w:p>
        </w:tc>
        <w:tc>
          <w:tcPr>
            <w:tcW w:w="684" w:type="dxa"/>
            <w:shd w:val="clear" w:color="auto" w:fill="auto"/>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2</w:t>
            </w:r>
          </w:p>
        </w:tc>
        <w:tc>
          <w:tcPr>
            <w:tcW w:w="744"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397"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编码。01：</w:t>
            </w:r>
            <w:r w:rsidRPr="00464D48">
              <w:rPr>
                <w:rFonts w:ascii="宋体" w:hAnsi="宋体" w:hint="eastAsia"/>
                <w:szCs w:val="21"/>
              </w:rPr>
              <w:t>ICD-10；02：国标-95；</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KH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Merge w:val="restart"/>
            <w:vAlign w:val="center"/>
          </w:tcPr>
          <w:p w:rsidR="00C576A4" w:rsidRPr="00464D48" w:rsidRDefault="00C576A4" w:rsidP="0094182C">
            <w:pPr>
              <w:rPr>
                <w:rFonts w:ascii="宋体" w:hAnsi="宋体"/>
                <w:szCs w:val="21"/>
              </w:rPr>
            </w:pPr>
            <w:r w:rsidRPr="00464D48">
              <w:rPr>
                <w:rFonts w:ascii="宋体" w:hAnsi="宋体" w:hint="eastAsia"/>
                <w:szCs w:val="21"/>
              </w:rPr>
              <w:t>见前述“挂号”的说明（7）</w:t>
            </w: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KLX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97" w:type="dxa"/>
            <w:vMerge/>
            <w:vAlign w:val="center"/>
          </w:tcPr>
          <w:p w:rsidR="00C576A4" w:rsidRPr="00464D48" w:rsidRDefault="00C576A4" w:rsidP="0094182C">
            <w:pPr>
              <w:rPr>
                <w:rFonts w:ascii="宋体" w:hAnsi="宋体"/>
                <w:szCs w:val="21"/>
              </w:rPr>
            </w:pPr>
          </w:p>
        </w:tc>
      </w:tr>
      <w:tr w:rsidR="00C576A4" w:rsidRPr="00464D48" w:rsidTr="0094182C">
        <w:trPr>
          <w:trHeight w:val="403"/>
        </w:trPr>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39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lastRenderedPageBreak/>
              <w:t>WDDE99.00.052.00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7"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799"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79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45" w:left="-94" w:rightChars="-45" w:right="-94"/>
              <w:jc w:val="left"/>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97" w:type="dxa"/>
            <w:vAlign w:val="center"/>
          </w:tcPr>
          <w:p w:rsidR="00C576A4" w:rsidRPr="00573934" w:rsidRDefault="00C576A4" w:rsidP="0094182C">
            <w:pPr>
              <w:rPr>
                <w:rFonts w:ascii="宋体" w:hAnsi="宋体"/>
                <w:szCs w:val="21"/>
              </w:rPr>
            </w:pPr>
            <w:r w:rsidRPr="00464D48">
              <w:rPr>
                <w:rFonts w:ascii="宋体" w:hAnsi="宋体" w:hint="eastAsia"/>
                <w:szCs w:val="21"/>
              </w:rPr>
              <w:t>为系统处理该数据而预留</w:t>
            </w:r>
          </w:p>
        </w:tc>
      </w:tr>
    </w:tbl>
    <w:p w:rsidR="00C576A4" w:rsidRPr="00573934" w:rsidRDefault="00C576A4" w:rsidP="00C576A4">
      <w:pPr>
        <w:spacing w:line="360" w:lineRule="auto"/>
        <w:ind w:firstLineChars="225" w:firstLine="473"/>
        <w:rPr>
          <w:rFonts w:ascii="宋体" w:hAnsi="宋体"/>
        </w:rPr>
      </w:pPr>
    </w:p>
    <w:p w:rsidR="00C576A4" w:rsidRPr="0049659C" w:rsidRDefault="00C576A4" w:rsidP="0049659C">
      <w:pPr>
        <w:pStyle w:val="3"/>
        <w:ind w:left="0"/>
        <w:rPr>
          <w:rFonts w:ascii="宋体" w:hAnsi="宋体"/>
          <w:sz w:val="28"/>
          <w:szCs w:val="28"/>
        </w:rPr>
      </w:pPr>
      <w:bookmarkStart w:id="14" w:name="_Toc429573846"/>
      <w:r w:rsidRPr="0049659C">
        <w:rPr>
          <w:rFonts w:ascii="宋体" w:hAnsi="宋体" w:hint="eastAsia"/>
          <w:sz w:val="28"/>
          <w:szCs w:val="28"/>
        </w:rPr>
        <w:t>在</w:t>
      </w:r>
      <w:r w:rsidRPr="0049659C">
        <w:rPr>
          <w:rFonts w:ascii="宋体" w:hAnsi="宋体"/>
          <w:sz w:val="28"/>
          <w:szCs w:val="28"/>
        </w:rPr>
        <w:t>/</w:t>
      </w:r>
      <w:r w:rsidRPr="0049659C">
        <w:rPr>
          <w:rFonts w:ascii="宋体" w:hAnsi="宋体" w:hint="eastAsia"/>
          <w:sz w:val="28"/>
          <w:szCs w:val="28"/>
        </w:rPr>
        <w:t>出院结算</w:t>
      </w:r>
      <w:bookmarkEnd w:id="14"/>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病人在进行了在院或出院的费用结算后，则医院须按照下列结构填报病人的住院费用结算信息。该表仅接受新增不接受修改。</w:t>
      </w:r>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（五）在/出院结算表（TB_HIS_JZ_Charge）</w:t>
      </w:r>
    </w:p>
    <w:tbl>
      <w:tblPr>
        <w:tblW w:w="105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900"/>
        <w:gridCol w:w="1260"/>
        <w:gridCol w:w="684"/>
        <w:gridCol w:w="786"/>
        <w:gridCol w:w="3354"/>
      </w:tblGrid>
      <w:tr w:rsidR="00C576A4" w:rsidRPr="00464D48" w:rsidTr="008F7C35">
        <w:trPr>
          <w:trHeight w:val="403"/>
        </w:trPr>
        <w:tc>
          <w:tcPr>
            <w:tcW w:w="180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44" w:left="-92" w:rightChars="-44" w:right="-92"/>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86"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35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8F7C35">
        <w:trPr>
          <w:trHeight w:val="403"/>
        </w:trPr>
        <w:tc>
          <w:tcPr>
            <w:tcW w:w="1800" w:type="dxa"/>
            <w:shd w:val="clear" w:color="auto" w:fill="FFCC99"/>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WDDE07.00.102.00</w:t>
            </w:r>
          </w:p>
        </w:tc>
        <w:tc>
          <w:tcPr>
            <w:tcW w:w="180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收/退费日期</w:t>
            </w:r>
          </w:p>
        </w:tc>
        <w:tc>
          <w:tcPr>
            <w:tcW w:w="900" w:type="dxa"/>
            <w:shd w:val="clear" w:color="auto" w:fill="FFCC99"/>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STFRQ</w:t>
            </w:r>
          </w:p>
        </w:tc>
        <w:tc>
          <w:tcPr>
            <w:tcW w:w="126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86"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354"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复合主键；格式为YYYYMMDD</w:t>
            </w:r>
          </w:p>
        </w:tc>
      </w:tr>
      <w:tr w:rsidR="00C576A4" w:rsidRPr="00464D48" w:rsidTr="008F7C35">
        <w:trPr>
          <w:trHeight w:val="403"/>
        </w:trPr>
        <w:tc>
          <w:tcPr>
            <w:tcW w:w="1800" w:type="dxa"/>
            <w:shd w:val="clear" w:color="auto" w:fill="FFCC99"/>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WDDE01.00.124.00</w:t>
            </w:r>
          </w:p>
        </w:tc>
        <w:tc>
          <w:tcPr>
            <w:tcW w:w="180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收/退费编号</w:t>
            </w:r>
          </w:p>
        </w:tc>
        <w:tc>
          <w:tcPr>
            <w:tcW w:w="900" w:type="dxa"/>
            <w:shd w:val="clear" w:color="auto" w:fill="FFCC99"/>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STFBH</w:t>
            </w:r>
          </w:p>
        </w:tc>
        <w:tc>
          <w:tcPr>
            <w:tcW w:w="126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86"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复合主键；即发票号</w:t>
            </w:r>
          </w:p>
        </w:tc>
      </w:tr>
      <w:tr w:rsidR="00C576A4" w:rsidRPr="00464D48" w:rsidTr="008F7C35">
        <w:trPr>
          <w:trHeight w:val="403"/>
        </w:trPr>
        <w:tc>
          <w:tcPr>
            <w:tcW w:w="1800" w:type="dxa"/>
            <w:shd w:val="clear" w:color="auto" w:fill="FFCC99"/>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WDDE07.00.103.00</w:t>
            </w:r>
          </w:p>
        </w:tc>
        <w:tc>
          <w:tcPr>
            <w:tcW w:w="180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退费标志</w:t>
            </w:r>
          </w:p>
        </w:tc>
        <w:tc>
          <w:tcPr>
            <w:tcW w:w="900" w:type="dxa"/>
            <w:shd w:val="clear" w:color="auto" w:fill="FFCC99"/>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STFBZ</w:t>
            </w:r>
          </w:p>
        </w:tc>
        <w:tc>
          <w:tcPr>
            <w:tcW w:w="126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68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86"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复合主键；1：收费；2：退费</w:t>
            </w:r>
          </w:p>
        </w:tc>
      </w:tr>
      <w:tr w:rsidR="00C576A4" w:rsidRPr="00464D48" w:rsidTr="008F7C35">
        <w:trPr>
          <w:trHeight w:val="403"/>
        </w:trPr>
        <w:tc>
          <w:tcPr>
            <w:tcW w:w="1800" w:type="dxa"/>
            <w:shd w:val="clear" w:color="auto" w:fill="FFCC99"/>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80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FCC99"/>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YLJGDM</w:t>
            </w:r>
          </w:p>
        </w:tc>
        <w:tc>
          <w:tcPr>
            <w:tcW w:w="126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86"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住院就诊流水号</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ZYID</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rPr>
                <w:rFonts w:ascii="宋体" w:hAnsi="宋体"/>
                <w:szCs w:val="21"/>
              </w:rPr>
            </w:pPr>
            <w:r w:rsidRPr="00464D48">
              <w:rPr>
                <w:rFonts w:ascii="宋体" w:hAnsi="宋体" w:hint="eastAsia"/>
                <w:szCs w:val="21"/>
              </w:rPr>
              <w:t>入院登记时产生的代表该次住院的信息系统唯一识别编号</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WDDE07.00.104.00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收/退费时间</w:t>
            </w:r>
          </w:p>
        </w:tc>
        <w:tc>
          <w:tcPr>
            <w:tcW w:w="90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STFSJ</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 HH:MM:SS</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总费用</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ZFY</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收退费均以正数表达。</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WDDE07.00.106.00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医保范围外自费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YBFWWZF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rPr>
                <w:rFonts w:ascii="宋体" w:hAnsi="宋体"/>
                <w:szCs w:val="21"/>
              </w:rPr>
            </w:pPr>
            <w:r w:rsidRPr="00464D48">
              <w:rPr>
                <w:rFonts w:ascii="宋体" w:hAnsi="宋体" w:hint="eastAsia"/>
                <w:szCs w:val="21"/>
              </w:rPr>
              <w:t>收退费均以正数表达。</w:t>
            </w:r>
          </w:p>
        </w:tc>
      </w:tr>
      <w:tr w:rsidR="00C576A4" w:rsidRPr="00464D48" w:rsidTr="008F7C35">
        <w:trPr>
          <w:trHeight w:val="403"/>
        </w:trPr>
        <w:tc>
          <w:tcPr>
            <w:tcW w:w="1800" w:type="dxa"/>
            <w:vAlign w:val="center"/>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WDDE07.00.107.00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特需费用</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TXFYE</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费用中可归入特需中的数额</w:t>
            </w:r>
          </w:p>
        </w:tc>
      </w:tr>
      <w:tr w:rsidR="00C576A4" w:rsidRPr="00464D48" w:rsidTr="008F7C35">
        <w:trPr>
          <w:trHeight w:val="403"/>
        </w:trPr>
        <w:tc>
          <w:tcPr>
            <w:tcW w:w="1800" w:type="dxa"/>
            <w:vAlign w:val="center"/>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WDDE07.00.108.00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特需药费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TXYF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rPr>
                <w:rFonts w:ascii="宋体" w:hAnsi="宋体"/>
                <w:szCs w:val="21"/>
              </w:rPr>
            </w:pPr>
            <w:r w:rsidRPr="00464D48">
              <w:rPr>
                <w:rFonts w:ascii="宋体" w:hAnsi="宋体" w:hint="eastAsia"/>
                <w:szCs w:val="21"/>
              </w:rPr>
              <w:t>特需费用中药费的部分</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15</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收退费均以正数表达，口径按医保</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16</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诊疗费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17</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治疗费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ZHF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18</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护理费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HLF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19</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手术材料费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SSCLF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JCF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lastRenderedPageBreak/>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21</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化验费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HYF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22</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透视费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TSF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23</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摄片费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SPF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24</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输血费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SXF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25</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输氧费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SYF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26</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西药费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XYF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27</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中成药费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ZCYF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28</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中草药费</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ZCAF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DE07.00.</w:t>
            </w:r>
            <w:r w:rsidRPr="00E5778E">
              <w:rPr>
                <w:rFonts w:ascii="宋体" w:hAnsi="宋体" w:hint="eastAsia"/>
                <w:color w:val="0070C0"/>
                <w:szCs w:val="21"/>
              </w:rPr>
              <w:t>003</w:t>
            </w:r>
            <w:r w:rsidRPr="00E5778E">
              <w:rPr>
                <w:rFonts w:ascii="宋体" w:hAnsi="宋体"/>
                <w:color w:val="0070C0"/>
                <w:szCs w:val="21"/>
              </w:rPr>
              <w:t>.</w:t>
            </w:r>
            <w:r w:rsidRPr="00E5778E">
              <w:rPr>
                <w:rFonts w:ascii="宋体" w:hAnsi="宋体" w:hint="eastAsia"/>
                <w:color w:val="0070C0"/>
                <w:szCs w:val="21"/>
              </w:rPr>
              <w:t>29</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其他费用</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QTF</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rPr>
                <w:rFonts w:ascii="宋体" w:hAnsi="宋体"/>
              </w:rPr>
            </w:pPr>
            <w:r w:rsidRPr="00464D48">
              <w:rPr>
                <w:rFonts w:ascii="宋体" w:hAnsi="宋体" w:hint="eastAsia"/>
                <w:szCs w:val="21"/>
              </w:rPr>
              <w:t>12，3</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KH</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Merge w:val="restart"/>
            <w:vAlign w:val="center"/>
          </w:tcPr>
          <w:p w:rsidR="00C576A4" w:rsidRPr="00464D48" w:rsidRDefault="00C576A4" w:rsidP="0094182C">
            <w:pPr>
              <w:rPr>
                <w:rFonts w:ascii="宋体" w:hAnsi="宋体"/>
                <w:szCs w:val="21"/>
              </w:rPr>
            </w:pPr>
            <w:r w:rsidRPr="00464D48">
              <w:rPr>
                <w:rFonts w:ascii="宋体" w:hAnsi="宋体" w:hint="eastAsia"/>
                <w:szCs w:val="21"/>
              </w:rPr>
              <w:t>见前述“挂号”的说明（7）</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KLX</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86"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354" w:type="dxa"/>
            <w:vMerge/>
            <w:vAlign w:val="center"/>
          </w:tcPr>
          <w:p w:rsidR="00C576A4" w:rsidRPr="00464D48" w:rsidRDefault="00C576A4" w:rsidP="0094182C">
            <w:pPr>
              <w:rPr>
                <w:rFonts w:ascii="宋体" w:hAnsi="宋体"/>
                <w:szCs w:val="21"/>
              </w:rPr>
            </w:pP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该表只接受新增，默认“0”</w:t>
            </w:r>
          </w:p>
        </w:tc>
      </w:tr>
      <w:tr w:rsidR="00C576A4" w:rsidRPr="00464D48"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86"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5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8F7C35">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44" w:left="-92" w:rightChars="-44" w:right="-92"/>
              <w:jc w:val="center"/>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86"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354" w:type="dxa"/>
            <w:vAlign w:val="center"/>
          </w:tcPr>
          <w:p w:rsidR="00C576A4" w:rsidRPr="00573934"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E2545B" w:rsidRPr="00573934" w:rsidTr="008F7C35">
        <w:trPr>
          <w:trHeight w:val="403"/>
        </w:trPr>
        <w:tc>
          <w:tcPr>
            <w:tcW w:w="1800" w:type="dxa"/>
            <w:vAlign w:val="center"/>
          </w:tcPr>
          <w:p w:rsidR="00E2545B" w:rsidRPr="003E4911" w:rsidRDefault="00E2545B" w:rsidP="008F7C35">
            <w:pPr>
              <w:autoSpaceDE w:val="0"/>
              <w:autoSpaceDN w:val="0"/>
              <w:adjustRightInd w:val="0"/>
              <w:rPr>
                <w:rFonts w:ascii="宋体" w:hAnsi="宋体" w:cs="宋体"/>
                <w:color w:val="000000"/>
                <w:kern w:val="0"/>
                <w:szCs w:val="21"/>
              </w:rPr>
            </w:pPr>
            <w:r w:rsidRPr="004D2C0D">
              <w:rPr>
                <w:rFonts w:cs="宋体" w:hint="eastAsia"/>
                <w:bCs/>
                <w:kern w:val="0"/>
              </w:rPr>
              <w:t>DE01.00.014.00</w:t>
            </w:r>
          </w:p>
        </w:tc>
        <w:tc>
          <w:tcPr>
            <w:tcW w:w="1800" w:type="dxa"/>
            <w:vAlign w:val="center"/>
          </w:tcPr>
          <w:p w:rsidR="00E2545B" w:rsidRPr="00464D48" w:rsidRDefault="00E2545B" w:rsidP="008F7C35">
            <w:pPr>
              <w:autoSpaceDE w:val="0"/>
              <w:autoSpaceDN w:val="0"/>
              <w:adjustRightInd w:val="0"/>
              <w:rPr>
                <w:rFonts w:ascii="宋体" w:hAnsi="宋体"/>
                <w:szCs w:val="21"/>
              </w:rPr>
            </w:pPr>
            <w:r w:rsidRPr="003E4911">
              <w:rPr>
                <w:rFonts w:ascii="宋体" w:hAnsi="宋体" w:cs="宋体" w:hint="eastAsia"/>
                <w:color w:val="000000"/>
                <w:kern w:val="0"/>
                <w:szCs w:val="21"/>
              </w:rPr>
              <w:t>住院号</w:t>
            </w:r>
          </w:p>
        </w:tc>
        <w:tc>
          <w:tcPr>
            <w:tcW w:w="900" w:type="dxa"/>
            <w:vAlign w:val="center"/>
          </w:tcPr>
          <w:p w:rsidR="00E2545B" w:rsidRPr="00464D48" w:rsidRDefault="00E2545B" w:rsidP="008F7C35">
            <w:pPr>
              <w:ind w:leftChars="-45" w:left="-94" w:rightChars="-48" w:right="-101"/>
              <w:jc w:val="center"/>
              <w:rPr>
                <w:rFonts w:ascii="宋体" w:hAnsi="宋体"/>
                <w:szCs w:val="21"/>
              </w:rPr>
            </w:pPr>
            <w:r w:rsidRPr="003E4911">
              <w:rPr>
                <w:rFonts w:ascii="宋体" w:hAnsi="宋体" w:cs="宋体" w:hint="eastAsia"/>
                <w:color w:val="000000"/>
                <w:kern w:val="0"/>
                <w:szCs w:val="21"/>
              </w:rPr>
              <w:t>ZYH</w:t>
            </w:r>
          </w:p>
        </w:tc>
        <w:tc>
          <w:tcPr>
            <w:tcW w:w="1260"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86" w:type="dxa"/>
            <w:vAlign w:val="center"/>
          </w:tcPr>
          <w:p w:rsidR="00E2545B" w:rsidRPr="00464D48" w:rsidRDefault="00E2545B" w:rsidP="008F7C35">
            <w:pPr>
              <w:rPr>
                <w:rFonts w:ascii="宋体" w:hAnsi="宋体"/>
                <w:szCs w:val="21"/>
              </w:rPr>
            </w:pPr>
            <w:r w:rsidRPr="003E4911">
              <w:rPr>
                <w:rFonts w:ascii="宋体" w:hAnsi="宋体" w:cs="宋体" w:hint="eastAsia"/>
                <w:color w:val="000000"/>
                <w:kern w:val="0"/>
                <w:szCs w:val="21"/>
              </w:rPr>
              <w:t>必填</w:t>
            </w:r>
          </w:p>
        </w:tc>
        <w:tc>
          <w:tcPr>
            <w:tcW w:w="3354" w:type="dxa"/>
            <w:vAlign w:val="center"/>
          </w:tcPr>
          <w:p w:rsidR="00E2545B" w:rsidRPr="00464D48" w:rsidRDefault="00E2545B" w:rsidP="008F7C35">
            <w:pPr>
              <w:rPr>
                <w:rFonts w:ascii="宋体" w:hAnsi="宋体"/>
                <w:szCs w:val="21"/>
              </w:rPr>
            </w:pPr>
            <w:r>
              <w:rPr>
                <w:rFonts w:ascii="宋体" w:hAnsi="宋体" w:cs="宋体" w:hint="eastAsia"/>
                <w:color w:val="000000"/>
                <w:kern w:val="0"/>
                <w:szCs w:val="21"/>
              </w:rPr>
              <w:t>为住院时，填写住院号，门诊号字段填“-”</w:t>
            </w:r>
          </w:p>
        </w:tc>
      </w:tr>
      <w:tr w:rsidR="008F7C35" w:rsidRPr="00573934" w:rsidTr="008F7C35">
        <w:trPr>
          <w:trHeight w:val="403"/>
        </w:trPr>
        <w:tc>
          <w:tcPr>
            <w:tcW w:w="1800" w:type="dxa"/>
            <w:vAlign w:val="center"/>
          </w:tcPr>
          <w:p w:rsidR="008F7C35" w:rsidRPr="003E4911" w:rsidRDefault="008F7C35" w:rsidP="008F7C35">
            <w:pPr>
              <w:autoSpaceDE w:val="0"/>
              <w:autoSpaceDN w:val="0"/>
              <w:adjustRightInd w:val="0"/>
              <w:rPr>
                <w:rFonts w:ascii="宋体" w:hAnsi="宋体" w:cs="宋体"/>
                <w:color w:val="000000"/>
                <w:kern w:val="0"/>
                <w:szCs w:val="21"/>
              </w:rPr>
            </w:pPr>
            <w:r w:rsidRPr="004D2C0D">
              <w:rPr>
                <w:rFonts w:cs="宋体" w:hint="eastAsia"/>
                <w:bCs/>
                <w:kern w:val="0"/>
              </w:rPr>
              <w:t>DE07.00.010.00</w:t>
            </w:r>
          </w:p>
        </w:tc>
        <w:tc>
          <w:tcPr>
            <w:tcW w:w="1800" w:type="dxa"/>
            <w:vAlign w:val="center"/>
          </w:tcPr>
          <w:p w:rsidR="008F7C35" w:rsidRPr="00464D48" w:rsidRDefault="008F7C35" w:rsidP="008F7C35">
            <w:pPr>
              <w:autoSpaceDE w:val="0"/>
              <w:autoSpaceDN w:val="0"/>
              <w:adjustRightInd w:val="0"/>
              <w:rPr>
                <w:rFonts w:ascii="宋体" w:hAnsi="宋体"/>
                <w:szCs w:val="21"/>
              </w:rPr>
            </w:pPr>
            <w:r w:rsidRPr="003E4911">
              <w:rPr>
                <w:rFonts w:ascii="宋体" w:hAnsi="宋体" w:cs="宋体" w:hint="eastAsia"/>
                <w:color w:val="000000"/>
                <w:kern w:val="0"/>
                <w:szCs w:val="21"/>
              </w:rPr>
              <w:t>住院费用金额</w:t>
            </w:r>
          </w:p>
        </w:tc>
        <w:tc>
          <w:tcPr>
            <w:tcW w:w="900" w:type="dxa"/>
            <w:vAlign w:val="center"/>
          </w:tcPr>
          <w:p w:rsidR="008F7C35" w:rsidRPr="00464D48" w:rsidRDefault="008F7C35" w:rsidP="008F7C35">
            <w:pPr>
              <w:ind w:leftChars="-45" w:left="-94" w:rightChars="-48" w:right="-101"/>
              <w:jc w:val="center"/>
              <w:rPr>
                <w:rFonts w:ascii="宋体" w:hAnsi="宋体"/>
                <w:szCs w:val="21"/>
              </w:rPr>
            </w:pPr>
            <w:r w:rsidRPr="003E4911">
              <w:rPr>
                <w:rFonts w:ascii="宋体" w:hAnsi="宋体" w:cs="宋体" w:hint="eastAsia"/>
                <w:kern w:val="0"/>
                <w:szCs w:val="21"/>
              </w:rPr>
              <w:t>ZYFYJE</w:t>
            </w:r>
          </w:p>
        </w:tc>
        <w:tc>
          <w:tcPr>
            <w:tcW w:w="1260"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数值</w:t>
            </w:r>
          </w:p>
        </w:tc>
        <w:tc>
          <w:tcPr>
            <w:tcW w:w="684"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10，2</w:t>
            </w:r>
          </w:p>
        </w:tc>
        <w:tc>
          <w:tcPr>
            <w:tcW w:w="786" w:type="dxa"/>
            <w:vAlign w:val="center"/>
          </w:tcPr>
          <w:p w:rsidR="008F7C35" w:rsidRPr="00464D48" w:rsidRDefault="008F7C35" w:rsidP="008F7C35">
            <w:pPr>
              <w:rPr>
                <w:rFonts w:ascii="宋体" w:hAnsi="宋体"/>
                <w:szCs w:val="21"/>
              </w:rPr>
            </w:pPr>
            <w:r w:rsidRPr="0068509D">
              <w:rPr>
                <w:rFonts w:ascii="宋体" w:hAnsi="宋体" w:cs="宋体" w:hint="eastAsia"/>
                <w:color w:val="000000"/>
                <w:kern w:val="0"/>
                <w:szCs w:val="21"/>
              </w:rPr>
              <w:t>必填</w:t>
            </w:r>
          </w:p>
        </w:tc>
        <w:tc>
          <w:tcPr>
            <w:tcW w:w="3354" w:type="dxa"/>
            <w:vAlign w:val="center"/>
          </w:tcPr>
          <w:p w:rsidR="008F7C35" w:rsidRPr="00464D48" w:rsidRDefault="008F7C35" w:rsidP="008F7C35">
            <w:pPr>
              <w:rPr>
                <w:rFonts w:ascii="宋体" w:hAnsi="宋体"/>
                <w:szCs w:val="21"/>
              </w:rPr>
            </w:pPr>
          </w:p>
        </w:tc>
      </w:tr>
      <w:tr w:rsidR="008F7C35" w:rsidRPr="00573934" w:rsidTr="008F7C35">
        <w:tc>
          <w:tcPr>
            <w:tcW w:w="1800" w:type="dxa"/>
            <w:vAlign w:val="center"/>
          </w:tcPr>
          <w:p w:rsidR="008F7C35" w:rsidRDefault="008F7C35" w:rsidP="008F7C35">
            <w:pPr>
              <w:autoSpaceDE w:val="0"/>
              <w:autoSpaceDN w:val="0"/>
              <w:adjustRightInd w:val="0"/>
              <w:rPr>
                <w:rFonts w:ascii="宋体" w:hAnsi="宋体" w:cs="宋体"/>
                <w:color w:val="000000"/>
                <w:kern w:val="0"/>
                <w:szCs w:val="21"/>
              </w:rPr>
            </w:pPr>
            <w:r w:rsidRPr="004D2C0D">
              <w:rPr>
                <w:rFonts w:cs="宋体" w:hint="eastAsia"/>
                <w:bCs/>
                <w:kern w:val="0"/>
              </w:rPr>
              <w:t>DE07.00.001.00</w:t>
            </w:r>
          </w:p>
        </w:tc>
        <w:tc>
          <w:tcPr>
            <w:tcW w:w="1800" w:type="dxa"/>
            <w:vAlign w:val="center"/>
          </w:tcPr>
          <w:p w:rsidR="008F7C35" w:rsidRPr="00464D48" w:rsidRDefault="008F7C35" w:rsidP="008F7C35">
            <w:pPr>
              <w:autoSpaceDE w:val="0"/>
              <w:autoSpaceDN w:val="0"/>
              <w:adjustRightInd w:val="0"/>
              <w:rPr>
                <w:rFonts w:ascii="宋体" w:hAnsi="宋体"/>
                <w:szCs w:val="21"/>
              </w:rPr>
            </w:pPr>
            <w:r>
              <w:rPr>
                <w:rFonts w:ascii="宋体" w:hAnsi="宋体" w:cs="宋体" w:hint="eastAsia"/>
                <w:color w:val="000000"/>
                <w:kern w:val="0"/>
                <w:szCs w:val="21"/>
              </w:rPr>
              <w:t>住院</w:t>
            </w:r>
            <w:r w:rsidRPr="003E4911">
              <w:rPr>
                <w:rFonts w:ascii="宋体" w:hAnsi="宋体" w:cs="宋体" w:hint="eastAsia"/>
                <w:color w:val="000000"/>
                <w:kern w:val="0"/>
                <w:szCs w:val="21"/>
              </w:rPr>
              <w:t>个人承担费用金额</w:t>
            </w:r>
          </w:p>
        </w:tc>
        <w:tc>
          <w:tcPr>
            <w:tcW w:w="900" w:type="dxa"/>
            <w:vAlign w:val="center"/>
          </w:tcPr>
          <w:p w:rsidR="008F7C35" w:rsidRPr="00464D48" w:rsidRDefault="008F7C35" w:rsidP="008F7C35">
            <w:pPr>
              <w:ind w:leftChars="-45" w:left="-94" w:rightChars="-48" w:right="-101"/>
              <w:jc w:val="center"/>
              <w:rPr>
                <w:rFonts w:ascii="宋体" w:hAnsi="宋体"/>
                <w:szCs w:val="21"/>
              </w:rPr>
            </w:pPr>
            <w:r w:rsidRPr="003E4911">
              <w:rPr>
                <w:rFonts w:ascii="宋体" w:hAnsi="宋体" w:cs="宋体" w:hint="eastAsia"/>
                <w:kern w:val="0"/>
                <w:szCs w:val="21"/>
              </w:rPr>
              <w:t>GRCDFYJE</w:t>
            </w:r>
          </w:p>
        </w:tc>
        <w:tc>
          <w:tcPr>
            <w:tcW w:w="1260"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数值</w:t>
            </w:r>
          </w:p>
        </w:tc>
        <w:tc>
          <w:tcPr>
            <w:tcW w:w="684"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10，2</w:t>
            </w:r>
          </w:p>
        </w:tc>
        <w:tc>
          <w:tcPr>
            <w:tcW w:w="786" w:type="dxa"/>
            <w:vAlign w:val="center"/>
          </w:tcPr>
          <w:p w:rsidR="008F7C35" w:rsidRPr="00464D48" w:rsidRDefault="008F7C35" w:rsidP="008F7C35">
            <w:pPr>
              <w:rPr>
                <w:rFonts w:ascii="宋体" w:hAnsi="宋体"/>
                <w:szCs w:val="21"/>
              </w:rPr>
            </w:pPr>
            <w:r w:rsidRPr="0068509D">
              <w:rPr>
                <w:rFonts w:ascii="宋体" w:hAnsi="宋体" w:cs="宋体" w:hint="eastAsia"/>
                <w:color w:val="000000"/>
                <w:kern w:val="0"/>
                <w:szCs w:val="21"/>
              </w:rPr>
              <w:t>必填</w:t>
            </w:r>
          </w:p>
        </w:tc>
        <w:tc>
          <w:tcPr>
            <w:tcW w:w="3354" w:type="dxa"/>
            <w:vAlign w:val="center"/>
          </w:tcPr>
          <w:p w:rsidR="008F7C35" w:rsidRPr="00464D48" w:rsidRDefault="008F7C35" w:rsidP="008F7C35">
            <w:pPr>
              <w:rPr>
                <w:rFonts w:ascii="宋体" w:hAnsi="宋体"/>
                <w:szCs w:val="21"/>
              </w:rPr>
            </w:pPr>
          </w:p>
        </w:tc>
      </w:tr>
      <w:tr w:rsidR="008F7C35" w:rsidRPr="00573934" w:rsidTr="008F7C35">
        <w:trPr>
          <w:trHeight w:val="403"/>
        </w:trPr>
        <w:tc>
          <w:tcPr>
            <w:tcW w:w="1800" w:type="dxa"/>
            <w:vAlign w:val="center"/>
          </w:tcPr>
          <w:p w:rsidR="008F7C35" w:rsidRPr="003E4911" w:rsidRDefault="008F7C35" w:rsidP="008F7C35">
            <w:pPr>
              <w:autoSpaceDE w:val="0"/>
              <w:autoSpaceDN w:val="0"/>
              <w:adjustRightInd w:val="0"/>
              <w:rPr>
                <w:rFonts w:ascii="宋体" w:hAnsi="宋体" w:cs="宋体"/>
                <w:color w:val="000000"/>
                <w:kern w:val="0"/>
                <w:szCs w:val="21"/>
              </w:rPr>
            </w:pPr>
            <w:r w:rsidRPr="004D2C0D">
              <w:rPr>
                <w:rFonts w:cs="宋体" w:hint="eastAsia"/>
                <w:bCs/>
                <w:kern w:val="0"/>
              </w:rPr>
              <w:t>DE07.00.007.00</w:t>
            </w:r>
          </w:p>
        </w:tc>
        <w:tc>
          <w:tcPr>
            <w:tcW w:w="1800" w:type="dxa"/>
            <w:vAlign w:val="center"/>
          </w:tcPr>
          <w:p w:rsidR="008F7C35" w:rsidRPr="00464D48" w:rsidRDefault="008F7C35" w:rsidP="008F7C35">
            <w:pPr>
              <w:autoSpaceDE w:val="0"/>
              <w:autoSpaceDN w:val="0"/>
              <w:adjustRightInd w:val="0"/>
              <w:rPr>
                <w:rFonts w:ascii="宋体" w:hAnsi="宋体"/>
                <w:szCs w:val="21"/>
              </w:rPr>
            </w:pPr>
            <w:r w:rsidRPr="003E4911">
              <w:rPr>
                <w:rFonts w:ascii="宋体" w:hAnsi="宋体" w:cs="宋体" w:hint="eastAsia"/>
                <w:color w:val="000000"/>
                <w:kern w:val="0"/>
                <w:szCs w:val="21"/>
              </w:rPr>
              <w:t>医疗付费方式代码</w:t>
            </w:r>
          </w:p>
        </w:tc>
        <w:tc>
          <w:tcPr>
            <w:tcW w:w="900" w:type="dxa"/>
            <w:vAlign w:val="center"/>
          </w:tcPr>
          <w:p w:rsidR="008F7C35" w:rsidRPr="00464D48" w:rsidRDefault="008F7C35" w:rsidP="008F7C35">
            <w:pPr>
              <w:ind w:leftChars="-45" w:left="-94" w:rightChars="-48" w:right="-101"/>
              <w:jc w:val="center"/>
              <w:rPr>
                <w:rFonts w:ascii="宋体" w:hAnsi="宋体"/>
                <w:szCs w:val="21"/>
              </w:rPr>
            </w:pPr>
            <w:r w:rsidRPr="003E4911">
              <w:rPr>
                <w:rFonts w:ascii="宋体" w:hAnsi="宋体" w:cs="宋体" w:hint="eastAsia"/>
                <w:kern w:val="0"/>
                <w:szCs w:val="21"/>
              </w:rPr>
              <w:t>YLFFFSDM</w:t>
            </w:r>
          </w:p>
        </w:tc>
        <w:tc>
          <w:tcPr>
            <w:tcW w:w="1260" w:type="dxa"/>
            <w:vAlign w:val="center"/>
          </w:tcPr>
          <w:p w:rsidR="008F7C35" w:rsidRPr="00464D48" w:rsidRDefault="008F7C35" w:rsidP="008F7C35">
            <w:pPr>
              <w:rPr>
                <w:rFonts w:ascii="宋体" w:hAnsi="宋体"/>
                <w:szCs w:val="21"/>
              </w:rPr>
            </w:pPr>
            <w:r w:rsidRPr="003E4911">
              <w:rPr>
                <w:rFonts w:ascii="宋体" w:hAnsi="宋体" w:cs="宋体" w:hint="eastAsia"/>
                <w:bCs/>
                <w:kern w:val="0"/>
                <w:szCs w:val="21"/>
              </w:rPr>
              <w:t>字符串</w:t>
            </w:r>
          </w:p>
        </w:tc>
        <w:tc>
          <w:tcPr>
            <w:tcW w:w="684"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2</w:t>
            </w:r>
          </w:p>
        </w:tc>
        <w:tc>
          <w:tcPr>
            <w:tcW w:w="786" w:type="dxa"/>
            <w:vAlign w:val="center"/>
          </w:tcPr>
          <w:p w:rsidR="008F7C35" w:rsidRPr="00464D48" w:rsidRDefault="008F7C35" w:rsidP="008F7C35">
            <w:pPr>
              <w:rPr>
                <w:rFonts w:ascii="宋体" w:hAnsi="宋体"/>
                <w:szCs w:val="21"/>
              </w:rPr>
            </w:pPr>
            <w:r w:rsidRPr="003E4911">
              <w:rPr>
                <w:rFonts w:ascii="宋体" w:hAnsi="宋体" w:cs="宋体" w:hint="eastAsia"/>
                <w:color w:val="000000"/>
                <w:kern w:val="0"/>
                <w:szCs w:val="21"/>
              </w:rPr>
              <w:t>必填</w:t>
            </w:r>
          </w:p>
        </w:tc>
        <w:tc>
          <w:tcPr>
            <w:tcW w:w="3354" w:type="dxa"/>
            <w:vAlign w:val="center"/>
          </w:tcPr>
          <w:p w:rsidR="008F7C35" w:rsidRPr="00464D48" w:rsidRDefault="008F7C35" w:rsidP="00E2545B">
            <w:pPr>
              <w:rPr>
                <w:rFonts w:ascii="宋体" w:hAnsi="宋体"/>
                <w:szCs w:val="21"/>
              </w:rPr>
            </w:pPr>
            <w:r w:rsidRPr="003E4911">
              <w:rPr>
                <w:rFonts w:ascii="宋体" w:hAnsi="宋体" w:cs="宋体" w:hint="eastAsia"/>
                <w:color w:val="000000"/>
                <w:kern w:val="0"/>
                <w:szCs w:val="21"/>
              </w:rPr>
              <w:t>见</w:t>
            </w:r>
            <w:r w:rsidR="00E2545B">
              <w:rPr>
                <w:rFonts w:ascii="宋体" w:hAnsi="宋体" w:cs="宋体" w:hint="eastAsia"/>
                <w:color w:val="000000"/>
                <w:kern w:val="0"/>
                <w:szCs w:val="21"/>
              </w:rPr>
              <w:t>诊疗收费表说明2</w:t>
            </w:r>
            <w:r w:rsidRPr="003E4911">
              <w:rPr>
                <w:rFonts w:ascii="宋体" w:hAnsi="宋体" w:cs="宋体" w:hint="eastAsia"/>
                <w:color w:val="000000"/>
                <w:kern w:val="0"/>
                <w:szCs w:val="21"/>
              </w:rPr>
              <w:t>，CV07.10.005</w:t>
            </w:r>
          </w:p>
        </w:tc>
      </w:tr>
    </w:tbl>
    <w:p w:rsidR="00C576A4" w:rsidRPr="00573934" w:rsidRDefault="00C576A4" w:rsidP="00C576A4">
      <w:pPr>
        <w:spacing w:line="360" w:lineRule="auto"/>
        <w:ind w:firstLineChars="225" w:firstLine="473"/>
        <w:rPr>
          <w:rFonts w:ascii="宋体" w:hAnsi="宋体"/>
        </w:rPr>
      </w:pPr>
    </w:p>
    <w:p w:rsidR="00C576A4" w:rsidRPr="0049659C" w:rsidRDefault="00C576A4" w:rsidP="0049659C">
      <w:pPr>
        <w:pStyle w:val="2"/>
        <w:rPr>
          <w:rFonts w:ascii="宋体" w:hAnsi="宋体"/>
          <w:sz w:val="30"/>
          <w:szCs w:val="30"/>
        </w:rPr>
      </w:pPr>
      <w:bookmarkStart w:id="15" w:name="_Toc271208365"/>
      <w:bookmarkStart w:id="16" w:name="_Toc271701241"/>
      <w:bookmarkStart w:id="17" w:name="_Toc289260978"/>
      <w:bookmarkStart w:id="18" w:name="_Toc342661549"/>
      <w:bookmarkStart w:id="19" w:name="_Toc429573847"/>
      <w:r w:rsidRPr="0049659C">
        <w:rPr>
          <w:rFonts w:ascii="宋体" w:hAnsi="宋体" w:hint="eastAsia"/>
          <w:sz w:val="30"/>
          <w:szCs w:val="30"/>
        </w:rPr>
        <w:t>手术业务</w:t>
      </w:r>
      <w:bookmarkEnd w:id="15"/>
      <w:bookmarkEnd w:id="16"/>
      <w:bookmarkEnd w:id="17"/>
      <w:bookmarkEnd w:id="18"/>
      <w:bookmarkEnd w:id="19"/>
    </w:p>
    <w:p w:rsidR="00C576A4" w:rsidRPr="0049659C" w:rsidRDefault="00C576A4" w:rsidP="0049659C">
      <w:pPr>
        <w:pStyle w:val="3"/>
        <w:ind w:left="0"/>
        <w:rPr>
          <w:rFonts w:ascii="宋体" w:hAnsi="宋体"/>
          <w:sz w:val="28"/>
          <w:szCs w:val="28"/>
        </w:rPr>
      </w:pPr>
      <w:bookmarkStart w:id="20" w:name="_Toc429573848"/>
      <w:r w:rsidRPr="0049659C">
        <w:rPr>
          <w:rFonts w:ascii="宋体" w:hAnsi="宋体" w:hint="eastAsia"/>
          <w:sz w:val="28"/>
          <w:szCs w:val="28"/>
        </w:rPr>
        <w:t>手术记录</w:t>
      </w:r>
      <w:bookmarkEnd w:id="20"/>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根据医疗机构内的手术记录进行填报（相应的数据源根据医院信息系统不同会有三类：收费明细记录、电子病历、手术系统）。此信息可被以新增、更新、作废方式填报。一旦重复收到同主键的记录，则最新接受到的信息将覆盖原先收到的相同主键的信息。</w:t>
      </w:r>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lastRenderedPageBreak/>
        <w:t>（六）手术记录表（TB_HIS_Opr_Rec）</w:t>
      </w:r>
    </w:p>
    <w:tbl>
      <w:tblPr>
        <w:tblW w:w="103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20"/>
        <w:gridCol w:w="1620"/>
        <w:gridCol w:w="900"/>
        <w:gridCol w:w="1260"/>
        <w:gridCol w:w="540"/>
        <w:gridCol w:w="720"/>
        <w:gridCol w:w="3645"/>
      </w:tblGrid>
      <w:tr w:rsidR="00C576A4" w:rsidRPr="00464D48" w:rsidTr="0094182C">
        <w:trPr>
          <w:trHeight w:val="403"/>
        </w:trPr>
        <w:tc>
          <w:tcPr>
            <w:tcW w:w="162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6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12" w:left="-8" w:rightChars="-43" w:right="-90" w:hangingChars="8" w:hanging="17"/>
              <w:jc w:val="center"/>
              <w:rPr>
                <w:rFonts w:ascii="宋体" w:hAnsi="宋体"/>
                <w:b/>
                <w:szCs w:val="21"/>
              </w:rPr>
            </w:pPr>
            <w:r w:rsidRPr="00464D48">
              <w:rPr>
                <w:rFonts w:ascii="宋体" w:hAnsi="宋体" w:hint="eastAsia"/>
                <w:b/>
                <w:szCs w:val="21"/>
              </w:rPr>
              <w:t>字段名</w:t>
            </w:r>
          </w:p>
        </w:tc>
        <w:tc>
          <w:tcPr>
            <w:tcW w:w="126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54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645"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62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WDDE01.00.127.00</w:t>
            </w:r>
          </w:p>
        </w:tc>
        <w:tc>
          <w:tcPr>
            <w:tcW w:w="162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手术ID</w:t>
            </w:r>
          </w:p>
        </w:tc>
        <w:tc>
          <w:tcPr>
            <w:tcW w:w="900" w:type="dxa"/>
            <w:shd w:val="clear" w:color="auto" w:fill="FABF8F"/>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SSID</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2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45"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复合主键，由手术管理系统产生的唯一编号，或称手术单号。</w:t>
            </w:r>
          </w:p>
        </w:tc>
      </w:tr>
      <w:tr w:rsidR="00C576A4" w:rsidRPr="00464D48" w:rsidTr="0094182C">
        <w:trPr>
          <w:trHeight w:val="403"/>
        </w:trPr>
        <w:tc>
          <w:tcPr>
            <w:tcW w:w="1620" w:type="dxa"/>
            <w:shd w:val="clear" w:color="auto" w:fill="FABF8F"/>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62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ABF8F"/>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YLJGDM</w:t>
            </w:r>
          </w:p>
        </w:tc>
        <w:tc>
          <w:tcPr>
            <w:tcW w:w="1260" w:type="dxa"/>
            <w:shd w:val="clear" w:color="auto" w:fill="FABF8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20" w:type="dxa"/>
            <w:shd w:val="clear" w:color="auto" w:fill="FABF8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shd w:val="clear" w:color="auto" w:fill="FABF8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住院/门诊科室</w:t>
            </w:r>
          </w:p>
        </w:tc>
        <w:tc>
          <w:tcPr>
            <w:tcW w:w="900" w:type="dxa"/>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ZYKS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20"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填医院内定义的科室编号</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手术科室</w:t>
            </w:r>
          </w:p>
        </w:tc>
        <w:tc>
          <w:tcPr>
            <w:tcW w:w="900" w:type="dxa"/>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SSKS</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20"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填医院内定义的科室编号</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DE06.00.095.00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手术日期</w:t>
            </w:r>
          </w:p>
        </w:tc>
        <w:tc>
          <w:tcPr>
            <w:tcW w:w="900" w:type="dxa"/>
            <w:vAlign w:val="center"/>
          </w:tcPr>
          <w:p w:rsidR="00C576A4" w:rsidRPr="00464D48" w:rsidRDefault="00C576A4" w:rsidP="0094182C">
            <w:pPr>
              <w:autoSpaceDE w:val="0"/>
              <w:autoSpaceDN w:val="0"/>
              <w:adjustRightInd w:val="0"/>
              <w:ind w:leftChars="-12" w:left="-8" w:rightChars="-43" w:right="-90" w:hangingChars="8" w:hanging="17"/>
              <w:jc w:val="center"/>
              <w:rPr>
                <w:rFonts w:ascii="宋体" w:hAnsi="宋体"/>
                <w:szCs w:val="21"/>
              </w:rPr>
            </w:pPr>
            <w:r w:rsidRPr="00464D48">
              <w:rPr>
                <w:rFonts w:ascii="宋体" w:hAnsi="宋体" w:hint="eastAsia"/>
                <w:szCs w:val="21"/>
              </w:rPr>
              <w:t>SSRQ</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DATETIME</w:t>
            </w:r>
          </w:p>
        </w:tc>
        <w:tc>
          <w:tcPr>
            <w:tcW w:w="54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vAlign w:val="center"/>
          </w:tcPr>
          <w:p w:rsidR="00C576A4" w:rsidRPr="00464D48" w:rsidRDefault="00C576A4" w:rsidP="0094182C">
            <w:pPr>
              <w:rPr>
                <w:rFonts w:ascii="宋体" w:hAnsi="宋体"/>
                <w:szCs w:val="21"/>
              </w:rPr>
            </w:pPr>
            <w:r w:rsidRPr="00464D48">
              <w:rPr>
                <w:rFonts w:ascii="宋体" w:hAnsi="宋体" w:hint="eastAsia"/>
                <w:szCs w:val="21"/>
              </w:rPr>
              <w:t>指手术开始的日期</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WDDE06.00.180.00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门诊手术标志</w:t>
            </w:r>
          </w:p>
        </w:tc>
        <w:tc>
          <w:tcPr>
            <w:tcW w:w="900" w:type="dxa"/>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MZSSBZ</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20"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vAlign w:val="center"/>
          </w:tcPr>
          <w:p w:rsidR="00C576A4" w:rsidRPr="00464D48" w:rsidRDefault="00C576A4" w:rsidP="0094182C">
            <w:pPr>
              <w:rPr>
                <w:rFonts w:ascii="宋体" w:hAnsi="宋体"/>
                <w:szCs w:val="21"/>
              </w:rPr>
            </w:pPr>
            <w:r w:rsidRPr="00464D48">
              <w:rPr>
                <w:rFonts w:ascii="宋体" w:hAnsi="宋体" w:hint="eastAsia"/>
                <w:szCs w:val="21"/>
              </w:rPr>
              <w:t>编码。1：门急诊手术；2：住院手术</w:t>
            </w:r>
          </w:p>
        </w:tc>
      </w:tr>
      <w:tr w:rsidR="00C576A4" w:rsidRPr="00464D48" w:rsidTr="0094182C">
        <w:trPr>
          <w:trHeight w:val="403"/>
        </w:trPr>
        <w:tc>
          <w:tcPr>
            <w:tcW w:w="1620"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WDDE06.00.181.00</w:t>
            </w:r>
          </w:p>
        </w:tc>
        <w:tc>
          <w:tcPr>
            <w:tcW w:w="162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日间手术标志</w:t>
            </w:r>
          </w:p>
        </w:tc>
        <w:tc>
          <w:tcPr>
            <w:tcW w:w="900" w:type="dxa"/>
            <w:tcBorders>
              <w:bottom w:val="single" w:sz="4" w:space="0" w:color="auto"/>
            </w:tcBorders>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RJSSBZ</w:t>
            </w:r>
          </w:p>
        </w:tc>
        <w:tc>
          <w:tcPr>
            <w:tcW w:w="1260"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54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20" w:type="dxa"/>
            <w:tcBorders>
              <w:bottom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tcBorders>
              <w:bottom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编码。1：日间手术；2：非日间手术</w:t>
            </w:r>
          </w:p>
        </w:tc>
      </w:tr>
      <w:tr w:rsidR="00C576A4" w:rsidRPr="00464D48" w:rsidTr="0094182C">
        <w:trPr>
          <w:trHeight w:val="403"/>
        </w:trPr>
        <w:tc>
          <w:tcPr>
            <w:tcW w:w="1620" w:type="dxa"/>
          </w:tcPr>
          <w:p w:rsidR="00C576A4" w:rsidRPr="00464D48" w:rsidRDefault="00C576A4" w:rsidP="0094182C">
            <w:pPr>
              <w:widowControl/>
              <w:jc w:val="left"/>
              <w:rPr>
                <w:rFonts w:ascii="宋体" w:hAnsi="宋体"/>
                <w:szCs w:val="21"/>
              </w:rPr>
            </w:pPr>
            <w:r w:rsidRPr="00E5778E">
              <w:rPr>
                <w:rFonts w:ascii="宋体" w:hAnsi="宋体" w:cs="黑体"/>
                <w:kern w:val="0"/>
                <w:szCs w:val="21"/>
              </w:rPr>
              <w:t>DE06</w:t>
            </w:r>
            <w:r>
              <w:rPr>
                <w:rFonts w:ascii="宋体" w:hAnsi="宋体" w:cs="黑体" w:hint="eastAsia"/>
                <w:kern w:val="0"/>
                <w:szCs w:val="21"/>
              </w:rPr>
              <w:t>.</w:t>
            </w:r>
            <w:r w:rsidRPr="00E5778E">
              <w:rPr>
                <w:rFonts w:ascii="宋体" w:hAnsi="宋体" w:cs="黑体"/>
                <w:kern w:val="0"/>
                <w:szCs w:val="21"/>
              </w:rPr>
              <w:t>00</w:t>
            </w:r>
            <w:r>
              <w:rPr>
                <w:rFonts w:ascii="宋体" w:hAnsi="宋体" w:cs="黑体" w:hint="eastAsia"/>
                <w:kern w:val="0"/>
                <w:szCs w:val="21"/>
              </w:rPr>
              <w:t>.</w:t>
            </w:r>
            <w:r w:rsidRPr="00E5778E">
              <w:rPr>
                <w:rFonts w:ascii="宋体" w:hAnsi="宋体" w:cs="黑体"/>
                <w:kern w:val="0"/>
                <w:szCs w:val="21"/>
              </w:rPr>
              <w:t>093.00</w:t>
            </w:r>
          </w:p>
        </w:tc>
        <w:tc>
          <w:tcPr>
            <w:tcW w:w="1620" w:type="dxa"/>
            <w:shd w:val="clear" w:color="auto" w:fill="auto"/>
            <w:vAlign w:val="center"/>
          </w:tcPr>
          <w:p w:rsidR="00C576A4" w:rsidRPr="00464D48" w:rsidRDefault="00C576A4" w:rsidP="0094182C">
            <w:pPr>
              <w:widowControl/>
              <w:jc w:val="left"/>
              <w:rPr>
                <w:rFonts w:ascii="宋体" w:hAnsi="宋体"/>
                <w:szCs w:val="21"/>
              </w:rPr>
            </w:pPr>
            <w:r w:rsidRPr="00464D48">
              <w:rPr>
                <w:rFonts w:ascii="宋体" w:hAnsi="宋体" w:hint="eastAsia"/>
                <w:szCs w:val="21"/>
              </w:rPr>
              <w:t>手术操作编码</w:t>
            </w:r>
          </w:p>
        </w:tc>
        <w:tc>
          <w:tcPr>
            <w:tcW w:w="900" w:type="dxa"/>
            <w:shd w:val="clear" w:color="auto" w:fill="auto"/>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SSCZBM</w:t>
            </w:r>
          </w:p>
        </w:tc>
        <w:tc>
          <w:tcPr>
            <w:tcW w:w="1260" w:type="dxa"/>
            <w:shd w:val="clear" w:color="auto" w:fill="auto"/>
            <w:vAlign w:val="center"/>
          </w:tcPr>
          <w:p w:rsidR="00C576A4" w:rsidRPr="00464D48" w:rsidRDefault="00C576A4" w:rsidP="0094182C">
            <w:pPr>
              <w:jc w:val="left"/>
              <w:rPr>
                <w:rFonts w:ascii="宋体" w:hAnsi="宋体"/>
                <w:szCs w:val="21"/>
              </w:rPr>
            </w:pPr>
            <w:r w:rsidRPr="00464D48">
              <w:rPr>
                <w:rFonts w:ascii="宋体" w:hAnsi="宋体" w:hint="eastAsia"/>
                <w:szCs w:val="21"/>
              </w:rPr>
              <w:t>字符串</w:t>
            </w:r>
          </w:p>
        </w:tc>
        <w:tc>
          <w:tcPr>
            <w:tcW w:w="54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2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45" w:type="dxa"/>
            <w:shd w:val="clear" w:color="auto" w:fill="auto"/>
            <w:vAlign w:val="center"/>
          </w:tcPr>
          <w:p w:rsidR="00C576A4" w:rsidRPr="00464D48" w:rsidRDefault="00C576A4" w:rsidP="0094182C">
            <w:pPr>
              <w:jc w:val="left"/>
              <w:rPr>
                <w:rFonts w:ascii="宋体" w:hAnsi="宋体"/>
                <w:szCs w:val="21"/>
              </w:rPr>
            </w:pPr>
            <w:r w:rsidRPr="00464D48">
              <w:rPr>
                <w:rFonts w:ascii="宋体" w:hAnsi="宋体" w:hint="eastAsia"/>
                <w:szCs w:val="21"/>
              </w:rPr>
              <w:t xml:space="preserve">编码。按规定的ICD-9-CM3字典执行　</w:t>
            </w:r>
          </w:p>
        </w:tc>
      </w:tr>
      <w:tr w:rsidR="00C576A4" w:rsidRPr="00464D48" w:rsidTr="0094182C">
        <w:trPr>
          <w:trHeight w:val="403"/>
        </w:trPr>
        <w:tc>
          <w:tcPr>
            <w:tcW w:w="1620" w:type="dxa"/>
          </w:tcPr>
          <w:p w:rsidR="00C576A4" w:rsidRPr="00464D48" w:rsidRDefault="00C576A4" w:rsidP="0094182C">
            <w:pPr>
              <w:widowControl/>
              <w:jc w:val="left"/>
              <w:rPr>
                <w:rFonts w:ascii="宋体" w:hAnsi="宋体"/>
                <w:szCs w:val="21"/>
              </w:rPr>
            </w:pPr>
            <w:r w:rsidRPr="00E5778E">
              <w:rPr>
                <w:rFonts w:ascii="宋体" w:hAnsi="宋体" w:cs="黑体"/>
                <w:kern w:val="0"/>
                <w:szCs w:val="21"/>
              </w:rPr>
              <w:t>DE06</w:t>
            </w:r>
            <w:r>
              <w:rPr>
                <w:rFonts w:ascii="宋体" w:hAnsi="宋体" w:cs="黑体" w:hint="eastAsia"/>
                <w:kern w:val="0"/>
                <w:szCs w:val="21"/>
              </w:rPr>
              <w:t>.</w:t>
            </w:r>
            <w:r w:rsidRPr="00E5778E">
              <w:rPr>
                <w:rFonts w:ascii="宋体" w:hAnsi="宋体" w:cs="黑体"/>
                <w:kern w:val="0"/>
                <w:szCs w:val="21"/>
              </w:rPr>
              <w:t>00</w:t>
            </w:r>
            <w:r>
              <w:rPr>
                <w:rFonts w:ascii="宋体" w:hAnsi="宋体" w:cs="黑体" w:hint="eastAsia"/>
                <w:kern w:val="0"/>
                <w:szCs w:val="21"/>
              </w:rPr>
              <w:t>.</w:t>
            </w:r>
            <w:r w:rsidRPr="00E5778E">
              <w:rPr>
                <w:rFonts w:ascii="宋体" w:hAnsi="宋体" w:cs="黑体"/>
                <w:kern w:val="0"/>
                <w:szCs w:val="21"/>
              </w:rPr>
              <w:t>09</w:t>
            </w:r>
            <w:r w:rsidRPr="00E5778E">
              <w:rPr>
                <w:rFonts w:ascii="宋体" w:hAnsi="宋体" w:cs="黑体" w:hint="eastAsia"/>
                <w:kern w:val="0"/>
                <w:szCs w:val="21"/>
              </w:rPr>
              <w:t>4</w:t>
            </w:r>
            <w:r w:rsidRPr="00E5778E">
              <w:rPr>
                <w:rFonts w:ascii="宋体" w:hAnsi="宋体" w:cs="黑体"/>
                <w:kern w:val="0"/>
                <w:szCs w:val="21"/>
              </w:rPr>
              <w:t>.00</w:t>
            </w:r>
          </w:p>
        </w:tc>
        <w:tc>
          <w:tcPr>
            <w:tcW w:w="1620" w:type="dxa"/>
            <w:shd w:val="clear" w:color="auto" w:fill="auto"/>
            <w:vAlign w:val="center"/>
          </w:tcPr>
          <w:p w:rsidR="00C576A4" w:rsidRPr="00464D48" w:rsidRDefault="00C576A4" w:rsidP="0094182C">
            <w:pPr>
              <w:widowControl/>
              <w:jc w:val="left"/>
              <w:rPr>
                <w:rFonts w:ascii="宋体" w:hAnsi="宋体"/>
                <w:szCs w:val="21"/>
              </w:rPr>
            </w:pPr>
            <w:r w:rsidRPr="00464D48">
              <w:rPr>
                <w:rFonts w:ascii="宋体" w:hAnsi="宋体" w:hint="eastAsia"/>
                <w:szCs w:val="21"/>
              </w:rPr>
              <w:t>手术操作名称</w:t>
            </w:r>
          </w:p>
        </w:tc>
        <w:tc>
          <w:tcPr>
            <w:tcW w:w="900" w:type="dxa"/>
            <w:shd w:val="clear" w:color="auto" w:fill="auto"/>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SSCZMC</w:t>
            </w:r>
          </w:p>
        </w:tc>
        <w:tc>
          <w:tcPr>
            <w:tcW w:w="1260" w:type="dxa"/>
            <w:shd w:val="clear" w:color="auto" w:fill="auto"/>
            <w:vAlign w:val="center"/>
          </w:tcPr>
          <w:p w:rsidR="00C576A4" w:rsidRPr="00464D48" w:rsidRDefault="00C576A4" w:rsidP="0094182C">
            <w:pPr>
              <w:jc w:val="left"/>
              <w:rPr>
                <w:rFonts w:ascii="宋体" w:hAnsi="宋体"/>
                <w:szCs w:val="21"/>
              </w:rPr>
            </w:pPr>
            <w:r w:rsidRPr="00464D48">
              <w:rPr>
                <w:rFonts w:ascii="宋体" w:hAnsi="宋体" w:hint="eastAsia"/>
                <w:szCs w:val="21"/>
              </w:rPr>
              <w:t>字符串</w:t>
            </w:r>
          </w:p>
        </w:tc>
        <w:tc>
          <w:tcPr>
            <w:tcW w:w="54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2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45" w:type="dxa"/>
            <w:shd w:val="clear" w:color="auto" w:fill="auto"/>
            <w:vAlign w:val="center"/>
          </w:tcPr>
          <w:p w:rsidR="00C576A4" w:rsidRPr="00464D48" w:rsidRDefault="00C576A4" w:rsidP="0094182C">
            <w:pPr>
              <w:jc w:val="left"/>
              <w:rPr>
                <w:rFonts w:ascii="宋体" w:hAnsi="宋体"/>
                <w:szCs w:val="21"/>
              </w:rPr>
            </w:pPr>
            <w:r w:rsidRPr="00464D48">
              <w:rPr>
                <w:rFonts w:ascii="宋体" w:hAnsi="宋体" w:hint="eastAsia"/>
                <w:szCs w:val="21"/>
              </w:rPr>
              <w:t>对应手术操作编码的中文名称</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62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shd w:val="clear" w:color="auto" w:fill="auto"/>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KH</w:t>
            </w:r>
          </w:p>
        </w:tc>
        <w:tc>
          <w:tcPr>
            <w:tcW w:w="126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shd w:val="clear" w:color="auto" w:fill="auto"/>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shd w:val="clear" w:color="auto" w:fill="auto"/>
            <w:vAlign w:val="center"/>
          </w:tcPr>
          <w:p w:rsidR="00C576A4" w:rsidRPr="00464D48" w:rsidRDefault="00C576A4" w:rsidP="0094182C">
            <w:pPr>
              <w:jc w:val="left"/>
              <w:rPr>
                <w:rFonts w:ascii="宋体" w:hAnsi="宋体"/>
                <w:szCs w:val="21"/>
              </w:rPr>
            </w:pP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62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shd w:val="clear" w:color="auto" w:fill="auto"/>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KLX</w:t>
            </w:r>
          </w:p>
        </w:tc>
        <w:tc>
          <w:tcPr>
            <w:tcW w:w="126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shd w:val="clear" w:color="auto" w:fill="auto"/>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45" w:type="dxa"/>
            <w:shd w:val="clear" w:color="auto" w:fill="auto"/>
            <w:vAlign w:val="center"/>
          </w:tcPr>
          <w:p w:rsidR="00C576A4" w:rsidRPr="00464D48" w:rsidRDefault="00C576A4" w:rsidP="0094182C">
            <w:pPr>
              <w:jc w:val="left"/>
              <w:rPr>
                <w:rFonts w:ascii="宋体" w:hAnsi="宋体"/>
                <w:szCs w:val="21"/>
              </w:rPr>
            </w:pPr>
            <w:r w:rsidRPr="00464D48">
              <w:rPr>
                <w:rFonts w:ascii="宋体" w:hAnsi="宋体" w:hint="eastAsia"/>
                <w:szCs w:val="21"/>
              </w:rPr>
              <w:t>见前述“挂号”的说明（7）</w:t>
            </w:r>
          </w:p>
        </w:tc>
      </w:tr>
      <w:tr w:rsidR="00C576A4" w:rsidRPr="00464D48" w:rsidTr="0094182C">
        <w:trPr>
          <w:trHeight w:val="403"/>
        </w:trPr>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54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64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YLYL1</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45"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62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12" w:left="-8" w:rightChars="-43" w:right="-90" w:hangingChars="8" w:hanging="17"/>
              <w:jc w:val="center"/>
              <w:rPr>
                <w:rFonts w:ascii="宋体" w:hAnsi="宋体"/>
                <w:szCs w:val="21"/>
              </w:rPr>
            </w:pPr>
            <w:r w:rsidRPr="00464D48">
              <w:rPr>
                <w:rFonts w:ascii="宋体" w:hAnsi="宋体" w:hint="eastAsia"/>
                <w:szCs w:val="21"/>
              </w:rPr>
              <w:t>YLYL2</w:t>
            </w:r>
          </w:p>
        </w:tc>
        <w:tc>
          <w:tcPr>
            <w:tcW w:w="126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54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45" w:type="dxa"/>
            <w:vAlign w:val="center"/>
          </w:tcPr>
          <w:p w:rsidR="00C576A4" w:rsidRPr="00573934" w:rsidRDefault="00C576A4" w:rsidP="0094182C">
            <w:pPr>
              <w:rPr>
                <w:rFonts w:ascii="宋体" w:hAnsi="宋体"/>
                <w:szCs w:val="21"/>
              </w:rPr>
            </w:pPr>
            <w:r w:rsidRPr="00464D48">
              <w:rPr>
                <w:rFonts w:ascii="宋体" w:hAnsi="宋体" w:hint="eastAsia"/>
                <w:szCs w:val="21"/>
              </w:rPr>
              <w:t>为系统处理该数据而预留</w:t>
            </w:r>
          </w:p>
        </w:tc>
      </w:tr>
    </w:tbl>
    <w:p w:rsidR="00C576A4" w:rsidRPr="00573934" w:rsidRDefault="00C576A4" w:rsidP="00093F99">
      <w:pPr>
        <w:spacing w:beforeLines="50" w:line="360" w:lineRule="auto"/>
        <w:rPr>
          <w:rFonts w:ascii="宋体" w:hAnsi="宋体"/>
          <w:b/>
          <w:kern w:val="0"/>
          <w:sz w:val="24"/>
          <w:szCs w:val="24"/>
        </w:rPr>
      </w:pPr>
      <w:r w:rsidRPr="00573934">
        <w:rPr>
          <w:rFonts w:ascii="宋体" w:hAnsi="宋体" w:hint="eastAsia"/>
          <w:b/>
          <w:sz w:val="24"/>
          <w:szCs w:val="24"/>
        </w:rPr>
        <w:t>关于手术记录的</w:t>
      </w:r>
      <w:r w:rsidRPr="00573934">
        <w:rPr>
          <w:rFonts w:ascii="宋体" w:hAnsi="宋体" w:hint="eastAsia"/>
          <w:b/>
          <w:kern w:val="0"/>
          <w:sz w:val="24"/>
          <w:szCs w:val="24"/>
        </w:rPr>
        <w:t>说明：</w:t>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（1）日间手术：有关部门对日间手术的业务界定为必须同时符合下述三项条件，供联网医院参考该说法填报：</w:t>
      </w:r>
    </w:p>
    <w:p w:rsidR="00C576A4" w:rsidRPr="00573934" w:rsidRDefault="00C576A4" w:rsidP="00631648">
      <w:pPr>
        <w:numPr>
          <w:ilvl w:val="0"/>
          <w:numId w:val="41"/>
        </w:numPr>
        <w:spacing w:line="360" w:lineRule="auto"/>
        <w:rPr>
          <w:rFonts w:ascii="宋体" w:hAnsi="宋体"/>
          <w:sz w:val="24"/>
          <w:szCs w:val="24"/>
        </w:rPr>
      </w:pPr>
      <w:r w:rsidRPr="00573934">
        <w:rPr>
          <w:rFonts w:ascii="宋体" w:hAnsi="宋体" w:hint="eastAsia"/>
          <w:sz w:val="24"/>
          <w:szCs w:val="24"/>
        </w:rPr>
        <w:t>择期手术病人当天入院手术后24小时内出院。</w:t>
      </w:r>
    </w:p>
    <w:p w:rsidR="00C576A4" w:rsidRPr="00573934" w:rsidRDefault="00C576A4" w:rsidP="00631648">
      <w:pPr>
        <w:numPr>
          <w:ilvl w:val="0"/>
          <w:numId w:val="41"/>
        </w:numPr>
        <w:spacing w:line="360" w:lineRule="auto"/>
        <w:rPr>
          <w:rFonts w:ascii="宋体" w:hAnsi="宋体"/>
          <w:sz w:val="24"/>
          <w:szCs w:val="24"/>
        </w:rPr>
      </w:pPr>
      <w:r w:rsidRPr="00573934">
        <w:rPr>
          <w:rFonts w:ascii="宋体" w:hAnsi="宋体" w:hint="eastAsia"/>
          <w:sz w:val="24"/>
          <w:szCs w:val="24"/>
        </w:rPr>
        <w:t>需要使用全套的手术室设备和/或实行全身麻醉的。</w:t>
      </w:r>
    </w:p>
    <w:p w:rsidR="00C576A4" w:rsidRPr="00573934" w:rsidRDefault="00C576A4" w:rsidP="00631648">
      <w:pPr>
        <w:numPr>
          <w:ilvl w:val="0"/>
          <w:numId w:val="41"/>
        </w:numPr>
        <w:spacing w:line="360" w:lineRule="auto"/>
        <w:rPr>
          <w:rFonts w:ascii="宋体" w:hAnsi="宋体"/>
          <w:sz w:val="24"/>
          <w:szCs w:val="24"/>
        </w:rPr>
      </w:pPr>
      <w:r w:rsidRPr="00573934">
        <w:rPr>
          <w:rFonts w:ascii="宋体" w:hAnsi="宋体" w:hint="eastAsia"/>
          <w:sz w:val="24"/>
          <w:szCs w:val="24"/>
        </w:rPr>
        <w:t>不包括门诊小手术和内镜。</w:t>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并且注意到日间手术是从原来住院手术中分离出来的，而不是把原来的</w:t>
      </w:r>
      <w:r w:rsidRPr="00573934">
        <w:rPr>
          <w:rFonts w:ascii="宋体" w:hAnsi="宋体" w:hint="eastAsia"/>
          <w:sz w:val="24"/>
          <w:szCs w:val="24"/>
        </w:rPr>
        <w:lastRenderedPageBreak/>
        <w:t>门诊手术当作为日间手术来填报。</w:t>
      </w:r>
    </w:p>
    <w:p w:rsidR="00C576A4" w:rsidRPr="0049659C" w:rsidRDefault="00C576A4" w:rsidP="0049659C">
      <w:pPr>
        <w:pStyle w:val="2"/>
        <w:rPr>
          <w:rFonts w:ascii="宋体" w:hAnsi="宋体"/>
          <w:sz w:val="30"/>
          <w:szCs w:val="30"/>
        </w:rPr>
      </w:pPr>
      <w:bookmarkStart w:id="21" w:name="_Toc342661550"/>
      <w:bookmarkStart w:id="22" w:name="_Toc429573849"/>
      <w:r w:rsidRPr="0049659C">
        <w:rPr>
          <w:rFonts w:ascii="宋体" w:hAnsi="宋体" w:hint="eastAsia"/>
          <w:sz w:val="30"/>
          <w:szCs w:val="30"/>
        </w:rPr>
        <w:t>业务数据统计报告</w:t>
      </w:r>
      <w:bookmarkEnd w:id="21"/>
      <w:bookmarkEnd w:id="22"/>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业务数据统计报告采集的内容包括一张表：《业务量、收入统计表》用于说明，某医院、某日、某科室的业务量的统计值、业务收入和床位的统计值。医院应以一天为时间间隔，上传</w:t>
      </w:r>
      <w:r w:rsidRPr="00573934">
        <w:rPr>
          <w:rFonts w:ascii="宋体" w:hAnsi="宋体"/>
          <w:sz w:val="24"/>
          <w:szCs w:val="24"/>
        </w:rPr>
        <w:t>24</w:t>
      </w:r>
      <w:r w:rsidRPr="00573934">
        <w:rPr>
          <w:rFonts w:ascii="宋体" w:hAnsi="宋体" w:hint="eastAsia"/>
          <w:sz w:val="24"/>
          <w:szCs w:val="24"/>
        </w:rPr>
        <w:t>小时以前的一整天业务量的统计结果。各种业务收入的粒度都应细分到科室；实有床位数尽量细分到科室，如确有困难，则按较粗的粒度（如：大科室、全院等）单独上传一条记录，该条记录中各种费用可填</w:t>
      </w:r>
      <w:r w:rsidRPr="00573934">
        <w:rPr>
          <w:rFonts w:ascii="宋体" w:hAnsi="宋体"/>
          <w:sz w:val="24"/>
          <w:szCs w:val="24"/>
        </w:rPr>
        <w:t>0</w:t>
      </w:r>
      <w:r w:rsidRPr="00573934">
        <w:rPr>
          <w:rFonts w:ascii="宋体" w:hAnsi="宋体" w:hint="eastAsia"/>
          <w:sz w:val="24"/>
          <w:szCs w:val="24"/>
        </w:rPr>
        <w:t>。此时，细粒度的费用记录中的实有床位数可填</w:t>
      </w:r>
      <w:r w:rsidRPr="00573934">
        <w:rPr>
          <w:rFonts w:ascii="宋体" w:hAnsi="宋体"/>
          <w:sz w:val="24"/>
          <w:szCs w:val="24"/>
        </w:rPr>
        <w:t>0</w:t>
      </w:r>
      <w:r w:rsidRPr="00573934">
        <w:rPr>
          <w:rFonts w:ascii="宋体" w:hAnsi="宋体" w:hint="eastAsia"/>
          <w:sz w:val="24"/>
          <w:szCs w:val="24"/>
        </w:rPr>
        <w:t>。</w:t>
      </w:r>
    </w:p>
    <w:p w:rsidR="00C576A4" w:rsidRPr="0049659C" w:rsidRDefault="00C576A4" w:rsidP="0049659C">
      <w:pPr>
        <w:pStyle w:val="3"/>
        <w:ind w:left="0"/>
        <w:rPr>
          <w:rFonts w:ascii="宋体" w:hAnsi="宋体"/>
          <w:sz w:val="28"/>
          <w:szCs w:val="28"/>
        </w:rPr>
      </w:pPr>
      <w:bookmarkStart w:id="23" w:name="_Toc429573850"/>
      <w:r w:rsidRPr="0049659C">
        <w:rPr>
          <w:rFonts w:ascii="宋体" w:hAnsi="宋体" w:hint="eastAsia"/>
          <w:sz w:val="28"/>
          <w:szCs w:val="28"/>
        </w:rPr>
        <w:t>数据表内容定义</w:t>
      </w:r>
      <w:bookmarkEnd w:id="23"/>
    </w:p>
    <w:p w:rsidR="00C576A4" w:rsidRPr="00573934" w:rsidRDefault="00C576A4" w:rsidP="00C576A4">
      <w:pPr>
        <w:pStyle w:val="110"/>
        <w:spacing w:line="480" w:lineRule="auto"/>
        <w:ind w:firstLineChars="0" w:firstLine="0"/>
        <w:outlineLvl w:val="4"/>
        <w:rPr>
          <w:rFonts w:ascii="宋体" w:hAnsi="宋体"/>
          <w:b/>
          <w:sz w:val="24"/>
          <w:szCs w:val="20"/>
        </w:rPr>
      </w:pPr>
      <w:r w:rsidRPr="00573934">
        <w:rPr>
          <w:rFonts w:ascii="宋体" w:hAnsi="宋体" w:hint="eastAsia"/>
          <w:b/>
          <w:sz w:val="24"/>
          <w:szCs w:val="20"/>
        </w:rPr>
        <w:t>（七）业务量、收入统计表（TB_STAT_YWL_Report)</w:t>
      </w:r>
    </w:p>
    <w:tbl>
      <w:tblPr>
        <w:tblW w:w="1112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C576A4" w:rsidRPr="00464D48" w:rsidTr="0094182C">
        <w:tc>
          <w:tcPr>
            <w:tcW w:w="2160" w:type="dxa"/>
            <w:tcBorders>
              <w:bottom w:val="single" w:sz="4" w:space="0" w:color="auto"/>
            </w:tcBorders>
            <w:shd w:val="clear" w:color="auto" w:fill="E0E0E0"/>
          </w:tcPr>
          <w:p w:rsidR="00C576A4" w:rsidRPr="00464D48" w:rsidRDefault="00C576A4" w:rsidP="0094182C">
            <w:pPr>
              <w:pStyle w:val="My"/>
              <w:spacing w:before="0" w:line="240" w:lineRule="auto"/>
              <w:ind w:firstLine="0"/>
              <w:jc w:val="center"/>
              <w:rPr>
                <w:rFonts w:ascii="宋体" w:hAnsi="宋体"/>
                <w:b/>
                <w:sz w:val="21"/>
                <w:szCs w:val="21"/>
              </w:rPr>
            </w:pPr>
            <w:r>
              <w:rPr>
                <w:rFonts w:ascii="宋体" w:hAnsi="宋体" w:hint="eastAsia"/>
                <w:b/>
                <w:sz w:val="21"/>
                <w:szCs w:val="21"/>
              </w:rPr>
              <w:t>标准</w:t>
            </w:r>
          </w:p>
        </w:tc>
        <w:tc>
          <w:tcPr>
            <w:tcW w:w="2160" w:type="dxa"/>
            <w:tcBorders>
              <w:bottom w:val="single" w:sz="4" w:space="0" w:color="auto"/>
            </w:tcBorders>
            <w:shd w:val="clear" w:color="auto" w:fill="E0E0E0"/>
            <w:vAlign w:val="center"/>
          </w:tcPr>
          <w:p w:rsidR="00C576A4" w:rsidRPr="00464D48" w:rsidRDefault="00C576A4" w:rsidP="0094182C">
            <w:pPr>
              <w:pStyle w:val="My"/>
              <w:spacing w:before="0" w:line="240" w:lineRule="auto"/>
              <w:ind w:firstLine="0"/>
              <w:jc w:val="center"/>
              <w:rPr>
                <w:rFonts w:ascii="宋体" w:hAnsi="宋体"/>
                <w:b/>
                <w:sz w:val="21"/>
                <w:szCs w:val="21"/>
              </w:rPr>
            </w:pPr>
            <w:r w:rsidRPr="00464D48">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C576A4" w:rsidRPr="00464D48" w:rsidRDefault="00C576A4" w:rsidP="0094182C">
            <w:pPr>
              <w:pStyle w:val="My"/>
              <w:spacing w:before="0" w:line="240" w:lineRule="auto"/>
              <w:ind w:leftChars="-49" w:left="-103" w:rightChars="-45" w:right="-94" w:firstLineChars="78" w:firstLine="164"/>
              <w:jc w:val="center"/>
              <w:rPr>
                <w:rFonts w:ascii="宋体" w:hAnsi="宋体"/>
                <w:b/>
                <w:sz w:val="21"/>
                <w:szCs w:val="21"/>
              </w:rPr>
            </w:pPr>
            <w:r w:rsidRPr="00464D48">
              <w:rPr>
                <w:rFonts w:ascii="宋体" w:hAnsi="宋体" w:hint="eastAsia"/>
                <w:b/>
                <w:sz w:val="21"/>
                <w:szCs w:val="21"/>
              </w:rPr>
              <w:t>字段名</w:t>
            </w:r>
          </w:p>
        </w:tc>
        <w:tc>
          <w:tcPr>
            <w:tcW w:w="850" w:type="dxa"/>
            <w:tcBorders>
              <w:bottom w:val="single" w:sz="4" w:space="0" w:color="auto"/>
            </w:tcBorders>
            <w:shd w:val="clear" w:color="auto" w:fill="E0E0E0"/>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数据</w:t>
            </w:r>
          </w:p>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类型</w:t>
            </w:r>
          </w:p>
        </w:tc>
        <w:tc>
          <w:tcPr>
            <w:tcW w:w="709" w:type="dxa"/>
            <w:tcBorders>
              <w:bottom w:val="single" w:sz="4" w:space="0" w:color="auto"/>
            </w:tcBorders>
            <w:shd w:val="clear" w:color="auto" w:fill="E0E0E0"/>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长度</w:t>
            </w:r>
          </w:p>
        </w:tc>
        <w:tc>
          <w:tcPr>
            <w:tcW w:w="709" w:type="dxa"/>
            <w:tcBorders>
              <w:bottom w:val="single" w:sz="4" w:space="0" w:color="auto"/>
            </w:tcBorders>
            <w:shd w:val="clear" w:color="auto" w:fill="E0E0E0"/>
            <w:vAlign w:val="center"/>
          </w:tcPr>
          <w:p w:rsidR="00C576A4" w:rsidRPr="00464D48" w:rsidRDefault="00C576A4" w:rsidP="0094182C">
            <w:pPr>
              <w:pStyle w:val="My"/>
              <w:spacing w:before="0" w:line="240" w:lineRule="auto"/>
              <w:ind w:firstLine="0"/>
              <w:jc w:val="center"/>
              <w:rPr>
                <w:rFonts w:ascii="宋体" w:hAnsi="宋体"/>
                <w:b/>
                <w:sz w:val="21"/>
                <w:szCs w:val="21"/>
              </w:rPr>
            </w:pPr>
            <w:r w:rsidRPr="00464D48">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C576A4" w:rsidRPr="00464D48" w:rsidRDefault="00C576A4" w:rsidP="0094182C">
            <w:pPr>
              <w:pStyle w:val="My"/>
              <w:spacing w:before="0" w:line="240" w:lineRule="auto"/>
              <w:ind w:firstLine="0"/>
              <w:jc w:val="center"/>
              <w:rPr>
                <w:rFonts w:ascii="宋体" w:hAnsi="宋体"/>
                <w:b/>
                <w:sz w:val="21"/>
                <w:szCs w:val="21"/>
              </w:rPr>
            </w:pPr>
            <w:r w:rsidRPr="00464D48">
              <w:rPr>
                <w:rFonts w:ascii="宋体" w:hAnsi="宋体" w:hint="eastAsia"/>
                <w:b/>
                <w:sz w:val="21"/>
                <w:szCs w:val="21"/>
              </w:rPr>
              <w:t>说明</w:t>
            </w:r>
          </w:p>
        </w:tc>
      </w:tr>
      <w:tr w:rsidR="00C576A4" w:rsidRPr="00464D48" w:rsidTr="0094182C">
        <w:tc>
          <w:tcPr>
            <w:tcW w:w="2160" w:type="dxa"/>
            <w:shd w:val="clear" w:color="auto" w:fill="FFCC99"/>
          </w:tcPr>
          <w:p w:rsidR="00C576A4" w:rsidRPr="00464D48" w:rsidRDefault="00C576A4" w:rsidP="0094182C">
            <w:pPr>
              <w:widowControl/>
              <w:jc w:val="left"/>
              <w:rPr>
                <w:rFonts w:ascii="宋体" w:hAnsi="宋体"/>
                <w:kern w:val="0"/>
                <w:szCs w:val="21"/>
              </w:rPr>
            </w:pPr>
            <w:r w:rsidRPr="00E5778E">
              <w:rPr>
                <w:rFonts w:ascii="宋体" w:hAnsi="宋体"/>
                <w:szCs w:val="21"/>
              </w:rPr>
              <w:t>DE08.10.052.00</w:t>
            </w:r>
          </w:p>
        </w:tc>
        <w:tc>
          <w:tcPr>
            <w:tcW w:w="2160" w:type="dxa"/>
            <w:shd w:val="clear" w:color="auto" w:fill="FFCC99"/>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医疗机构代码</w:t>
            </w:r>
          </w:p>
        </w:tc>
        <w:tc>
          <w:tcPr>
            <w:tcW w:w="1281" w:type="dxa"/>
            <w:shd w:val="clear" w:color="auto" w:fill="FFCC99"/>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YLJGDM</w:t>
            </w:r>
          </w:p>
        </w:tc>
        <w:tc>
          <w:tcPr>
            <w:tcW w:w="850"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FFCC99"/>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22</w:t>
            </w:r>
          </w:p>
        </w:tc>
        <w:tc>
          <w:tcPr>
            <w:tcW w:w="709" w:type="dxa"/>
            <w:shd w:val="clear" w:color="auto" w:fill="FFCC99"/>
          </w:tcPr>
          <w:p w:rsidR="00C576A4" w:rsidRPr="00464D48" w:rsidRDefault="00C576A4" w:rsidP="0094182C">
            <w:pPr>
              <w:rPr>
                <w:rFonts w:ascii="宋体" w:hAnsi="宋体"/>
              </w:rPr>
            </w:pPr>
            <w:r w:rsidRPr="00464D48">
              <w:rPr>
                <w:rFonts w:ascii="宋体" w:hAnsi="宋体" w:hint="eastAsia"/>
                <w:szCs w:val="21"/>
              </w:rPr>
              <w:t>必填</w:t>
            </w:r>
          </w:p>
        </w:tc>
        <w:tc>
          <w:tcPr>
            <w:tcW w:w="3260" w:type="dxa"/>
            <w:shd w:val="clear" w:color="auto" w:fill="FFCC99"/>
          </w:tcPr>
          <w:p w:rsidR="00C576A4" w:rsidRPr="00464D48" w:rsidRDefault="00C576A4" w:rsidP="0094182C">
            <w:pPr>
              <w:widowControl/>
              <w:jc w:val="left"/>
              <w:rPr>
                <w:rFonts w:ascii="宋体" w:hAnsi="宋体"/>
                <w:kern w:val="0"/>
                <w:szCs w:val="21"/>
              </w:rPr>
            </w:pPr>
            <w:r w:rsidRPr="00464D48">
              <w:rPr>
                <w:rFonts w:ascii="宋体" w:hAnsi="宋体" w:hint="eastAsia"/>
                <w:szCs w:val="21"/>
              </w:rPr>
              <w:t>复合主键</w:t>
            </w:r>
          </w:p>
        </w:tc>
      </w:tr>
      <w:tr w:rsidR="00C576A4" w:rsidRPr="00464D48" w:rsidTr="0094182C">
        <w:tc>
          <w:tcPr>
            <w:tcW w:w="2160" w:type="dxa"/>
            <w:tcBorders>
              <w:bottom w:val="single" w:sz="4" w:space="0" w:color="auto"/>
            </w:tcBorders>
            <w:shd w:val="clear" w:color="auto" w:fill="FFCC99"/>
          </w:tcPr>
          <w:p w:rsidR="00C576A4" w:rsidRPr="00464D48" w:rsidRDefault="00C576A4" w:rsidP="0094182C">
            <w:pPr>
              <w:widowControl/>
              <w:rPr>
                <w:rFonts w:ascii="宋体" w:hAnsi="宋体"/>
                <w:kern w:val="0"/>
                <w:szCs w:val="21"/>
              </w:rPr>
            </w:pPr>
            <w:r w:rsidRPr="00E5778E">
              <w:rPr>
                <w:rFonts w:ascii="宋体" w:hAnsi="宋体"/>
                <w:szCs w:val="21"/>
              </w:rPr>
              <w:t>DE08.10.025.00</w:t>
            </w:r>
          </w:p>
        </w:tc>
        <w:tc>
          <w:tcPr>
            <w:tcW w:w="2160" w:type="dxa"/>
            <w:tcBorders>
              <w:bottom w:val="single" w:sz="4" w:space="0" w:color="auto"/>
            </w:tcBorders>
            <w:shd w:val="clear" w:color="auto" w:fill="FFCC99"/>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科室编码</w:t>
            </w:r>
          </w:p>
        </w:tc>
        <w:tc>
          <w:tcPr>
            <w:tcW w:w="1281" w:type="dxa"/>
            <w:tcBorders>
              <w:bottom w:val="single" w:sz="4" w:space="0" w:color="auto"/>
            </w:tcBorders>
            <w:shd w:val="clear" w:color="auto" w:fill="FFCC99"/>
            <w:vAlign w:val="center"/>
          </w:tcPr>
          <w:p w:rsidR="00C576A4" w:rsidRPr="00464D48" w:rsidRDefault="00C576A4" w:rsidP="0094182C">
            <w:pPr>
              <w:autoSpaceDE w:val="0"/>
              <w:autoSpaceDN w:val="0"/>
              <w:adjustRightInd w:val="0"/>
              <w:ind w:leftChars="-49" w:left="-103" w:firstLineChars="78" w:firstLine="164"/>
              <w:rPr>
                <w:rFonts w:ascii="宋体" w:hAnsi="宋体"/>
                <w:kern w:val="0"/>
                <w:szCs w:val="21"/>
              </w:rPr>
            </w:pPr>
            <w:r w:rsidRPr="00464D48">
              <w:rPr>
                <w:rFonts w:ascii="宋体" w:hAnsi="宋体" w:hint="eastAsia"/>
                <w:szCs w:val="21"/>
              </w:rPr>
              <w:t>KSBM</w:t>
            </w:r>
          </w:p>
        </w:tc>
        <w:tc>
          <w:tcPr>
            <w:tcW w:w="850" w:type="dxa"/>
            <w:tcBorders>
              <w:bottom w:val="single" w:sz="4" w:space="0" w:color="auto"/>
            </w:tcBorders>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FFCC99"/>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15</w:t>
            </w:r>
          </w:p>
        </w:tc>
        <w:tc>
          <w:tcPr>
            <w:tcW w:w="709" w:type="dxa"/>
            <w:tcBorders>
              <w:bottom w:val="single" w:sz="4" w:space="0" w:color="auto"/>
            </w:tcBorders>
            <w:shd w:val="clear" w:color="auto" w:fill="FFCC99"/>
          </w:tcPr>
          <w:p w:rsidR="00C576A4" w:rsidRPr="00464D48" w:rsidRDefault="00C576A4" w:rsidP="0094182C">
            <w:pPr>
              <w:rPr>
                <w:rFonts w:ascii="宋体" w:hAnsi="宋体"/>
              </w:rPr>
            </w:pPr>
            <w:r w:rsidRPr="00464D48">
              <w:rPr>
                <w:rFonts w:ascii="宋体" w:hAnsi="宋体" w:hint="eastAsia"/>
                <w:szCs w:val="21"/>
              </w:rPr>
              <w:t>必填</w:t>
            </w:r>
          </w:p>
        </w:tc>
        <w:tc>
          <w:tcPr>
            <w:tcW w:w="3260" w:type="dxa"/>
            <w:tcBorders>
              <w:bottom w:val="single" w:sz="4" w:space="0" w:color="auto"/>
            </w:tcBorders>
            <w:shd w:val="clear" w:color="auto" w:fill="FFCC99"/>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复合主键；</w:t>
            </w:r>
            <w:r w:rsidRPr="00464D48">
              <w:rPr>
                <w:rFonts w:ascii="宋体" w:hAnsi="宋体" w:hint="eastAsia"/>
                <w:szCs w:val="21"/>
              </w:rPr>
              <w:t>编码。见科室字典表</w:t>
            </w:r>
          </w:p>
        </w:tc>
      </w:tr>
      <w:tr w:rsidR="00C576A4" w:rsidRPr="00464D48" w:rsidTr="0094182C">
        <w:tc>
          <w:tcPr>
            <w:tcW w:w="2160" w:type="dxa"/>
            <w:shd w:val="clear" w:color="auto" w:fill="FFCC99"/>
            <w:vAlign w:val="center"/>
          </w:tcPr>
          <w:p w:rsidR="00C576A4" w:rsidRPr="00464D48" w:rsidRDefault="00C576A4" w:rsidP="0094182C">
            <w:pPr>
              <w:widowControl/>
              <w:rPr>
                <w:rFonts w:ascii="宋体" w:hAnsi="宋体"/>
                <w:kern w:val="0"/>
                <w:szCs w:val="21"/>
              </w:rPr>
            </w:pPr>
            <w:r w:rsidRPr="00E5778E">
              <w:rPr>
                <w:rFonts w:ascii="宋体" w:hAnsi="宋体"/>
                <w:color w:val="000000"/>
                <w:szCs w:val="21"/>
              </w:rPr>
              <w:t>WDDE99.00.13</w:t>
            </w:r>
            <w:r w:rsidRPr="00E5778E">
              <w:rPr>
                <w:rFonts w:ascii="宋体" w:hAnsi="宋体" w:hint="eastAsia"/>
                <w:color w:val="000000"/>
                <w:szCs w:val="21"/>
              </w:rPr>
              <w:t>3</w:t>
            </w:r>
            <w:r w:rsidRPr="00E5778E">
              <w:rPr>
                <w:rFonts w:ascii="宋体" w:hAnsi="宋体"/>
                <w:color w:val="000000"/>
                <w:szCs w:val="21"/>
              </w:rPr>
              <w:t>.00</w:t>
            </w:r>
          </w:p>
        </w:tc>
        <w:tc>
          <w:tcPr>
            <w:tcW w:w="2160" w:type="dxa"/>
            <w:shd w:val="clear" w:color="auto" w:fill="FFCC99"/>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业务时间</w:t>
            </w:r>
          </w:p>
        </w:tc>
        <w:tc>
          <w:tcPr>
            <w:tcW w:w="1281" w:type="dxa"/>
            <w:shd w:val="clear" w:color="auto" w:fill="FFCC99"/>
            <w:vAlign w:val="center"/>
          </w:tcPr>
          <w:p w:rsidR="00C576A4" w:rsidRPr="00464D48" w:rsidRDefault="00C576A4" w:rsidP="0094182C">
            <w:pPr>
              <w:widowControl/>
              <w:ind w:leftChars="-49" w:left="-103" w:firstLineChars="78" w:firstLine="164"/>
              <w:rPr>
                <w:rFonts w:ascii="宋体" w:hAnsi="宋体"/>
                <w:kern w:val="0"/>
                <w:szCs w:val="21"/>
              </w:rPr>
            </w:pPr>
            <w:r w:rsidRPr="00464D48">
              <w:rPr>
                <w:rFonts w:ascii="宋体" w:hAnsi="宋体" w:hint="eastAsia"/>
                <w:kern w:val="0"/>
                <w:szCs w:val="21"/>
              </w:rPr>
              <w:t>YWSJ</w:t>
            </w:r>
          </w:p>
        </w:tc>
        <w:tc>
          <w:tcPr>
            <w:tcW w:w="850" w:type="dxa"/>
            <w:shd w:val="clear" w:color="auto" w:fill="FFCC99"/>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FFCC99"/>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w:t>
            </w:r>
          </w:p>
        </w:tc>
        <w:tc>
          <w:tcPr>
            <w:tcW w:w="709"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260" w:type="dxa"/>
            <w:shd w:val="clear" w:color="auto" w:fill="FFCC99"/>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复合主键；是指业务发生的日期，</w:t>
            </w:r>
            <w:r w:rsidRPr="00464D48">
              <w:rPr>
                <w:rFonts w:ascii="宋体" w:hAnsi="宋体" w:hint="eastAsia"/>
                <w:szCs w:val="21"/>
              </w:rPr>
              <w:t>格式为YYYYMMDD</w:t>
            </w:r>
          </w:p>
        </w:tc>
      </w:tr>
      <w:tr w:rsidR="00C576A4" w:rsidRPr="00464D48" w:rsidTr="0094182C">
        <w:tc>
          <w:tcPr>
            <w:tcW w:w="2160" w:type="dxa"/>
            <w:vAlign w:val="center"/>
          </w:tcPr>
          <w:p w:rsidR="00C576A4" w:rsidRPr="00464D48" w:rsidRDefault="00C576A4" w:rsidP="0094182C">
            <w:pPr>
              <w:widowControl/>
              <w:jc w:val="left"/>
              <w:rPr>
                <w:rFonts w:ascii="宋体" w:hAnsi="宋体"/>
                <w:kern w:val="0"/>
                <w:szCs w:val="21"/>
              </w:rPr>
            </w:pPr>
            <w:r w:rsidRPr="00E5778E">
              <w:rPr>
                <w:rFonts w:ascii="宋体" w:hAnsi="宋体"/>
                <w:color w:val="000000"/>
                <w:szCs w:val="21"/>
              </w:rPr>
              <w:t>WDDE99.00.13</w:t>
            </w:r>
            <w:r w:rsidRPr="00E5778E">
              <w:rPr>
                <w:rFonts w:ascii="宋体" w:hAnsi="宋体" w:hint="eastAsia"/>
                <w:color w:val="000000"/>
                <w:szCs w:val="21"/>
              </w:rPr>
              <w:t>4</w:t>
            </w:r>
            <w:r w:rsidRPr="00E5778E">
              <w:rPr>
                <w:rFonts w:ascii="宋体" w:hAnsi="宋体"/>
                <w:color w:val="00000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门诊人次</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MZRC</w:t>
            </w:r>
          </w:p>
        </w:tc>
        <w:tc>
          <w:tcPr>
            <w:tcW w:w="85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数字</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15，0</w:t>
            </w:r>
          </w:p>
        </w:tc>
        <w:tc>
          <w:tcPr>
            <w:tcW w:w="709" w:type="dxa"/>
          </w:tcPr>
          <w:p w:rsidR="00C576A4" w:rsidRPr="00464D48" w:rsidRDefault="00C576A4" w:rsidP="0094182C">
            <w:pPr>
              <w:rPr>
                <w:rFonts w:ascii="宋体" w:hAnsi="宋体"/>
              </w:rPr>
            </w:pPr>
            <w:r w:rsidRPr="00464D48">
              <w:rPr>
                <w:rFonts w:ascii="宋体" w:hAnsi="宋体" w:hint="eastAsia"/>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vAlign w:val="center"/>
          </w:tcPr>
          <w:p w:rsidR="00C576A4" w:rsidRPr="00464D48" w:rsidRDefault="00C576A4" w:rsidP="0094182C">
            <w:pPr>
              <w:widowControl/>
              <w:jc w:val="left"/>
              <w:rPr>
                <w:rFonts w:ascii="宋体" w:hAnsi="宋体"/>
                <w:kern w:val="0"/>
                <w:szCs w:val="21"/>
              </w:rPr>
            </w:pPr>
            <w:r w:rsidRPr="00E5778E">
              <w:rPr>
                <w:rFonts w:ascii="宋体" w:hAnsi="宋体"/>
                <w:color w:val="000000"/>
                <w:szCs w:val="21"/>
              </w:rPr>
              <w:t>WDDE99.00.1</w:t>
            </w:r>
            <w:r w:rsidRPr="00E5778E">
              <w:rPr>
                <w:rFonts w:ascii="宋体" w:hAnsi="宋体" w:hint="eastAsia"/>
                <w:color w:val="000000"/>
                <w:szCs w:val="21"/>
              </w:rPr>
              <w:t>35</w:t>
            </w:r>
            <w:r w:rsidRPr="00E5778E">
              <w:rPr>
                <w:rFonts w:ascii="宋体" w:hAnsi="宋体"/>
                <w:color w:val="00000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急诊人次</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JZRC</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15，0</w:t>
            </w:r>
          </w:p>
        </w:tc>
        <w:tc>
          <w:tcPr>
            <w:tcW w:w="709" w:type="dxa"/>
          </w:tcPr>
          <w:p w:rsidR="00C576A4" w:rsidRPr="00464D48" w:rsidRDefault="00C576A4" w:rsidP="0094182C">
            <w:pPr>
              <w:rPr>
                <w:rFonts w:ascii="宋体" w:hAnsi="宋体"/>
              </w:rPr>
            </w:pPr>
            <w:r w:rsidRPr="00464D48">
              <w:rPr>
                <w:rFonts w:ascii="宋体" w:hAnsi="宋体" w:hint="eastAsia"/>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vAlign w:val="center"/>
          </w:tcPr>
          <w:p w:rsidR="00C576A4" w:rsidRPr="00464D48" w:rsidRDefault="00C576A4" w:rsidP="0094182C">
            <w:pPr>
              <w:widowControl/>
              <w:jc w:val="left"/>
              <w:rPr>
                <w:rFonts w:ascii="宋体" w:hAnsi="宋体"/>
                <w:kern w:val="0"/>
                <w:szCs w:val="21"/>
              </w:rPr>
            </w:pPr>
            <w:r w:rsidRPr="00E5778E">
              <w:rPr>
                <w:rFonts w:ascii="宋体" w:hAnsi="宋体"/>
                <w:color w:val="000000"/>
                <w:szCs w:val="21"/>
              </w:rPr>
              <w:t>WDDE99.00.13</w:t>
            </w:r>
            <w:r w:rsidRPr="00E5778E">
              <w:rPr>
                <w:rFonts w:ascii="宋体" w:hAnsi="宋体" w:hint="eastAsia"/>
                <w:color w:val="000000"/>
                <w:szCs w:val="21"/>
              </w:rPr>
              <w:t>6</w:t>
            </w:r>
            <w:r w:rsidRPr="00E5778E">
              <w:rPr>
                <w:rFonts w:ascii="宋体" w:hAnsi="宋体"/>
                <w:color w:val="00000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入院人次</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RYRC</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15，0</w:t>
            </w:r>
          </w:p>
        </w:tc>
        <w:tc>
          <w:tcPr>
            <w:tcW w:w="709" w:type="dxa"/>
          </w:tcPr>
          <w:p w:rsidR="00C576A4" w:rsidRPr="00464D48" w:rsidRDefault="00C576A4" w:rsidP="0094182C">
            <w:pPr>
              <w:rPr>
                <w:rFonts w:ascii="宋体" w:hAnsi="宋体"/>
              </w:rPr>
            </w:pPr>
            <w:r w:rsidRPr="00464D48">
              <w:rPr>
                <w:rFonts w:ascii="宋体" w:hAnsi="宋体" w:hint="eastAsia"/>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vAlign w:val="center"/>
          </w:tcPr>
          <w:p w:rsidR="00C576A4" w:rsidRPr="00464D48" w:rsidRDefault="00C576A4" w:rsidP="0094182C">
            <w:pPr>
              <w:widowControl/>
              <w:jc w:val="left"/>
              <w:rPr>
                <w:rFonts w:ascii="宋体" w:hAnsi="宋体"/>
                <w:kern w:val="0"/>
                <w:szCs w:val="21"/>
              </w:rPr>
            </w:pPr>
            <w:r w:rsidRPr="00E5778E">
              <w:rPr>
                <w:rFonts w:ascii="宋体" w:hAnsi="宋体"/>
                <w:color w:val="000000"/>
                <w:szCs w:val="21"/>
              </w:rPr>
              <w:t>WDDE99.00.13</w:t>
            </w:r>
            <w:r w:rsidRPr="00E5778E">
              <w:rPr>
                <w:rFonts w:ascii="宋体" w:hAnsi="宋体" w:hint="eastAsia"/>
                <w:color w:val="000000"/>
                <w:szCs w:val="21"/>
              </w:rPr>
              <w:t>7</w:t>
            </w:r>
            <w:r w:rsidRPr="00E5778E">
              <w:rPr>
                <w:rFonts w:ascii="宋体" w:hAnsi="宋体"/>
                <w:color w:val="00000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期内结算(出院)人次</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CYRC</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15，0</w:t>
            </w:r>
          </w:p>
        </w:tc>
        <w:tc>
          <w:tcPr>
            <w:tcW w:w="709" w:type="dxa"/>
          </w:tcPr>
          <w:p w:rsidR="00C576A4" w:rsidRPr="00464D48" w:rsidRDefault="00C576A4" w:rsidP="0094182C">
            <w:pPr>
              <w:rPr>
                <w:rFonts w:ascii="宋体" w:hAnsi="宋体"/>
              </w:rPr>
            </w:pPr>
            <w:r w:rsidRPr="00464D48">
              <w:rPr>
                <w:rFonts w:ascii="宋体" w:hAnsi="宋体" w:hint="eastAsia"/>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vAlign w:val="center"/>
          </w:tcPr>
          <w:p w:rsidR="00C576A4" w:rsidRPr="00464D48" w:rsidRDefault="00C576A4" w:rsidP="0094182C">
            <w:pPr>
              <w:widowControl/>
              <w:jc w:val="left"/>
              <w:rPr>
                <w:rFonts w:ascii="宋体" w:hAnsi="宋体"/>
                <w:kern w:val="0"/>
                <w:szCs w:val="21"/>
              </w:rPr>
            </w:pPr>
            <w:r w:rsidRPr="00E5778E">
              <w:rPr>
                <w:rFonts w:ascii="宋体" w:hAnsi="宋体"/>
                <w:color w:val="000000"/>
                <w:szCs w:val="21"/>
              </w:rPr>
              <w:t>WDDE99.00.13</w:t>
            </w:r>
            <w:r w:rsidRPr="00E5778E">
              <w:rPr>
                <w:rFonts w:ascii="宋体" w:hAnsi="宋体" w:hint="eastAsia"/>
                <w:color w:val="000000"/>
                <w:szCs w:val="21"/>
              </w:rPr>
              <w:t>8</w:t>
            </w:r>
            <w:r w:rsidRPr="00E5778E">
              <w:rPr>
                <w:rFonts w:ascii="宋体" w:hAnsi="宋体"/>
                <w:color w:val="00000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在院人数</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ZYRS</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15，0</w:t>
            </w:r>
          </w:p>
        </w:tc>
        <w:tc>
          <w:tcPr>
            <w:tcW w:w="709" w:type="dxa"/>
            <w:tcBorders>
              <w:bottom w:val="single" w:sz="4" w:space="0" w:color="auto"/>
            </w:tcBorders>
          </w:tcPr>
          <w:p w:rsidR="00C576A4" w:rsidRPr="00464D48" w:rsidRDefault="00C576A4" w:rsidP="0094182C">
            <w:pPr>
              <w:rPr>
                <w:rFonts w:ascii="宋体" w:hAnsi="宋体"/>
              </w:rPr>
            </w:pPr>
            <w:r w:rsidRPr="00464D48">
              <w:rPr>
                <w:rFonts w:ascii="宋体" w:hAnsi="宋体" w:hint="eastAsia"/>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110</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实有床位数</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SYCWS</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15，0</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见说明（</w:t>
            </w:r>
            <w:r w:rsidRPr="00464D48">
              <w:rPr>
                <w:rFonts w:ascii="宋体" w:hAnsi="宋体"/>
                <w:kern w:val="0"/>
                <w:szCs w:val="21"/>
              </w:rPr>
              <w:t>3</w:t>
            </w:r>
            <w:r w:rsidRPr="00464D48">
              <w:rPr>
                <w:rFonts w:ascii="宋体" w:hAnsi="宋体" w:hint="eastAsia"/>
                <w:kern w:val="0"/>
                <w:szCs w:val="21"/>
              </w:rPr>
              <w:t>）</w:t>
            </w:r>
          </w:p>
        </w:tc>
      </w:tr>
      <w:tr w:rsidR="00C576A4" w:rsidRPr="00464D48" w:rsidTr="0094182C">
        <w:tc>
          <w:tcPr>
            <w:tcW w:w="2160" w:type="dxa"/>
          </w:tcPr>
          <w:p w:rsidR="00C576A4" w:rsidRPr="00464D48" w:rsidRDefault="00C576A4" w:rsidP="0094182C">
            <w:pPr>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111</w:t>
            </w:r>
            <w:r w:rsidRPr="00E5778E">
              <w:rPr>
                <w:rFonts w:ascii="宋体" w:hAnsi="宋体"/>
                <w:color w:val="0070C0"/>
                <w:szCs w:val="21"/>
              </w:rPr>
              <w:t>.00</w:t>
            </w:r>
          </w:p>
        </w:tc>
        <w:tc>
          <w:tcPr>
            <w:tcW w:w="2160" w:type="dxa"/>
          </w:tcPr>
          <w:p w:rsidR="00C576A4" w:rsidRPr="00464D48" w:rsidRDefault="00C576A4" w:rsidP="0094182C">
            <w:pPr>
              <w:jc w:val="left"/>
              <w:rPr>
                <w:rFonts w:ascii="宋体" w:hAnsi="宋体"/>
                <w:kern w:val="0"/>
                <w:szCs w:val="21"/>
              </w:rPr>
            </w:pPr>
            <w:r w:rsidRPr="00464D48">
              <w:rPr>
                <w:rFonts w:ascii="宋体" w:hAnsi="宋体" w:hint="eastAsia"/>
                <w:kern w:val="0"/>
                <w:szCs w:val="21"/>
              </w:rPr>
              <w:t>门急诊医疗费用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MJZYLFY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bCs/>
                <w:szCs w:val="21"/>
              </w:rPr>
              <w:t>(不包括药品费用)</w:t>
            </w: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112</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住院医疗费用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ZYYLFY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bCs/>
                <w:szCs w:val="21"/>
              </w:rPr>
              <w:t>(不包括药品费用)</w:t>
            </w: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113</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门急诊药品费用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MJZYPFY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114</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住院药品费用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ZYYPFY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115</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门急诊医保医疗费用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MJZYBYLFY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见说明（</w:t>
            </w:r>
            <w:r w:rsidRPr="00464D48">
              <w:rPr>
                <w:rFonts w:ascii="宋体" w:hAnsi="宋体"/>
                <w:kern w:val="0"/>
                <w:szCs w:val="21"/>
              </w:rPr>
              <w:t>4</w:t>
            </w:r>
            <w:r w:rsidRPr="00464D48">
              <w:rPr>
                <w:rFonts w:ascii="宋体" w:hAnsi="宋体" w:hint="eastAsia"/>
                <w:kern w:val="0"/>
                <w:szCs w:val="21"/>
              </w:rPr>
              <w:t>）</w:t>
            </w: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116</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住院医保医疗费用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ZYYBYLFY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见说明（</w:t>
            </w:r>
            <w:r w:rsidRPr="00464D48">
              <w:rPr>
                <w:rFonts w:ascii="宋体" w:hAnsi="宋体"/>
                <w:kern w:val="0"/>
                <w:szCs w:val="21"/>
              </w:rPr>
              <w:t>4</w:t>
            </w:r>
            <w:r w:rsidRPr="00464D48">
              <w:rPr>
                <w:rFonts w:ascii="宋体" w:hAnsi="宋体" w:hint="eastAsia"/>
                <w:kern w:val="0"/>
                <w:szCs w:val="21"/>
              </w:rPr>
              <w:t>）</w:t>
            </w: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117</w:t>
            </w:r>
            <w:r w:rsidRPr="00E5778E">
              <w:rPr>
                <w:rFonts w:ascii="宋体" w:hAnsi="宋体"/>
                <w:color w:val="0070C0"/>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门急诊医保药品费用</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MJZYBYPFY</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tcPr>
          <w:p w:rsidR="00C576A4" w:rsidRPr="00464D48" w:rsidRDefault="00C576A4" w:rsidP="0094182C">
            <w:pPr>
              <w:rPr>
                <w:rFonts w:ascii="宋体" w:hAnsi="宋体"/>
              </w:rPr>
            </w:pPr>
            <w:r w:rsidRPr="00464D48">
              <w:rPr>
                <w:rFonts w:ascii="宋体" w:hAnsi="宋体" w:hint="eastAsia"/>
                <w:szCs w:val="21"/>
              </w:rPr>
              <w:t>15，3</w:t>
            </w:r>
          </w:p>
        </w:tc>
        <w:tc>
          <w:tcPr>
            <w:tcW w:w="709" w:type="dxa"/>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见说明（</w:t>
            </w:r>
            <w:r w:rsidRPr="00464D48">
              <w:rPr>
                <w:rFonts w:ascii="宋体" w:hAnsi="宋体"/>
                <w:kern w:val="0"/>
                <w:szCs w:val="21"/>
              </w:rPr>
              <w:t>4</w:t>
            </w:r>
            <w:r w:rsidRPr="00464D48">
              <w:rPr>
                <w:rFonts w:ascii="宋体" w:hAnsi="宋体" w:hint="eastAsia"/>
                <w:kern w:val="0"/>
                <w:szCs w:val="21"/>
              </w:rPr>
              <w:t>）</w:t>
            </w:r>
          </w:p>
        </w:tc>
      </w:tr>
      <w:tr w:rsidR="00C576A4" w:rsidRPr="00464D48" w:rsidTr="0094182C">
        <w:tc>
          <w:tcPr>
            <w:tcW w:w="2160" w:type="dxa"/>
            <w:tcBorders>
              <w:bottom w:val="single" w:sz="4" w:space="0" w:color="auto"/>
            </w:tcBorders>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118</w:t>
            </w:r>
            <w:r w:rsidRPr="00E5778E">
              <w:rPr>
                <w:rFonts w:ascii="宋体" w:hAnsi="宋体"/>
                <w:color w:val="0070C0"/>
                <w:szCs w:val="21"/>
              </w:rPr>
              <w:t>.00</w:t>
            </w:r>
          </w:p>
        </w:tc>
        <w:tc>
          <w:tcPr>
            <w:tcW w:w="2160" w:type="dxa"/>
            <w:tcBorders>
              <w:bottom w:val="single" w:sz="4" w:space="0" w:color="auto"/>
            </w:tcBorders>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住院医保药品费用</w:t>
            </w:r>
          </w:p>
        </w:tc>
        <w:tc>
          <w:tcPr>
            <w:tcW w:w="1281" w:type="dxa"/>
            <w:tcBorders>
              <w:bottom w:val="single" w:sz="4" w:space="0" w:color="auto"/>
            </w:tcBorders>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kern w:val="0"/>
                <w:szCs w:val="21"/>
              </w:rPr>
              <w:t>ZYYBYPFY</w:t>
            </w:r>
          </w:p>
        </w:tc>
        <w:tc>
          <w:tcPr>
            <w:tcW w:w="850" w:type="dxa"/>
            <w:tcBorders>
              <w:bottom w:val="single" w:sz="4" w:space="0" w:color="auto"/>
            </w:tcBorders>
          </w:tcPr>
          <w:p w:rsidR="00C576A4" w:rsidRPr="00464D48" w:rsidRDefault="00C576A4" w:rsidP="0094182C">
            <w:pPr>
              <w:rPr>
                <w:rFonts w:ascii="宋体" w:hAnsi="宋体"/>
              </w:rPr>
            </w:pPr>
            <w:r w:rsidRPr="00464D48">
              <w:rPr>
                <w:rFonts w:ascii="宋体" w:hAnsi="宋体" w:hint="eastAsia"/>
                <w:szCs w:val="21"/>
              </w:rPr>
              <w:t>数字</w:t>
            </w:r>
          </w:p>
        </w:tc>
        <w:tc>
          <w:tcPr>
            <w:tcW w:w="709" w:type="dxa"/>
            <w:tcBorders>
              <w:bottom w:val="single" w:sz="4" w:space="0" w:color="auto"/>
            </w:tcBorders>
          </w:tcPr>
          <w:p w:rsidR="00C576A4" w:rsidRPr="00464D48" w:rsidRDefault="00C576A4" w:rsidP="0094182C">
            <w:pPr>
              <w:rPr>
                <w:rFonts w:ascii="宋体" w:hAnsi="宋体"/>
              </w:rPr>
            </w:pPr>
            <w:r w:rsidRPr="00464D48">
              <w:rPr>
                <w:rFonts w:ascii="宋体" w:hAnsi="宋体" w:hint="eastAsia"/>
                <w:szCs w:val="21"/>
              </w:rPr>
              <w:t>15，3</w:t>
            </w:r>
          </w:p>
        </w:tc>
        <w:tc>
          <w:tcPr>
            <w:tcW w:w="709" w:type="dxa"/>
            <w:tcBorders>
              <w:bottom w:val="single" w:sz="4" w:space="0" w:color="auto"/>
            </w:tcBorders>
          </w:tcPr>
          <w:p w:rsidR="00C576A4" w:rsidRPr="00464D48" w:rsidRDefault="00C576A4" w:rsidP="0094182C">
            <w:pPr>
              <w:rPr>
                <w:rFonts w:ascii="宋体" w:hAnsi="宋体"/>
              </w:rPr>
            </w:pPr>
            <w:r w:rsidRPr="00464D48">
              <w:rPr>
                <w:rFonts w:ascii="宋体" w:hAnsi="宋体" w:hint="eastAsia"/>
                <w:kern w:val="0"/>
                <w:szCs w:val="21"/>
              </w:rPr>
              <w:t>必填</w:t>
            </w:r>
          </w:p>
        </w:tc>
        <w:tc>
          <w:tcPr>
            <w:tcW w:w="3260" w:type="dxa"/>
            <w:tcBorders>
              <w:bottom w:val="single" w:sz="4" w:space="0" w:color="auto"/>
            </w:tcBorders>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见说明（</w:t>
            </w:r>
            <w:r w:rsidRPr="00464D48">
              <w:rPr>
                <w:rFonts w:ascii="宋体" w:hAnsi="宋体"/>
                <w:kern w:val="0"/>
                <w:szCs w:val="21"/>
              </w:rPr>
              <w:t>4</w:t>
            </w:r>
            <w:r w:rsidRPr="00464D48">
              <w:rPr>
                <w:rFonts w:ascii="宋体" w:hAnsi="宋体" w:hint="eastAsia"/>
                <w:kern w:val="0"/>
                <w:szCs w:val="21"/>
              </w:rPr>
              <w:t>）</w:t>
            </w:r>
          </w:p>
        </w:tc>
      </w:tr>
      <w:tr w:rsidR="00C576A4" w:rsidRPr="00464D48" w:rsidTr="0094182C">
        <w:tc>
          <w:tcPr>
            <w:tcW w:w="2160" w:type="dxa"/>
            <w:tcBorders>
              <w:bottom w:val="single" w:sz="4" w:space="0" w:color="auto"/>
            </w:tcBorders>
          </w:tcPr>
          <w:p w:rsidR="00C576A4" w:rsidRPr="00464D48" w:rsidRDefault="00C576A4" w:rsidP="0094182C">
            <w:pPr>
              <w:widowControl/>
              <w:jc w:val="left"/>
              <w:rPr>
                <w:rFonts w:ascii="宋体" w:hAnsi="宋体"/>
                <w:kern w:val="0"/>
                <w:szCs w:val="21"/>
              </w:rPr>
            </w:pPr>
            <w:r w:rsidRPr="00E5778E">
              <w:rPr>
                <w:rFonts w:ascii="宋体" w:hAnsi="宋体" w:hint="eastAsia"/>
                <w:color w:val="0070C0"/>
                <w:szCs w:val="21"/>
              </w:rPr>
              <w:t>WD</w:t>
            </w:r>
            <w:r w:rsidRPr="00E5778E">
              <w:rPr>
                <w:rFonts w:ascii="宋体" w:hAnsi="宋体"/>
                <w:color w:val="0070C0"/>
                <w:szCs w:val="21"/>
              </w:rPr>
              <w:t>DE07.00.</w:t>
            </w:r>
            <w:r w:rsidRPr="00E5778E">
              <w:rPr>
                <w:rFonts w:ascii="宋体" w:hAnsi="宋体" w:hint="eastAsia"/>
                <w:color w:val="0070C0"/>
                <w:szCs w:val="21"/>
              </w:rPr>
              <w:t>119</w:t>
            </w:r>
            <w:r w:rsidRPr="00E5778E">
              <w:rPr>
                <w:rFonts w:ascii="宋体" w:hAnsi="宋体"/>
                <w:color w:val="0070C0"/>
                <w:szCs w:val="21"/>
              </w:rPr>
              <w:t>.00</w:t>
            </w:r>
          </w:p>
        </w:tc>
        <w:tc>
          <w:tcPr>
            <w:tcW w:w="2160" w:type="dxa"/>
            <w:tcBorders>
              <w:bottom w:val="single" w:sz="4" w:space="0" w:color="auto"/>
            </w:tcBorders>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住院实际发生费用</w:t>
            </w:r>
          </w:p>
        </w:tc>
        <w:tc>
          <w:tcPr>
            <w:tcW w:w="1281" w:type="dxa"/>
            <w:tcBorders>
              <w:bottom w:val="single" w:sz="4" w:space="0" w:color="auto"/>
            </w:tcBorders>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ZYSJFSYS</w:t>
            </w:r>
          </w:p>
        </w:tc>
        <w:tc>
          <w:tcPr>
            <w:tcW w:w="850" w:type="dxa"/>
            <w:tcBorders>
              <w:bottom w:val="single" w:sz="4" w:space="0" w:color="auto"/>
            </w:tcBorders>
          </w:tcPr>
          <w:p w:rsidR="00C576A4" w:rsidRPr="00464D48" w:rsidRDefault="00C576A4" w:rsidP="0094182C">
            <w:pPr>
              <w:rPr>
                <w:rFonts w:ascii="宋体" w:hAnsi="宋体"/>
                <w:szCs w:val="21"/>
              </w:rPr>
            </w:pPr>
            <w:r w:rsidRPr="00464D48">
              <w:rPr>
                <w:rFonts w:ascii="宋体" w:hAnsi="宋体" w:hint="eastAsia"/>
                <w:szCs w:val="21"/>
              </w:rPr>
              <w:t>数字</w:t>
            </w:r>
          </w:p>
        </w:tc>
        <w:tc>
          <w:tcPr>
            <w:tcW w:w="709" w:type="dxa"/>
            <w:tcBorders>
              <w:bottom w:val="single" w:sz="4" w:space="0" w:color="auto"/>
            </w:tcBorders>
          </w:tcPr>
          <w:p w:rsidR="00C576A4" w:rsidRPr="00464D48" w:rsidRDefault="00C576A4" w:rsidP="0094182C">
            <w:pPr>
              <w:rPr>
                <w:rFonts w:ascii="宋体" w:hAnsi="宋体"/>
                <w:szCs w:val="21"/>
              </w:rPr>
            </w:pPr>
            <w:r w:rsidRPr="00464D48">
              <w:rPr>
                <w:rFonts w:ascii="宋体" w:hAnsi="宋体" w:hint="eastAsia"/>
                <w:szCs w:val="21"/>
              </w:rPr>
              <w:t>15，3</w:t>
            </w:r>
          </w:p>
        </w:tc>
        <w:tc>
          <w:tcPr>
            <w:tcW w:w="709" w:type="dxa"/>
            <w:tcBorders>
              <w:bottom w:val="single" w:sz="4" w:space="0" w:color="auto"/>
            </w:tcBorders>
          </w:tcPr>
          <w:p w:rsidR="00C576A4" w:rsidRPr="00464D48" w:rsidRDefault="00C576A4" w:rsidP="0094182C">
            <w:pPr>
              <w:rPr>
                <w:rFonts w:ascii="宋体" w:hAnsi="宋体"/>
                <w:kern w:val="0"/>
                <w:szCs w:val="21"/>
              </w:rPr>
            </w:pPr>
            <w:r w:rsidRPr="00464D48">
              <w:rPr>
                <w:rFonts w:ascii="宋体" w:hAnsi="宋体" w:hint="eastAsia"/>
                <w:kern w:val="0"/>
                <w:szCs w:val="21"/>
              </w:rPr>
              <w:t>必填</w:t>
            </w:r>
          </w:p>
        </w:tc>
        <w:tc>
          <w:tcPr>
            <w:tcW w:w="3260" w:type="dxa"/>
            <w:tcBorders>
              <w:bottom w:val="single" w:sz="4" w:space="0" w:color="auto"/>
            </w:tcBorders>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来自院内的“日日清”系统</w:t>
            </w: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WDDE99.00.05</w:t>
            </w:r>
            <w:r>
              <w:rPr>
                <w:rFonts w:ascii="宋体" w:hAnsi="宋体" w:hint="eastAsia"/>
                <w:szCs w:val="21"/>
              </w:rPr>
              <w:t>4</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预留统计字段1</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TJYL1</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WDDE99.00.05</w:t>
            </w:r>
            <w:r>
              <w:rPr>
                <w:rFonts w:ascii="宋体" w:hAnsi="宋体" w:hint="eastAsia"/>
                <w:szCs w:val="21"/>
              </w:rPr>
              <w:t>5</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预留统计字段2</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TJYL2</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WDDE99.00.05</w:t>
            </w:r>
            <w:r>
              <w:rPr>
                <w:rFonts w:ascii="宋体" w:hAnsi="宋体" w:hint="eastAsia"/>
                <w:szCs w:val="21"/>
              </w:rPr>
              <w:t>6</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预留统计字段3</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TJYL3</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lastRenderedPageBreak/>
              <w:t>WDDE99.00.05</w:t>
            </w:r>
            <w:r>
              <w:rPr>
                <w:rFonts w:ascii="宋体" w:hAnsi="宋体" w:hint="eastAsia"/>
                <w:szCs w:val="21"/>
              </w:rPr>
              <w:t>7</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预留统计字段4</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TJYL4</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WDDE99.00.05</w:t>
            </w:r>
            <w:r>
              <w:rPr>
                <w:rFonts w:ascii="宋体" w:hAnsi="宋体" w:hint="eastAsia"/>
                <w:szCs w:val="21"/>
              </w:rPr>
              <w:t>8</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预留统计字段5</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TJYL5</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WDDE99.00.05</w:t>
            </w:r>
            <w:r>
              <w:rPr>
                <w:rFonts w:ascii="宋体" w:hAnsi="宋体" w:hint="eastAsia"/>
                <w:szCs w:val="21"/>
              </w:rPr>
              <w:t>9</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预留统计字段6</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TJYL6</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w:t>
            </w:r>
            <w:r>
              <w:rPr>
                <w:rFonts w:ascii="宋体" w:hAnsi="宋体" w:hint="eastAsia"/>
                <w:szCs w:val="21"/>
              </w:rPr>
              <w:t>60</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预留统计字段7</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TJYL7</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464D48" w:rsidTr="0094182C">
        <w:tc>
          <w:tcPr>
            <w:tcW w:w="2160" w:type="dxa"/>
          </w:tcPr>
          <w:p w:rsidR="00C576A4" w:rsidRPr="00464D48" w:rsidRDefault="00C576A4" w:rsidP="0094182C">
            <w:pPr>
              <w:widowControl/>
              <w:jc w:val="left"/>
              <w:rPr>
                <w:rFonts w:ascii="宋体" w:hAnsi="宋体"/>
                <w:kern w:val="0"/>
                <w:szCs w:val="21"/>
              </w:rPr>
            </w:pPr>
            <w:r w:rsidRPr="00F84FDA">
              <w:rPr>
                <w:rFonts w:ascii="宋体" w:hAnsi="宋体" w:hint="eastAsia"/>
                <w:szCs w:val="21"/>
              </w:rPr>
              <w:t>WDDE99.00.0</w:t>
            </w:r>
            <w:r>
              <w:rPr>
                <w:rFonts w:ascii="宋体" w:hAnsi="宋体" w:hint="eastAsia"/>
                <w:szCs w:val="21"/>
              </w:rPr>
              <w:t>61</w:t>
            </w:r>
            <w:r w:rsidRPr="00F84FDA">
              <w:rPr>
                <w:rFonts w:ascii="宋体" w:hAnsi="宋体" w:hint="eastAsia"/>
                <w:szCs w:val="21"/>
              </w:rPr>
              <w:t>.00</w:t>
            </w:r>
          </w:p>
        </w:tc>
        <w:tc>
          <w:tcPr>
            <w:tcW w:w="2160" w:type="dxa"/>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预留统计字段8</w:t>
            </w:r>
          </w:p>
        </w:tc>
        <w:tc>
          <w:tcPr>
            <w:tcW w:w="1281" w:type="dxa"/>
          </w:tcPr>
          <w:p w:rsidR="00C576A4" w:rsidRPr="00464D48" w:rsidRDefault="00C576A4" w:rsidP="0094182C">
            <w:pPr>
              <w:widowControl/>
              <w:ind w:leftChars="-49" w:left="-103" w:firstLineChars="78" w:firstLine="164"/>
              <w:jc w:val="left"/>
              <w:rPr>
                <w:rFonts w:ascii="宋体" w:hAnsi="宋体"/>
                <w:kern w:val="0"/>
                <w:szCs w:val="21"/>
              </w:rPr>
            </w:pPr>
            <w:r w:rsidRPr="00464D48">
              <w:rPr>
                <w:rFonts w:ascii="宋体" w:hAnsi="宋体" w:hint="eastAsia"/>
                <w:kern w:val="0"/>
                <w:szCs w:val="21"/>
              </w:rPr>
              <w:t>TJYL8</w:t>
            </w:r>
          </w:p>
        </w:tc>
        <w:tc>
          <w:tcPr>
            <w:tcW w:w="850" w:type="dxa"/>
          </w:tcPr>
          <w:p w:rsidR="00C576A4" w:rsidRPr="00464D48" w:rsidRDefault="00C576A4" w:rsidP="0094182C">
            <w:pPr>
              <w:rPr>
                <w:rFonts w:ascii="宋体" w:hAnsi="宋体"/>
              </w:rPr>
            </w:pPr>
            <w:r w:rsidRPr="00464D48">
              <w:rPr>
                <w:rFonts w:ascii="宋体" w:hAnsi="宋体" w:hint="eastAsia"/>
                <w:szCs w:val="21"/>
              </w:rPr>
              <w:t>数字</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szCs w:val="21"/>
              </w:rPr>
              <w:t>15，3</w:t>
            </w:r>
          </w:p>
        </w:tc>
        <w:tc>
          <w:tcPr>
            <w:tcW w:w="709" w:type="dxa"/>
            <w:shd w:val="clear" w:color="auto" w:fill="auto"/>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60" w:type="dxa"/>
          </w:tcPr>
          <w:p w:rsidR="00C576A4" w:rsidRPr="00464D48" w:rsidRDefault="00C576A4" w:rsidP="0094182C">
            <w:pPr>
              <w:widowControl/>
              <w:jc w:val="left"/>
              <w:rPr>
                <w:rFonts w:ascii="宋体" w:hAnsi="宋体"/>
                <w:kern w:val="0"/>
                <w:szCs w:val="21"/>
              </w:rPr>
            </w:pPr>
          </w:p>
        </w:tc>
      </w:tr>
      <w:tr w:rsidR="00C576A4" w:rsidRPr="00573934" w:rsidTr="0094182C">
        <w:tc>
          <w:tcPr>
            <w:tcW w:w="2160"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21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8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09"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260" w:type="dxa"/>
            <w:vAlign w:val="center"/>
          </w:tcPr>
          <w:p w:rsidR="00C576A4" w:rsidRPr="00573934"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bl>
    <w:p w:rsidR="00C576A4" w:rsidRDefault="00C576A4" w:rsidP="00093F99">
      <w:pPr>
        <w:spacing w:beforeLines="50" w:line="360" w:lineRule="auto"/>
        <w:rPr>
          <w:rFonts w:ascii="宋体" w:hAnsi="宋体"/>
          <w:b/>
          <w:kern w:val="0"/>
          <w:sz w:val="24"/>
          <w:szCs w:val="24"/>
        </w:rPr>
      </w:pPr>
      <w:r w:rsidRPr="00573934">
        <w:rPr>
          <w:rFonts w:ascii="宋体" w:hAnsi="宋体" w:hint="eastAsia"/>
          <w:b/>
          <w:sz w:val="24"/>
          <w:szCs w:val="24"/>
        </w:rPr>
        <w:t>对业务量、收入统计表的</w:t>
      </w:r>
      <w:r w:rsidRPr="00573934">
        <w:rPr>
          <w:rFonts w:ascii="宋体" w:hAnsi="宋体" w:hint="eastAsia"/>
          <w:b/>
          <w:kern w:val="0"/>
          <w:sz w:val="24"/>
          <w:szCs w:val="24"/>
        </w:rPr>
        <w:t>说明：</w:t>
      </w:r>
    </w:p>
    <w:p w:rsidR="00C576A4" w:rsidRPr="00573934" w:rsidRDefault="00C576A4" w:rsidP="00631648">
      <w:pPr>
        <w:numPr>
          <w:ilvl w:val="0"/>
          <w:numId w:val="45"/>
        </w:numPr>
        <w:spacing w:line="360" w:lineRule="auto"/>
        <w:rPr>
          <w:rFonts w:ascii="宋体" w:hAnsi="宋体"/>
          <w:sz w:val="24"/>
          <w:szCs w:val="24"/>
        </w:rPr>
      </w:pPr>
      <w:r w:rsidRPr="00573934">
        <w:rPr>
          <w:rFonts w:ascii="宋体" w:hAnsi="宋体" w:hint="eastAsia"/>
          <w:sz w:val="24"/>
          <w:szCs w:val="24"/>
        </w:rPr>
        <w:t>对于粒度到科室的数据，此处应填写科室编码；对较粗的粒度（如：大科室、全院等）的数据，此处填“</w:t>
      </w:r>
      <w:r w:rsidRPr="00573934">
        <w:rPr>
          <w:rFonts w:ascii="宋体" w:hAnsi="宋体"/>
          <w:sz w:val="24"/>
          <w:szCs w:val="24"/>
        </w:rPr>
        <w:t>YLTJ_QBKS</w:t>
      </w:r>
      <w:r w:rsidRPr="00573934">
        <w:rPr>
          <w:rFonts w:ascii="宋体" w:hAnsi="宋体" w:hint="eastAsia"/>
          <w:sz w:val="24"/>
          <w:szCs w:val="24"/>
        </w:rPr>
        <w:t>”。</w:t>
      </w:r>
    </w:p>
    <w:p w:rsidR="00C576A4" w:rsidRPr="00573934" w:rsidRDefault="00C576A4" w:rsidP="00631648">
      <w:pPr>
        <w:numPr>
          <w:ilvl w:val="0"/>
          <w:numId w:val="45"/>
        </w:numPr>
        <w:spacing w:line="360" w:lineRule="auto"/>
        <w:rPr>
          <w:rFonts w:ascii="宋体" w:hAnsi="宋体"/>
          <w:sz w:val="24"/>
          <w:szCs w:val="24"/>
        </w:rPr>
      </w:pPr>
      <w:r w:rsidRPr="00573934">
        <w:rPr>
          <w:rFonts w:ascii="宋体" w:hAnsi="宋体" w:hint="eastAsia"/>
          <w:sz w:val="24"/>
          <w:szCs w:val="24"/>
        </w:rPr>
        <w:t>业务收入所对应的“业务时间”为实际发生结算的时间。</w:t>
      </w:r>
    </w:p>
    <w:p w:rsidR="00C576A4" w:rsidRPr="00573934" w:rsidRDefault="00C576A4" w:rsidP="00631648">
      <w:pPr>
        <w:numPr>
          <w:ilvl w:val="0"/>
          <w:numId w:val="45"/>
        </w:numPr>
        <w:spacing w:line="360" w:lineRule="auto"/>
        <w:rPr>
          <w:rFonts w:ascii="宋体" w:hAnsi="宋体"/>
          <w:sz w:val="24"/>
          <w:szCs w:val="24"/>
        </w:rPr>
      </w:pPr>
      <w:r w:rsidRPr="00573934">
        <w:rPr>
          <w:rFonts w:ascii="宋体" w:hAnsi="宋体" w:hint="eastAsia"/>
          <w:sz w:val="24"/>
          <w:szCs w:val="24"/>
        </w:rPr>
        <w:t>每月末填写，其他日期可填0。实有床位，指年底（期末）固定实有床位数，包括正规床、简易床、监护床、超过半年的加床、正在消毒和修理床位、因扩建或大修而停用的床位。不包括产科新生儿床、接产室待产床、库存床、观察床、临时加床和病人家属陪侍床。</w:t>
      </w:r>
      <w:r w:rsidRPr="00573934">
        <w:rPr>
          <w:rFonts w:ascii="宋体" w:hAnsi="宋体"/>
          <w:sz w:val="24"/>
          <w:szCs w:val="24"/>
        </w:rPr>
        <w:t>2007</w:t>
      </w:r>
      <w:r w:rsidRPr="00573934">
        <w:rPr>
          <w:rFonts w:ascii="宋体" w:hAnsi="宋体" w:hint="eastAsia"/>
          <w:sz w:val="24"/>
          <w:szCs w:val="24"/>
        </w:rPr>
        <w:t>版卫统上对此有专门解释。俗称“开放床位”。</w:t>
      </w:r>
    </w:p>
    <w:p w:rsidR="00C576A4" w:rsidRPr="00573934" w:rsidRDefault="00C576A4" w:rsidP="00631648">
      <w:pPr>
        <w:numPr>
          <w:ilvl w:val="0"/>
          <w:numId w:val="45"/>
        </w:numPr>
        <w:spacing w:line="360" w:lineRule="auto"/>
        <w:rPr>
          <w:rFonts w:ascii="宋体" w:hAnsi="宋体"/>
          <w:sz w:val="24"/>
          <w:szCs w:val="24"/>
        </w:rPr>
      </w:pPr>
      <w:r w:rsidRPr="00573934">
        <w:rPr>
          <w:rFonts w:ascii="宋体" w:hAnsi="宋体" w:hint="eastAsia"/>
          <w:sz w:val="24"/>
          <w:szCs w:val="24"/>
        </w:rPr>
        <w:t>医保药品费用，是指以“普通医保”身份就诊的患者的全部药品费用（无论是否为医保药品）；医保医疗费用，是指以“普通医保”身份就诊的患者的全部就诊费用中扣除药品费用以外的部分。</w:t>
      </w:r>
    </w:p>
    <w:p w:rsidR="00C576A4" w:rsidRPr="00573934" w:rsidRDefault="00C576A4" w:rsidP="0049659C">
      <w:pPr>
        <w:pStyle w:val="1"/>
        <w:rPr>
          <w:rFonts w:ascii="宋体" w:hAnsi="宋体"/>
          <w:sz w:val="32"/>
        </w:rPr>
      </w:pPr>
      <w:bookmarkStart w:id="24" w:name="_Toc342661551"/>
      <w:bookmarkStart w:id="25" w:name="_Toc429573851"/>
      <w:r w:rsidRPr="00573934">
        <w:rPr>
          <w:rFonts w:ascii="宋体" w:hAnsi="宋体" w:hint="eastAsia"/>
          <w:sz w:val="32"/>
        </w:rPr>
        <w:t>临床诊疗记录相关数据</w:t>
      </w:r>
      <w:bookmarkEnd w:id="24"/>
      <w:bookmarkEnd w:id="25"/>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临床诊疗记录相关数据在数据逻辑上共可分为三类，共九个对象。第一类：服务对象信息。目前包括</w:t>
      </w:r>
      <w:r w:rsidRPr="00573934">
        <w:rPr>
          <w:rFonts w:ascii="宋体" w:hAnsi="宋体" w:hint="eastAsia"/>
          <w:b/>
          <w:sz w:val="24"/>
        </w:rPr>
        <w:t>患者基本信息。</w:t>
      </w:r>
      <w:r w:rsidRPr="00573934">
        <w:rPr>
          <w:rFonts w:ascii="宋体" w:hAnsi="宋体" w:hint="eastAsia"/>
          <w:sz w:val="24"/>
        </w:rPr>
        <w:t>第二类：就诊事件信息。目前包括</w:t>
      </w:r>
      <w:r w:rsidRPr="00573934">
        <w:rPr>
          <w:rFonts w:ascii="宋体" w:hAnsi="宋体" w:hint="eastAsia"/>
          <w:b/>
          <w:sz w:val="24"/>
        </w:rPr>
        <w:t>门诊就诊信息</w:t>
      </w:r>
      <w:r w:rsidRPr="00573934">
        <w:rPr>
          <w:rFonts w:ascii="宋体" w:hAnsi="宋体" w:hint="eastAsia"/>
          <w:sz w:val="24"/>
        </w:rPr>
        <w:t>和</w:t>
      </w:r>
      <w:r w:rsidRPr="00573934">
        <w:rPr>
          <w:rFonts w:ascii="宋体" w:hAnsi="宋体" w:hint="eastAsia"/>
          <w:b/>
          <w:sz w:val="24"/>
        </w:rPr>
        <w:t>住院就诊信息</w:t>
      </w:r>
      <w:r w:rsidRPr="00573934">
        <w:rPr>
          <w:rFonts w:ascii="宋体" w:hAnsi="宋体" w:hint="eastAsia"/>
          <w:sz w:val="24"/>
        </w:rPr>
        <w:t>这两个对象。第三类：诊疗报告。目前包括</w:t>
      </w:r>
      <w:r w:rsidRPr="00573934">
        <w:rPr>
          <w:rFonts w:ascii="宋体" w:hAnsi="宋体" w:hint="eastAsia"/>
          <w:b/>
          <w:sz w:val="24"/>
        </w:rPr>
        <w:t>实验室检验报告</w:t>
      </w:r>
      <w:r w:rsidRPr="00573934">
        <w:rPr>
          <w:rFonts w:ascii="宋体" w:hAnsi="宋体" w:hint="eastAsia"/>
          <w:sz w:val="24"/>
        </w:rPr>
        <w:t>、</w:t>
      </w:r>
      <w:r w:rsidRPr="00573934">
        <w:rPr>
          <w:rFonts w:ascii="宋体" w:hAnsi="宋体" w:hint="eastAsia"/>
          <w:b/>
          <w:sz w:val="24"/>
        </w:rPr>
        <w:t>医学影像检查报告</w:t>
      </w:r>
      <w:r w:rsidRPr="00573934">
        <w:rPr>
          <w:rFonts w:ascii="宋体" w:hAnsi="宋体" w:hint="eastAsia"/>
          <w:sz w:val="24"/>
        </w:rPr>
        <w:t>、</w:t>
      </w:r>
      <w:r w:rsidRPr="00573934">
        <w:rPr>
          <w:rFonts w:ascii="宋体" w:hAnsi="宋体" w:hint="eastAsia"/>
          <w:b/>
          <w:sz w:val="24"/>
        </w:rPr>
        <w:t>住院病案首页主体报告</w:t>
      </w:r>
      <w:r w:rsidRPr="00573934">
        <w:rPr>
          <w:rFonts w:ascii="宋体" w:hAnsi="宋体" w:hint="eastAsia"/>
          <w:sz w:val="24"/>
        </w:rPr>
        <w:t>、</w:t>
      </w:r>
      <w:r w:rsidRPr="00573934">
        <w:rPr>
          <w:rFonts w:ascii="宋体" w:hAnsi="宋体" w:hint="eastAsia"/>
          <w:b/>
          <w:sz w:val="24"/>
        </w:rPr>
        <w:t>手术明细报告</w:t>
      </w:r>
      <w:r w:rsidRPr="00573934">
        <w:rPr>
          <w:rFonts w:ascii="宋体" w:hAnsi="宋体" w:hint="eastAsia"/>
          <w:sz w:val="24"/>
        </w:rPr>
        <w:t>、</w:t>
      </w:r>
      <w:r w:rsidRPr="00573934">
        <w:rPr>
          <w:rFonts w:ascii="宋体" w:hAnsi="宋体" w:hint="eastAsia"/>
          <w:b/>
          <w:sz w:val="24"/>
        </w:rPr>
        <w:t>诊断明细报告</w:t>
      </w:r>
      <w:r w:rsidRPr="00573934">
        <w:rPr>
          <w:rFonts w:ascii="宋体" w:hAnsi="宋体" w:hint="eastAsia"/>
          <w:sz w:val="24"/>
        </w:rPr>
        <w:t>、</w:t>
      </w:r>
      <w:r w:rsidRPr="00573934">
        <w:rPr>
          <w:rFonts w:ascii="宋体" w:hAnsi="宋体" w:hint="eastAsia"/>
          <w:b/>
          <w:sz w:val="24"/>
        </w:rPr>
        <w:t>出院小结报告</w:t>
      </w:r>
      <w:r w:rsidRPr="00573934">
        <w:rPr>
          <w:rFonts w:ascii="宋体" w:hAnsi="宋体" w:hint="eastAsia"/>
          <w:sz w:val="24"/>
        </w:rPr>
        <w:t>这六个对象。</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上述九个对象之间的关系在下图中以黄色箭头表示。图中箭头表达的“1:1”表示必有且仅有一个关联关系；“1:0..1”表示可有一个或无任何关联关系。</w:t>
      </w:r>
    </w:p>
    <w:p w:rsidR="00C576A4" w:rsidRPr="00573934" w:rsidRDefault="00C576A4" w:rsidP="00C576A4">
      <w:pPr>
        <w:spacing w:line="360" w:lineRule="auto"/>
        <w:rPr>
          <w:rFonts w:ascii="宋体" w:hAnsi="宋体"/>
        </w:rPr>
      </w:pPr>
      <w:r>
        <w:rPr>
          <w:rFonts w:ascii="宋体" w:hAnsi="宋体" w:hint="eastAsia"/>
          <w:noProof/>
        </w:rPr>
        <w:lastRenderedPageBreak/>
        <w:drawing>
          <wp:inline distT="0" distB="0" distL="0" distR="0">
            <wp:extent cx="5592445" cy="2966720"/>
            <wp:effectExtent l="19050" t="0" r="8255" b="0"/>
            <wp:docPr id="2" name="图片 2" descr="对象-数据表关系图WYJ10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对象-数据表关系图WYJ100829"/>
                    <pic:cNvPicPr>
                      <a:picLocks noChangeAspect="1" noChangeArrowheads="1"/>
                    </pic:cNvPicPr>
                  </pic:nvPicPr>
                  <pic:blipFill>
                    <a:blip r:embed="rId8"/>
                    <a:srcRect/>
                    <a:stretch>
                      <a:fillRect/>
                    </a:stretch>
                  </pic:blipFill>
                  <pic:spPr bwMode="auto">
                    <a:xfrm>
                      <a:off x="0" y="0"/>
                      <a:ext cx="5592445" cy="2966720"/>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（1）各类报告、门诊就诊信息、住院就诊信息必须关联到且仅可关联到某一患者，关联的属性（外键）是“卡号+卡类型”。</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（2）各类报告可以分别关联到某一门诊就诊信息或住院就诊信息。“可以”的含义是尽可能做到关联，但确实无法关联也无妨。中心将根据时间、地点、患者等数据自动进行匹配与整合，尽可能予以相互关联。</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无法满足上述关联规则的数据将不会被中心整合归入患者个人的临床诊疗档案库提供共享调阅。</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各对象内数据表之间的关系如下图。</w:t>
      </w:r>
    </w:p>
    <w:p w:rsidR="00C576A4" w:rsidRPr="00573934" w:rsidRDefault="00C576A4" w:rsidP="00C576A4">
      <w:pPr>
        <w:spacing w:line="360" w:lineRule="auto"/>
        <w:rPr>
          <w:rFonts w:ascii="宋体" w:hAnsi="宋体"/>
        </w:rPr>
      </w:pPr>
      <w:r>
        <w:rPr>
          <w:rFonts w:ascii="宋体" w:hAnsi="宋体" w:hint="eastAsia"/>
          <w:noProof/>
        </w:rPr>
        <w:drawing>
          <wp:inline distT="0" distB="0" distL="0" distR="0">
            <wp:extent cx="5603240" cy="2976880"/>
            <wp:effectExtent l="19050" t="0" r="0" b="0"/>
            <wp:docPr id="3" name="图片 3" descr="对象内各个表之间的关联关系WYJ1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对象内各个表之间的关联关系WYJ100901"/>
                    <pic:cNvPicPr>
                      <a:picLocks noChangeAspect="1" noChangeArrowheads="1"/>
                    </pic:cNvPicPr>
                  </pic:nvPicPr>
                  <pic:blipFill>
                    <a:blip r:embed="rId9"/>
                    <a:srcRect/>
                    <a:stretch>
                      <a:fillRect/>
                    </a:stretch>
                  </pic:blipFill>
                  <pic:spPr bwMode="auto">
                    <a:xfrm>
                      <a:off x="0" y="0"/>
                      <a:ext cx="5603240" cy="2976880"/>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临床诊疗病史相关数据的采集内容共有16个数据库表组成。上述每一矩</w:t>
      </w:r>
      <w:r w:rsidRPr="00573934">
        <w:rPr>
          <w:rFonts w:ascii="宋体" w:hAnsi="宋体" w:hint="eastAsia"/>
          <w:sz w:val="24"/>
        </w:rPr>
        <w:lastRenderedPageBreak/>
        <w:t>形块是前述的一个对象，每一矩形块内的表是表述该对象属性的数据库表。每一对象的属性可由一个或多个数据库表表述。各对象之间的关联关系如前所述。每一对象内的数据库表之间的关系如上图中的线条箭头表达。</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（1）实验室检验报告的对象中，检验结果指标表、细菌结果、药敏结果这三个表必须与实验室检验报告表头相互关联。</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（2）门诊就诊信息的对象中，门诊处方明细表、门诊收费明细表必须与门诊就诊记录表相互关联。</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（3）住院就诊信息的对象中，住院医嘱明细表、住院收费明细表必须与住院就诊记录表相互关联。</w:t>
      </w:r>
    </w:p>
    <w:p w:rsidR="00C576A4" w:rsidRPr="00573934" w:rsidRDefault="00C576A4" w:rsidP="00C576A4">
      <w:pPr>
        <w:spacing w:line="360" w:lineRule="auto"/>
        <w:ind w:firstLine="420"/>
        <w:rPr>
          <w:rFonts w:ascii="宋体" w:hAnsi="宋体"/>
          <w:sz w:val="24"/>
        </w:rPr>
      </w:pPr>
      <w:r w:rsidRPr="00573934">
        <w:rPr>
          <w:rFonts w:ascii="宋体" w:hAnsi="宋体" w:hint="eastAsia"/>
          <w:sz w:val="24"/>
        </w:rPr>
        <w:t>其他的各个对象都由单一的数据库表来表述。</w:t>
      </w:r>
    </w:p>
    <w:p w:rsidR="00C576A4" w:rsidRPr="00573934" w:rsidRDefault="00C576A4" w:rsidP="00C576A4">
      <w:pPr>
        <w:tabs>
          <w:tab w:val="num" w:pos="1440"/>
        </w:tabs>
        <w:adjustRightInd w:val="0"/>
        <w:snapToGrid w:val="0"/>
        <w:spacing w:line="360" w:lineRule="auto"/>
        <w:ind w:firstLineChars="200" w:firstLine="480"/>
        <w:rPr>
          <w:rFonts w:ascii="宋体" w:hAnsi="宋体"/>
          <w:sz w:val="24"/>
        </w:rPr>
      </w:pPr>
      <w:r w:rsidRPr="00573934">
        <w:rPr>
          <w:rFonts w:ascii="宋体" w:hAnsi="宋体" w:hint="eastAsia"/>
          <w:sz w:val="24"/>
        </w:rPr>
        <w:t>注意，在关联关系中，必须在顾及对象内各表之间的关联关系同时顾及对象之间表与表的相互关系。例如，实验室检验报告必须与患者基本信息相互关联，等等。</w:t>
      </w:r>
    </w:p>
    <w:p w:rsidR="00C576A4" w:rsidRPr="00573934" w:rsidRDefault="00C576A4" w:rsidP="00C576A4">
      <w:pPr>
        <w:pStyle w:val="2"/>
        <w:rPr>
          <w:rFonts w:ascii="宋体" w:hAnsi="宋体"/>
          <w:sz w:val="30"/>
          <w:szCs w:val="30"/>
        </w:rPr>
      </w:pPr>
      <w:bookmarkStart w:id="26" w:name="_Toc270683301"/>
      <w:bookmarkStart w:id="27" w:name="_Toc270684766"/>
      <w:bookmarkStart w:id="28" w:name="_Toc270692141"/>
      <w:bookmarkStart w:id="29" w:name="_Toc271208368"/>
      <w:bookmarkStart w:id="30" w:name="_Toc271701244"/>
      <w:bookmarkStart w:id="31" w:name="_Toc284232735"/>
      <w:bookmarkStart w:id="32" w:name="_Toc342661552"/>
      <w:bookmarkStart w:id="33" w:name="_Toc429573852"/>
      <w:r w:rsidRPr="00573934">
        <w:rPr>
          <w:rFonts w:ascii="宋体" w:hAnsi="宋体" w:hint="eastAsia"/>
          <w:sz w:val="30"/>
          <w:szCs w:val="30"/>
        </w:rPr>
        <w:t>患者基本信息</w:t>
      </w:r>
      <w:bookmarkEnd w:id="26"/>
      <w:bookmarkEnd w:id="27"/>
      <w:bookmarkEnd w:id="28"/>
      <w:bookmarkEnd w:id="29"/>
      <w:bookmarkEnd w:id="30"/>
      <w:bookmarkEnd w:id="31"/>
      <w:bookmarkEnd w:id="32"/>
      <w:bookmarkEnd w:id="33"/>
    </w:p>
    <w:p w:rsidR="00C576A4" w:rsidRPr="00573934" w:rsidRDefault="00C576A4" w:rsidP="00C576A4">
      <w:pPr>
        <w:pStyle w:val="3"/>
        <w:ind w:left="0"/>
        <w:rPr>
          <w:rFonts w:ascii="宋体" w:hAnsi="宋体"/>
          <w:sz w:val="28"/>
          <w:szCs w:val="28"/>
        </w:rPr>
      </w:pPr>
      <w:bookmarkStart w:id="34" w:name="_Toc287782037"/>
      <w:bookmarkStart w:id="35" w:name="_Toc290900488"/>
      <w:bookmarkStart w:id="36" w:name="_Toc291057274"/>
      <w:bookmarkStart w:id="37" w:name="_Toc342661553"/>
      <w:bookmarkStart w:id="38" w:name="_Toc429573853"/>
      <w:r w:rsidRPr="00573934">
        <w:rPr>
          <w:rFonts w:ascii="宋体" w:hAnsi="宋体" w:hint="eastAsia"/>
          <w:sz w:val="28"/>
          <w:szCs w:val="28"/>
        </w:rPr>
        <w:t>数据表内容定义</w:t>
      </w:r>
      <w:bookmarkEnd w:id="34"/>
      <w:bookmarkEnd w:id="35"/>
      <w:bookmarkEnd w:id="36"/>
      <w:bookmarkEnd w:id="37"/>
      <w:bookmarkEnd w:id="38"/>
    </w:p>
    <w:p w:rsidR="00C576A4" w:rsidRDefault="00C576A4" w:rsidP="00093F99">
      <w:pPr>
        <w:numPr>
          <w:ilvl w:val="0"/>
          <w:numId w:val="21"/>
        </w:numPr>
        <w:spacing w:afterLines="50" w:line="360" w:lineRule="auto"/>
        <w:outlineLvl w:val="4"/>
        <w:rPr>
          <w:rFonts w:ascii="宋体" w:hAnsi="宋体"/>
          <w:b/>
          <w:sz w:val="24"/>
          <w:szCs w:val="24"/>
          <w:lang w:val="fr-FR"/>
        </w:rPr>
      </w:pPr>
      <w:r w:rsidRPr="00573934">
        <w:rPr>
          <w:rFonts w:ascii="宋体" w:hAnsi="宋体" w:hint="eastAsia"/>
          <w:b/>
          <w:sz w:val="24"/>
          <w:szCs w:val="24"/>
        </w:rPr>
        <w:t>患者信息表</w:t>
      </w:r>
      <w:r w:rsidRPr="00573934">
        <w:rPr>
          <w:rFonts w:ascii="宋体" w:hAnsi="宋体" w:hint="eastAsia"/>
          <w:b/>
          <w:sz w:val="24"/>
          <w:szCs w:val="24"/>
          <w:lang w:val="fr-FR"/>
        </w:rPr>
        <w:t>(TB_YL_Patient_Information)</w:t>
      </w:r>
    </w:p>
    <w:tbl>
      <w:tblPr>
        <w:tblW w:w="105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1"/>
        <w:gridCol w:w="1701"/>
        <w:gridCol w:w="993"/>
        <w:gridCol w:w="1086"/>
        <w:gridCol w:w="540"/>
        <w:gridCol w:w="720"/>
        <w:gridCol w:w="3780"/>
      </w:tblGrid>
      <w:tr w:rsidR="00C576A4" w:rsidRPr="00464D48" w:rsidTr="0094182C">
        <w:tc>
          <w:tcPr>
            <w:tcW w:w="1701" w:type="dxa"/>
            <w:tcBorders>
              <w:bottom w:val="single" w:sz="4" w:space="0" w:color="auto"/>
            </w:tcBorders>
            <w:shd w:val="clear" w:color="auto" w:fill="D9D9D9"/>
          </w:tcPr>
          <w:p w:rsidR="00C576A4" w:rsidRPr="00464D48" w:rsidRDefault="00C576A4" w:rsidP="0094182C">
            <w:pPr>
              <w:jc w:val="center"/>
              <w:rPr>
                <w:rFonts w:ascii="宋体" w:hAnsi="宋体"/>
                <w:b/>
              </w:rPr>
            </w:pPr>
            <w:r>
              <w:rPr>
                <w:rFonts w:ascii="宋体" w:hAnsi="宋体" w:hint="eastAsia"/>
                <w:b/>
              </w:rPr>
              <w:t>标准</w:t>
            </w:r>
          </w:p>
        </w:tc>
        <w:tc>
          <w:tcPr>
            <w:tcW w:w="1701"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字段</w:t>
            </w:r>
          </w:p>
        </w:tc>
        <w:tc>
          <w:tcPr>
            <w:tcW w:w="993" w:type="dxa"/>
            <w:tcBorders>
              <w:bottom w:val="single" w:sz="4" w:space="0" w:color="auto"/>
            </w:tcBorders>
            <w:shd w:val="clear" w:color="auto" w:fill="D9D9D9"/>
            <w:vAlign w:val="center"/>
          </w:tcPr>
          <w:p w:rsidR="00C576A4" w:rsidRPr="00464D48" w:rsidRDefault="00C576A4" w:rsidP="0094182C">
            <w:pPr>
              <w:ind w:leftChars="-45" w:left="-94" w:rightChars="-45" w:right="-94"/>
              <w:jc w:val="center"/>
              <w:rPr>
                <w:rFonts w:ascii="宋体" w:hAnsi="宋体"/>
                <w:b/>
              </w:rPr>
            </w:pPr>
            <w:r w:rsidRPr="00464D48">
              <w:rPr>
                <w:rFonts w:ascii="宋体" w:hAnsi="宋体" w:hint="eastAsia"/>
                <w:b/>
              </w:rPr>
              <w:t>字段名</w:t>
            </w:r>
          </w:p>
        </w:tc>
        <w:tc>
          <w:tcPr>
            <w:tcW w:w="1086"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类型</w:t>
            </w:r>
          </w:p>
        </w:tc>
        <w:tc>
          <w:tcPr>
            <w:tcW w:w="540"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长度</w:t>
            </w:r>
          </w:p>
        </w:tc>
        <w:tc>
          <w:tcPr>
            <w:tcW w:w="720"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填报要求</w:t>
            </w:r>
          </w:p>
        </w:tc>
        <w:tc>
          <w:tcPr>
            <w:tcW w:w="3780"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说明</w:t>
            </w:r>
          </w:p>
        </w:tc>
      </w:tr>
      <w:tr w:rsidR="00C576A4" w:rsidRPr="00464D48" w:rsidTr="0094182C">
        <w:trPr>
          <w:trHeight w:val="117"/>
        </w:trPr>
        <w:tc>
          <w:tcPr>
            <w:tcW w:w="1701" w:type="dxa"/>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701"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93" w:type="dxa"/>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KH</w:t>
            </w:r>
          </w:p>
        </w:tc>
        <w:tc>
          <w:tcPr>
            <w:tcW w:w="1086" w:type="dxa"/>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字符串</w:t>
            </w:r>
          </w:p>
        </w:tc>
        <w:tc>
          <w:tcPr>
            <w:tcW w:w="540" w:type="dxa"/>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32</w:t>
            </w:r>
          </w:p>
        </w:tc>
        <w:tc>
          <w:tcPr>
            <w:tcW w:w="720"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7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c>
          <w:tcPr>
            <w:tcW w:w="1701" w:type="dxa"/>
            <w:tcBorders>
              <w:bottom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701"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93" w:type="dxa"/>
            <w:tcBorders>
              <w:bottom w:val="single" w:sz="4" w:space="0" w:color="auto"/>
            </w:tcBorders>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KLX</w:t>
            </w:r>
          </w:p>
        </w:tc>
        <w:tc>
          <w:tcPr>
            <w:tcW w:w="1086" w:type="dxa"/>
            <w:tcBorders>
              <w:bottom w:val="single" w:sz="4" w:space="0" w:color="auto"/>
            </w:tcBorders>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字符串</w:t>
            </w:r>
          </w:p>
        </w:tc>
        <w:tc>
          <w:tcPr>
            <w:tcW w:w="540" w:type="dxa"/>
            <w:tcBorders>
              <w:bottom w:val="single" w:sz="4" w:space="0" w:color="auto"/>
            </w:tcBorders>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16</w:t>
            </w:r>
          </w:p>
        </w:tc>
        <w:tc>
          <w:tcPr>
            <w:tcW w:w="720" w:type="dxa"/>
            <w:tcBorders>
              <w:bottom w:val="single" w:sz="4" w:space="0" w:color="auto"/>
            </w:tcBorders>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780"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c>
          <w:tcPr>
            <w:tcW w:w="1701" w:type="dxa"/>
            <w:shd w:val="clear" w:color="auto" w:fill="FFCC99"/>
          </w:tcPr>
          <w:p w:rsidR="00C576A4" w:rsidRPr="00464D48" w:rsidRDefault="00C576A4" w:rsidP="0094182C">
            <w:pPr>
              <w:autoSpaceDE w:val="0"/>
              <w:autoSpaceDN w:val="0"/>
              <w:adjustRightInd w:val="0"/>
              <w:rPr>
                <w:rFonts w:ascii="宋体" w:hAnsi="宋体"/>
              </w:rPr>
            </w:pPr>
            <w:r w:rsidRPr="00E5778E">
              <w:rPr>
                <w:rFonts w:ascii="宋体" w:hAnsi="宋体"/>
                <w:color w:val="215868"/>
                <w:szCs w:val="21"/>
              </w:rPr>
              <w:t>DE08.10.052.00</w:t>
            </w:r>
          </w:p>
        </w:tc>
        <w:tc>
          <w:tcPr>
            <w:tcW w:w="1701" w:type="dxa"/>
            <w:shd w:val="clear" w:color="auto" w:fill="FFCC99"/>
            <w:vAlign w:val="center"/>
          </w:tcPr>
          <w:p w:rsidR="00C576A4" w:rsidRPr="00464D48" w:rsidRDefault="00C576A4" w:rsidP="0094182C">
            <w:pPr>
              <w:autoSpaceDE w:val="0"/>
              <w:autoSpaceDN w:val="0"/>
              <w:adjustRightInd w:val="0"/>
              <w:rPr>
                <w:rFonts w:ascii="宋体" w:hAnsi="宋体"/>
              </w:rPr>
            </w:pPr>
            <w:r w:rsidRPr="00464D48">
              <w:rPr>
                <w:rFonts w:ascii="宋体" w:hAnsi="宋体" w:hint="eastAsia"/>
              </w:rPr>
              <w:t>医疗机构代码</w:t>
            </w:r>
          </w:p>
        </w:tc>
        <w:tc>
          <w:tcPr>
            <w:tcW w:w="993" w:type="dxa"/>
            <w:shd w:val="clear" w:color="auto" w:fill="FFCC99"/>
          </w:tcPr>
          <w:p w:rsidR="00C576A4" w:rsidRPr="00464D48" w:rsidRDefault="00C576A4" w:rsidP="0094182C">
            <w:pPr>
              <w:autoSpaceDE w:val="0"/>
              <w:autoSpaceDN w:val="0"/>
              <w:adjustRightInd w:val="0"/>
              <w:jc w:val="center"/>
              <w:rPr>
                <w:rFonts w:ascii="宋体" w:hAnsi="宋体"/>
              </w:rPr>
            </w:pPr>
            <w:r w:rsidRPr="00464D48">
              <w:rPr>
                <w:rFonts w:ascii="宋体" w:hAnsi="宋体" w:hint="eastAsia"/>
              </w:rPr>
              <w:t>YLJGDM</w:t>
            </w:r>
          </w:p>
        </w:tc>
        <w:tc>
          <w:tcPr>
            <w:tcW w:w="1086" w:type="dxa"/>
            <w:shd w:val="clear" w:color="auto" w:fill="FFCC99"/>
            <w:vAlign w:val="center"/>
          </w:tcPr>
          <w:p w:rsidR="00C576A4" w:rsidRPr="00464D48" w:rsidRDefault="00C576A4" w:rsidP="0094182C">
            <w:pPr>
              <w:autoSpaceDE w:val="0"/>
              <w:autoSpaceDN w:val="0"/>
              <w:adjustRightInd w:val="0"/>
              <w:jc w:val="center"/>
              <w:rPr>
                <w:rFonts w:ascii="宋体" w:hAnsi="宋体"/>
              </w:rPr>
            </w:pPr>
            <w:r w:rsidRPr="00464D48">
              <w:rPr>
                <w:rFonts w:ascii="宋体" w:hAnsi="宋体" w:hint="eastAsia"/>
              </w:rPr>
              <w:t>字符串</w:t>
            </w:r>
          </w:p>
        </w:tc>
        <w:tc>
          <w:tcPr>
            <w:tcW w:w="540" w:type="dxa"/>
            <w:shd w:val="clear" w:color="auto" w:fill="FFCC99"/>
            <w:vAlign w:val="center"/>
          </w:tcPr>
          <w:p w:rsidR="00C576A4" w:rsidRPr="00464D48" w:rsidRDefault="00C576A4" w:rsidP="0094182C">
            <w:pPr>
              <w:autoSpaceDE w:val="0"/>
              <w:autoSpaceDN w:val="0"/>
              <w:adjustRightInd w:val="0"/>
              <w:jc w:val="center"/>
              <w:rPr>
                <w:rFonts w:ascii="宋体" w:hAnsi="宋体"/>
              </w:rPr>
            </w:pPr>
            <w:r w:rsidRPr="00464D48">
              <w:rPr>
                <w:rFonts w:ascii="宋体" w:hAnsi="宋体" w:hint="eastAsia"/>
              </w:rPr>
              <w:t>22</w:t>
            </w:r>
          </w:p>
        </w:tc>
        <w:tc>
          <w:tcPr>
            <w:tcW w:w="720" w:type="dxa"/>
            <w:shd w:val="clear" w:color="auto" w:fill="FFCC99"/>
          </w:tcPr>
          <w:p w:rsidR="00C576A4" w:rsidRPr="00464D48" w:rsidRDefault="00C576A4" w:rsidP="0094182C">
            <w:pPr>
              <w:autoSpaceDE w:val="0"/>
              <w:autoSpaceDN w:val="0"/>
              <w:adjustRightInd w:val="0"/>
              <w:rPr>
                <w:rFonts w:ascii="宋体" w:hAnsi="宋体"/>
              </w:rPr>
            </w:pPr>
            <w:r w:rsidRPr="00464D48">
              <w:rPr>
                <w:rFonts w:ascii="宋体" w:hAnsi="宋体" w:hint="eastAsia"/>
              </w:rPr>
              <w:t>必填</w:t>
            </w:r>
          </w:p>
        </w:tc>
        <w:tc>
          <w:tcPr>
            <w:tcW w:w="3780"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复合主键</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WDDE01.00.128.00</w:t>
            </w:r>
          </w:p>
        </w:tc>
        <w:tc>
          <w:tcPr>
            <w:tcW w:w="1701"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健康卡号</w:t>
            </w:r>
          </w:p>
        </w:tc>
        <w:tc>
          <w:tcPr>
            <w:tcW w:w="993" w:type="dxa"/>
            <w:shd w:val="clear" w:color="auto" w:fill="auto"/>
            <w:vAlign w:val="center"/>
          </w:tcPr>
          <w:p w:rsidR="00C576A4" w:rsidRPr="00464D48" w:rsidRDefault="00C576A4" w:rsidP="0094182C">
            <w:pPr>
              <w:jc w:val="center"/>
              <w:rPr>
                <w:rFonts w:ascii="宋体" w:hAnsi="宋体"/>
                <w:szCs w:val="21"/>
              </w:rPr>
            </w:pPr>
            <w:r w:rsidRPr="00464D48">
              <w:rPr>
                <w:rFonts w:ascii="宋体" w:hAnsi="宋体" w:hint="eastAsia"/>
                <w:szCs w:val="21"/>
              </w:rPr>
              <w:t>JKKH</w:t>
            </w:r>
          </w:p>
        </w:tc>
        <w:tc>
          <w:tcPr>
            <w:tcW w:w="1086" w:type="dxa"/>
            <w:shd w:val="clear" w:color="auto" w:fill="auto"/>
            <w:vAlign w:val="center"/>
          </w:tcPr>
          <w:p w:rsidR="00C576A4" w:rsidRPr="00464D48" w:rsidRDefault="00C576A4" w:rsidP="0094182C">
            <w:pPr>
              <w:jc w:val="center"/>
              <w:rPr>
                <w:rFonts w:ascii="宋体" w:hAnsi="宋体"/>
                <w:szCs w:val="21"/>
              </w:rPr>
            </w:pPr>
            <w:r w:rsidRPr="00464D48">
              <w:rPr>
                <w:rFonts w:ascii="宋体" w:hAnsi="宋体" w:hint="eastAsia"/>
                <w:szCs w:val="21"/>
              </w:rPr>
              <w:t>字符串</w:t>
            </w:r>
          </w:p>
        </w:tc>
        <w:tc>
          <w:tcPr>
            <w:tcW w:w="540" w:type="dxa"/>
            <w:shd w:val="clear" w:color="auto" w:fill="auto"/>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20</w:t>
            </w:r>
          </w:p>
        </w:tc>
        <w:tc>
          <w:tcPr>
            <w:tcW w:w="72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shd w:val="clear" w:color="auto" w:fill="auto"/>
            <w:vAlign w:val="center"/>
          </w:tcPr>
          <w:p w:rsidR="00C576A4" w:rsidRPr="00464D48" w:rsidRDefault="00C576A4" w:rsidP="0094182C">
            <w:pPr>
              <w:rPr>
                <w:rFonts w:ascii="宋体" w:hAnsi="宋体"/>
                <w:szCs w:val="21"/>
              </w:rPr>
            </w:pPr>
            <w:r w:rsidRPr="00464D48">
              <w:rPr>
                <w:rFonts w:ascii="宋体" w:hAnsi="宋体" w:hint="eastAsia"/>
                <w:szCs w:val="21"/>
              </w:rPr>
              <w:t>为公卫各条线业务开展所预留</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WDDE02.01.136.00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发卡地区</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FKDQ</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6</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指社保卡发卡地区</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DE02.01.030.00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证件号码</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ZJHM</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32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见说明（2），社保卡患者必填</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DE02.01.031.00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证件类型</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ZJLX</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r w:rsidRPr="00464D48">
              <w:rPr>
                <w:rFonts w:ascii="宋体" w:hAnsi="宋体"/>
                <w:szCs w:val="21"/>
              </w:rPr>
              <w:t>）</w:t>
            </w:r>
            <w:r w:rsidRPr="00464D48">
              <w:rPr>
                <w:rFonts w:ascii="宋体" w:hAnsi="宋体" w:hint="eastAsia"/>
                <w:szCs w:val="21"/>
              </w:rPr>
              <w:t>，CV02.01.101身份证件类别代码</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DE02.01.040.00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性别</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XB</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1</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见说明（4）性别代码（</w:t>
            </w:r>
            <w:r w:rsidRPr="00464D48">
              <w:rPr>
                <w:rFonts w:hint="eastAsia"/>
              </w:rPr>
              <w:t>GB/T2261.1-2003</w:t>
            </w:r>
            <w:r w:rsidRPr="00464D48">
              <w:rPr>
                <w:rFonts w:ascii="宋体" w:hAnsi="宋体" w:hint="eastAsia"/>
                <w:szCs w:val="21"/>
              </w:rPr>
              <w:t>）</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DE02.01.039.00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姓名</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XM</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32</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lastRenderedPageBreak/>
              <w:t>WDDE02.01.136.00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患者类型</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HZLX</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1</w:t>
            </w:r>
          </w:p>
        </w:tc>
        <w:tc>
          <w:tcPr>
            <w:tcW w:w="720" w:type="dxa"/>
            <w:vAlign w:val="center"/>
          </w:tcPr>
          <w:p w:rsidR="00C576A4" w:rsidRPr="00464D48" w:rsidRDefault="00C576A4" w:rsidP="0094182C">
            <w:pPr>
              <w:rPr>
                <w:rFonts w:ascii="宋体" w:hAnsi="宋体"/>
              </w:rPr>
            </w:pPr>
            <w:r w:rsidRPr="00464D48">
              <w:rPr>
                <w:rFonts w:ascii="宋体" w:hAnsi="宋体" w:hint="eastAsia"/>
              </w:rPr>
              <w:t>必填</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DE02.01.018.00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婚姻状况</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HYZK</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见说明（5）婚姻状况（GB/</w:t>
            </w:r>
            <w:r w:rsidRPr="00464D48">
              <w:rPr>
                <w:rFonts w:ascii="宋体" w:hAnsi="宋体"/>
                <w:szCs w:val="21"/>
              </w:rPr>
              <w:t>T</w:t>
            </w:r>
            <w:r w:rsidRPr="00464D48">
              <w:rPr>
                <w:rFonts w:ascii="宋体" w:hAnsi="宋体" w:hint="eastAsia"/>
                <w:szCs w:val="21"/>
              </w:rPr>
              <w:t>2261.2-2003）</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DE02.01.005.01</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出生日期</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CSRQ</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8</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格式：</w:t>
            </w:r>
            <w:r w:rsidRPr="00464D48">
              <w:rPr>
                <w:rFonts w:ascii="宋体" w:hAnsi="宋体"/>
                <w:szCs w:val="21"/>
              </w:rPr>
              <w:t>YYYYMMDD</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WDDE02.01.137.00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出生地</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CSD</w:t>
            </w:r>
          </w:p>
        </w:tc>
        <w:tc>
          <w:tcPr>
            <w:tcW w:w="1086"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32</w:t>
            </w: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编码。按国标</w:t>
            </w:r>
            <w:r w:rsidRPr="00464D48">
              <w:rPr>
                <w:rFonts w:ascii="黑体" w:eastAsia="黑体" w:hAnsi="黑体"/>
                <w:szCs w:val="21"/>
              </w:rPr>
              <w:t>GB</w:t>
            </w:r>
            <w:r w:rsidRPr="00464D48">
              <w:rPr>
                <w:rFonts w:ascii="黑体" w:eastAsia="黑体" w:hAnsi="黑体" w:hint="eastAsia"/>
                <w:szCs w:val="21"/>
              </w:rPr>
              <w:t>/T</w:t>
            </w:r>
            <w:r w:rsidRPr="00464D48">
              <w:rPr>
                <w:rFonts w:ascii="黑体" w:eastAsia="黑体" w:hAnsi="黑体"/>
                <w:szCs w:val="21"/>
              </w:rPr>
              <w:t>2260-</w:t>
            </w:r>
            <w:r w:rsidRPr="00464D48">
              <w:rPr>
                <w:rFonts w:ascii="黑体" w:eastAsia="黑体" w:hAnsi="黑体" w:hint="eastAsia"/>
                <w:szCs w:val="21"/>
              </w:rPr>
              <w:t>2007</w:t>
            </w:r>
            <w:r w:rsidRPr="00464D48">
              <w:rPr>
                <w:rFonts w:ascii="宋体" w:hAnsi="宋体" w:hint="eastAsia"/>
                <w:szCs w:val="21"/>
              </w:rPr>
              <w:t>执行。</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DE02.01.025.00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民族</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MZ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5</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见说明（6）民族GB3304-91</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DE2.01.015.00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国籍</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GJ</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10</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见说明（7）国家代码GB/T 2659-2000</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w:t>
            </w:r>
            <w:r w:rsidRPr="00E5778E">
              <w:rPr>
                <w:rFonts w:ascii="宋体" w:hAnsi="宋体" w:hint="eastAsia"/>
                <w:szCs w:val="21"/>
              </w:rPr>
              <w:t>1</w:t>
            </w:r>
            <w:r w:rsidRPr="00E5778E">
              <w:rPr>
                <w:rFonts w:ascii="宋体" w:hAnsi="宋体"/>
                <w:szCs w:val="21"/>
              </w:rPr>
              <w:t>.010.00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电话号码</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DHHM</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24</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社保卡患者必填写</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WDDE02.01.138.00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手机号码</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SJHM</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61"/>
        </w:trPr>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WDDE02.01.139.00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工作单位邮编</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GZDWYB</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6</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color w:val="0070C0"/>
                <w:szCs w:val="21"/>
              </w:rPr>
              <w:t>DE08.10.007.00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工作单位名称</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GZDWMC</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E5778E" w:rsidRDefault="00C576A4" w:rsidP="0094182C">
            <w:pPr>
              <w:autoSpaceDE w:val="0"/>
              <w:autoSpaceDN w:val="0"/>
              <w:adjustRightInd w:val="0"/>
              <w:rPr>
                <w:rFonts w:ascii="宋体" w:hAnsi="宋体"/>
                <w:color w:val="0070C0"/>
                <w:szCs w:val="21"/>
              </w:rPr>
            </w:pPr>
            <w:r w:rsidRPr="00E5778E">
              <w:rPr>
                <w:rFonts w:ascii="宋体" w:hAnsi="宋体"/>
                <w:color w:val="0070C0"/>
                <w:szCs w:val="21"/>
              </w:rPr>
              <w:t xml:space="preserve">DE02.01.009.01 </w:t>
            </w:r>
          </w:p>
          <w:p w:rsidR="00C576A4" w:rsidRPr="00464D48" w:rsidRDefault="00C576A4" w:rsidP="0094182C">
            <w:pPr>
              <w:autoSpaceDE w:val="0"/>
              <w:autoSpaceDN w:val="0"/>
              <w:adjustRightInd w:val="0"/>
              <w:rPr>
                <w:rFonts w:ascii="宋体" w:hAnsi="宋体"/>
                <w:szCs w:val="21"/>
              </w:rPr>
            </w:pP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工作单位地址</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GZDWDZ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E5778E" w:rsidRDefault="00C576A4" w:rsidP="0094182C">
            <w:pPr>
              <w:autoSpaceDE w:val="0"/>
              <w:autoSpaceDN w:val="0"/>
              <w:adjustRightInd w:val="0"/>
              <w:rPr>
                <w:rFonts w:ascii="宋体" w:hAnsi="宋体"/>
                <w:color w:val="0070C0"/>
                <w:szCs w:val="21"/>
              </w:rPr>
            </w:pPr>
            <w:r w:rsidRPr="00E5778E">
              <w:rPr>
                <w:rFonts w:ascii="宋体" w:hAnsi="宋体"/>
                <w:color w:val="0070C0"/>
                <w:szCs w:val="21"/>
              </w:rPr>
              <w:t>DE02.01.009.0</w:t>
            </w:r>
            <w:r w:rsidRPr="00E5778E">
              <w:rPr>
                <w:rFonts w:ascii="宋体" w:hAnsi="宋体" w:hint="eastAsia"/>
                <w:color w:val="0070C0"/>
                <w:szCs w:val="21"/>
              </w:rPr>
              <w:t>2</w:t>
            </w:r>
            <w:r w:rsidRPr="00E5778E">
              <w:rPr>
                <w:rFonts w:ascii="宋体" w:hAnsi="宋体"/>
                <w:color w:val="0070C0"/>
                <w:szCs w:val="21"/>
              </w:rPr>
              <w:t xml:space="preserve"> </w:t>
            </w:r>
          </w:p>
          <w:p w:rsidR="00C576A4" w:rsidRPr="00464D48" w:rsidRDefault="00C576A4" w:rsidP="0094182C">
            <w:pPr>
              <w:autoSpaceDE w:val="0"/>
              <w:autoSpaceDN w:val="0"/>
              <w:adjustRightInd w:val="0"/>
              <w:rPr>
                <w:rFonts w:ascii="宋体" w:hAnsi="宋体"/>
                <w:szCs w:val="21"/>
              </w:rPr>
            </w:pP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居住地址</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JZDZ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社保卡患者必填写</w:t>
            </w:r>
          </w:p>
        </w:tc>
      </w:tr>
      <w:tr w:rsidR="00C576A4" w:rsidRPr="00464D48" w:rsidTr="0094182C">
        <w:tc>
          <w:tcPr>
            <w:tcW w:w="1701" w:type="dxa"/>
          </w:tcPr>
          <w:p w:rsidR="00C576A4" w:rsidRPr="00E5778E" w:rsidRDefault="00C576A4" w:rsidP="0094182C">
            <w:pPr>
              <w:autoSpaceDE w:val="0"/>
              <w:autoSpaceDN w:val="0"/>
              <w:adjustRightInd w:val="0"/>
              <w:rPr>
                <w:rFonts w:ascii="宋体" w:hAnsi="宋体"/>
                <w:color w:val="0070C0"/>
                <w:szCs w:val="21"/>
              </w:rPr>
            </w:pPr>
            <w:r w:rsidRPr="00E5778E">
              <w:rPr>
                <w:rFonts w:ascii="宋体" w:hAnsi="宋体"/>
                <w:color w:val="0070C0"/>
                <w:szCs w:val="21"/>
              </w:rPr>
              <w:t>DE02.01.009.0</w:t>
            </w:r>
            <w:r w:rsidRPr="00E5778E">
              <w:rPr>
                <w:rFonts w:ascii="宋体" w:hAnsi="宋体" w:hint="eastAsia"/>
                <w:color w:val="0070C0"/>
                <w:szCs w:val="21"/>
              </w:rPr>
              <w:t>3</w:t>
            </w:r>
            <w:r w:rsidRPr="00E5778E">
              <w:rPr>
                <w:rFonts w:ascii="宋体" w:hAnsi="宋体"/>
                <w:color w:val="0070C0"/>
                <w:szCs w:val="21"/>
              </w:rPr>
              <w:t xml:space="preserve"> </w:t>
            </w:r>
          </w:p>
          <w:p w:rsidR="00C576A4" w:rsidRPr="00464D48" w:rsidRDefault="00C576A4" w:rsidP="0094182C">
            <w:pPr>
              <w:autoSpaceDE w:val="0"/>
              <w:autoSpaceDN w:val="0"/>
              <w:adjustRightInd w:val="0"/>
              <w:rPr>
                <w:rFonts w:ascii="宋体" w:hAnsi="宋体"/>
                <w:szCs w:val="21"/>
              </w:rPr>
            </w:pP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户口地址</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HKDZ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WDDE02.01.140.00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户口地址邮编</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HKDZYB</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6</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DE02.01.039.00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联系人姓名</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LXRXM</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WDDE02.01.141.00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联系人关系</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LXRGX</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8</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见说明（8）</w:t>
            </w:r>
          </w:p>
        </w:tc>
      </w:tr>
      <w:tr w:rsidR="00C576A4" w:rsidRPr="00464D48" w:rsidTr="0094182C">
        <w:tc>
          <w:tcPr>
            <w:tcW w:w="1701" w:type="dxa"/>
          </w:tcPr>
          <w:p w:rsidR="00C576A4" w:rsidRPr="00E5778E" w:rsidRDefault="00C576A4" w:rsidP="0094182C">
            <w:pPr>
              <w:autoSpaceDE w:val="0"/>
              <w:autoSpaceDN w:val="0"/>
              <w:adjustRightInd w:val="0"/>
              <w:rPr>
                <w:rFonts w:ascii="宋体" w:hAnsi="宋体"/>
                <w:color w:val="0070C0"/>
                <w:szCs w:val="21"/>
              </w:rPr>
            </w:pPr>
            <w:r w:rsidRPr="00E5778E">
              <w:rPr>
                <w:rFonts w:ascii="宋体" w:hAnsi="宋体"/>
                <w:color w:val="0070C0"/>
                <w:szCs w:val="21"/>
              </w:rPr>
              <w:t>DE02.01.009.0</w:t>
            </w:r>
            <w:r>
              <w:rPr>
                <w:rFonts w:ascii="宋体" w:hAnsi="宋体" w:hint="eastAsia"/>
                <w:color w:val="0070C0"/>
                <w:szCs w:val="21"/>
              </w:rPr>
              <w:t>4</w:t>
            </w:r>
            <w:r w:rsidRPr="00E5778E">
              <w:rPr>
                <w:rFonts w:ascii="宋体" w:hAnsi="宋体"/>
                <w:color w:val="0070C0"/>
                <w:szCs w:val="21"/>
              </w:rPr>
              <w:t xml:space="preserve"> </w:t>
            </w:r>
          </w:p>
          <w:p w:rsidR="00C576A4" w:rsidRPr="00464D48" w:rsidRDefault="00C576A4" w:rsidP="0094182C">
            <w:pPr>
              <w:autoSpaceDE w:val="0"/>
              <w:autoSpaceDN w:val="0"/>
              <w:adjustRightInd w:val="0"/>
              <w:rPr>
                <w:rFonts w:ascii="宋体" w:hAnsi="宋体"/>
                <w:szCs w:val="21"/>
              </w:rPr>
            </w:pP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联系人地址</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LXRDZ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WDDE02.01.142.00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联系人邮编</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LXRYB</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6</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DE02.01.010.00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联系人电话</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LXRDH</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24</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Pr>
                <w:rFonts w:ascii="宋体" w:hAnsi="宋体" w:hint="eastAsia"/>
                <w:szCs w:val="21"/>
              </w:rPr>
              <w:t>WDDE99.00.001.00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MJ</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见说明（9）</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XGBZ</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54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编码。0：正常、1：撤销；见说明（10）</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WDDE06.00.182.00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数据生成</w:t>
            </w:r>
            <w:r w:rsidRPr="00464D48">
              <w:rPr>
                <w:rFonts w:ascii="宋体" w:hAnsi="宋体"/>
                <w:szCs w:val="21"/>
              </w:rPr>
              <w:t>时间</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Y</w:t>
            </w:r>
            <w:r w:rsidRPr="00464D48">
              <w:rPr>
                <w:rFonts w:ascii="宋体" w:hAnsi="宋体" w:hint="eastAsia"/>
                <w:szCs w:val="21"/>
              </w:rPr>
              <w:t>W</w:t>
            </w:r>
            <w:r w:rsidRPr="00464D48">
              <w:rPr>
                <w:rFonts w:ascii="宋体" w:hAnsi="宋体"/>
                <w:szCs w:val="21"/>
              </w:rPr>
              <w:t>SCSJ</w:t>
            </w:r>
          </w:p>
        </w:tc>
        <w:tc>
          <w:tcPr>
            <w:tcW w:w="1086" w:type="dxa"/>
            <w:vAlign w:val="center"/>
          </w:tcPr>
          <w:p w:rsidR="00C576A4" w:rsidRPr="00464D48" w:rsidRDefault="00C576A4" w:rsidP="0094182C">
            <w:pPr>
              <w:autoSpaceDE w:val="0"/>
              <w:autoSpaceDN w:val="0"/>
              <w:adjustRightInd w:val="0"/>
              <w:ind w:rightChars="-74" w:right="-155"/>
              <w:rPr>
                <w:rFonts w:ascii="宋体" w:hAnsi="宋体"/>
                <w:szCs w:val="21"/>
              </w:rPr>
            </w:pPr>
            <w:r w:rsidRPr="00464D48">
              <w:rPr>
                <w:rFonts w:ascii="宋体" w:hAnsi="宋体"/>
                <w:szCs w:val="21"/>
              </w:rPr>
              <w:t>Datetime</w:t>
            </w:r>
          </w:p>
        </w:tc>
        <w:tc>
          <w:tcPr>
            <w:tcW w:w="54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业务操作获取</w:t>
            </w:r>
            <w:r w:rsidRPr="00464D48">
              <w:rPr>
                <w:rFonts w:ascii="宋体" w:hAnsi="宋体"/>
                <w:szCs w:val="21"/>
              </w:rPr>
              <w:t>该</w:t>
            </w:r>
            <w:r w:rsidRPr="00464D48">
              <w:rPr>
                <w:rFonts w:ascii="宋体" w:hAnsi="宋体" w:hint="eastAsia"/>
                <w:szCs w:val="21"/>
              </w:rPr>
              <w:t>患者信息</w:t>
            </w:r>
            <w:r w:rsidRPr="00464D48">
              <w:rPr>
                <w:rFonts w:ascii="宋体" w:hAnsi="宋体"/>
                <w:szCs w:val="21"/>
              </w:rPr>
              <w:t>的时间</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WDDE01.00.129.00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医院内部档案号</w:t>
            </w:r>
          </w:p>
        </w:tc>
        <w:tc>
          <w:tcPr>
            <w:tcW w:w="993"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YYDAH</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见说明（11）</w:t>
            </w:r>
          </w:p>
        </w:tc>
      </w:tr>
      <w:tr w:rsidR="00C576A4" w:rsidRPr="00464D48"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预留</w:t>
            </w:r>
            <w:r w:rsidRPr="00464D48">
              <w:rPr>
                <w:rFonts w:ascii="宋体" w:hAnsi="宋体" w:hint="eastAsia"/>
                <w:szCs w:val="21"/>
              </w:rPr>
              <w:t>一</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YLYL1</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为系统处理该数据而预留</w:t>
            </w:r>
          </w:p>
        </w:tc>
      </w:tr>
      <w:tr w:rsidR="00C576A4" w:rsidRPr="00573934" w:rsidTr="0094182C">
        <w:tc>
          <w:tcPr>
            <w:tcW w:w="1701"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701"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预留</w:t>
            </w:r>
            <w:r w:rsidRPr="00464D48">
              <w:rPr>
                <w:rFonts w:ascii="宋体" w:hAnsi="宋体" w:hint="eastAsia"/>
                <w:szCs w:val="21"/>
              </w:rPr>
              <w:t>二</w:t>
            </w:r>
          </w:p>
        </w:tc>
        <w:tc>
          <w:tcPr>
            <w:tcW w:w="993"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szCs w:val="21"/>
              </w:rPr>
              <w:t>YLYL</w:t>
            </w:r>
            <w:r w:rsidRPr="00464D48">
              <w:rPr>
                <w:rFonts w:ascii="宋体" w:hAnsi="宋体" w:hint="eastAsia"/>
                <w:szCs w:val="21"/>
              </w:rPr>
              <w:t>2</w:t>
            </w:r>
          </w:p>
        </w:tc>
        <w:tc>
          <w:tcPr>
            <w:tcW w:w="108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5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780" w:type="dxa"/>
            <w:vAlign w:val="center"/>
          </w:tcPr>
          <w:p w:rsidR="00C576A4" w:rsidRPr="00573934" w:rsidRDefault="00C576A4" w:rsidP="0094182C">
            <w:pPr>
              <w:autoSpaceDE w:val="0"/>
              <w:autoSpaceDN w:val="0"/>
              <w:adjustRightInd w:val="0"/>
              <w:rPr>
                <w:rFonts w:ascii="宋体" w:hAnsi="宋体"/>
                <w:szCs w:val="21"/>
              </w:rPr>
            </w:pPr>
            <w:r w:rsidRPr="00464D48">
              <w:rPr>
                <w:rFonts w:ascii="宋体" w:hAnsi="宋体"/>
                <w:szCs w:val="21"/>
              </w:rPr>
              <w:t>为系统处理该数据而预留</w:t>
            </w:r>
          </w:p>
        </w:tc>
      </w:tr>
      <w:tr w:rsidR="00C576A4" w:rsidRPr="00573934" w:rsidTr="0094182C">
        <w:tc>
          <w:tcPr>
            <w:tcW w:w="1701" w:type="dxa"/>
            <w:vAlign w:val="center"/>
          </w:tcPr>
          <w:p w:rsidR="00C576A4" w:rsidRPr="00343EEE" w:rsidRDefault="00C576A4" w:rsidP="0094182C">
            <w:pPr>
              <w:widowControl/>
              <w:ind w:leftChars="-49" w:left="-103"/>
              <w:jc w:val="center"/>
              <w:rPr>
                <w:rFonts w:cs="宋体"/>
                <w:bCs/>
                <w:kern w:val="0"/>
              </w:rPr>
            </w:pPr>
            <w:r w:rsidRPr="00343EEE">
              <w:rPr>
                <w:rFonts w:cs="宋体" w:hint="eastAsia"/>
                <w:bCs/>
                <w:kern w:val="0"/>
              </w:rPr>
              <w:lastRenderedPageBreak/>
              <w:t>DE01.00.009.00</w:t>
            </w:r>
          </w:p>
        </w:tc>
        <w:tc>
          <w:tcPr>
            <w:tcW w:w="1701"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城乡居民健康档案编号</w:t>
            </w:r>
          </w:p>
        </w:tc>
        <w:tc>
          <w:tcPr>
            <w:tcW w:w="993"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CXJMJKDABH</w:t>
            </w:r>
          </w:p>
        </w:tc>
        <w:tc>
          <w:tcPr>
            <w:tcW w:w="1086"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40"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17</w:t>
            </w:r>
          </w:p>
        </w:tc>
        <w:tc>
          <w:tcPr>
            <w:tcW w:w="720" w:type="dxa"/>
            <w:vAlign w:val="center"/>
          </w:tcPr>
          <w:p w:rsidR="00C576A4" w:rsidRPr="003E4911" w:rsidRDefault="00C576A4" w:rsidP="0094182C">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1701" w:type="dxa"/>
            <w:vAlign w:val="center"/>
          </w:tcPr>
          <w:p w:rsidR="00C576A4" w:rsidRPr="00343EEE" w:rsidRDefault="00C576A4" w:rsidP="0094182C">
            <w:pPr>
              <w:widowControl/>
              <w:ind w:leftChars="-49" w:left="-103"/>
              <w:jc w:val="center"/>
              <w:rPr>
                <w:rFonts w:cs="宋体"/>
                <w:bCs/>
                <w:kern w:val="0"/>
              </w:rPr>
            </w:pPr>
            <w:r w:rsidRPr="00343EEE">
              <w:rPr>
                <w:rFonts w:cs="宋体" w:hint="eastAsia"/>
                <w:bCs/>
                <w:kern w:val="0"/>
              </w:rPr>
              <w:t>DE02.01.010.00</w:t>
            </w:r>
          </w:p>
        </w:tc>
        <w:tc>
          <w:tcPr>
            <w:tcW w:w="1701" w:type="dxa"/>
            <w:vAlign w:val="center"/>
          </w:tcPr>
          <w:p w:rsidR="00C576A4" w:rsidRPr="003E4911" w:rsidRDefault="00C576A4" w:rsidP="0094182C">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工作单位电话号码</w:t>
            </w:r>
          </w:p>
        </w:tc>
        <w:tc>
          <w:tcPr>
            <w:tcW w:w="993"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GZDWDHHM</w:t>
            </w:r>
          </w:p>
        </w:tc>
        <w:tc>
          <w:tcPr>
            <w:tcW w:w="1086"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40" w:type="dxa"/>
            <w:vAlign w:val="center"/>
          </w:tcPr>
          <w:p w:rsidR="00C576A4" w:rsidRPr="003E4911" w:rsidRDefault="008F7C35" w:rsidP="00E2545B">
            <w:pPr>
              <w:widowControl/>
              <w:autoSpaceDE w:val="0"/>
              <w:autoSpaceDN w:val="0"/>
              <w:adjustRightInd w:val="0"/>
              <w:jc w:val="center"/>
              <w:rPr>
                <w:rFonts w:ascii="宋体" w:hAnsi="宋体" w:cs="宋体"/>
                <w:color w:val="000000"/>
                <w:kern w:val="0"/>
                <w:szCs w:val="21"/>
              </w:rPr>
            </w:pPr>
            <w:r w:rsidRPr="00464D48">
              <w:rPr>
                <w:rFonts w:ascii="宋体" w:hAnsi="宋体" w:hint="eastAsia"/>
                <w:szCs w:val="21"/>
              </w:rPr>
              <w:t>2</w:t>
            </w:r>
            <w:r w:rsidR="00E2545B">
              <w:rPr>
                <w:rFonts w:ascii="宋体" w:hAnsi="宋体" w:hint="eastAsia"/>
                <w:szCs w:val="21"/>
              </w:rPr>
              <w:t>0</w:t>
            </w:r>
          </w:p>
        </w:tc>
        <w:tc>
          <w:tcPr>
            <w:tcW w:w="720" w:type="dxa"/>
            <w:vAlign w:val="center"/>
          </w:tcPr>
          <w:p w:rsidR="00C576A4" w:rsidRDefault="00C576A4" w:rsidP="0094182C">
            <w:pPr>
              <w:jc w:val="center"/>
            </w:pPr>
            <w:r w:rsidRPr="003D5AC0">
              <w:rPr>
                <w:rFonts w:ascii="宋体" w:hAnsi="宋体" w:cs="宋体" w:hint="eastAsia"/>
                <w:color w:val="000000"/>
                <w:kern w:val="0"/>
                <w:szCs w:val="21"/>
              </w:rPr>
              <w:t>可选</w:t>
            </w:r>
          </w:p>
        </w:tc>
        <w:tc>
          <w:tcPr>
            <w:tcW w:w="3780" w:type="dxa"/>
            <w:vAlign w:val="center"/>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1701" w:type="dxa"/>
            <w:vAlign w:val="center"/>
          </w:tcPr>
          <w:p w:rsidR="00C576A4" w:rsidRPr="00343EEE" w:rsidRDefault="00C576A4" w:rsidP="0094182C">
            <w:pPr>
              <w:widowControl/>
              <w:ind w:leftChars="-49" w:left="-103"/>
              <w:jc w:val="center"/>
              <w:rPr>
                <w:rFonts w:cs="宋体"/>
                <w:bCs/>
                <w:kern w:val="0"/>
              </w:rPr>
            </w:pPr>
            <w:r w:rsidRPr="00343EEE">
              <w:rPr>
                <w:rFonts w:cs="宋体" w:hint="eastAsia"/>
                <w:bCs/>
                <w:kern w:val="0"/>
              </w:rPr>
              <w:t>DE06.00.218.00</w:t>
            </w:r>
          </w:p>
        </w:tc>
        <w:tc>
          <w:tcPr>
            <w:tcW w:w="1701"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建档日期时间</w:t>
            </w:r>
          </w:p>
        </w:tc>
        <w:tc>
          <w:tcPr>
            <w:tcW w:w="993"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JDRQSJ</w:t>
            </w:r>
          </w:p>
        </w:tc>
        <w:tc>
          <w:tcPr>
            <w:tcW w:w="1086"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p w:rsidR="00C576A4" w:rsidRPr="003E4911" w:rsidRDefault="00C576A4" w:rsidP="0094182C">
            <w:pPr>
              <w:widowControl/>
              <w:jc w:val="center"/>
              <w:rPr>
                <w:rFonts w:ascii="宋体" w:hAnsi="宋体" w:cs="宋体"/>
                <w:color w:val="000000"/>
                <w:kern w:val="0"/>
                <w:szCs w:val="21"/>
              </w:rPr>
            </w:pPr>
          </w:p>
        </w:tc>
        <w:tc>
          <w:tcPr>
            <w:tcW w:w="540" w:type="dxa"/>
            <w:vAlign w:val="center"/>
          </w:tcPr>
          <w:p w:rsidR="00C576A4" w:rsidRPr="003E4911" w:rsidRDefault="00C576A4" w:rsidP="0094182C">
            <w:pPr>
              <w:widowControl/>
              <w:jc w:val="center"/>
              <w:rPr>
                <w:rFonts w:ascii="宋体" w:hAnsi="宋体" w:cs="宋体"/>
                <w:color w:val="000000"/>
                <w:kern w:val="0"/>
                <w:szCs w:val="21"/>
              </w:rPr>
            </w:pPr>
          </w:p>
        </w:tc>
        <w:tc>
          <w:tcPr>
            <w:tcW w:w="720"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780"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C576A4" w:rsidRPr="00573934" w:rsidTr="0094182C">
        <w:tc>
          <w:tcPr>
            <w:tcW w:w="1701" w:type="dxa"/>
            <w:vAlign w:val="center"/>
          </w:tcPr>
          <w:p w:rsidR="00C576A4" w:rsidRPr="00343EEE" w:rsidRDefault="00C576A4" w:rsidP="0094182C">
            <w:pPr>
              <w:widowControl/>
              <w:ind w:leftChars="-49" w:left="-103"/>
              <w:jc w:val="center"/>
              <w:rPr>
                <w:rFonts w:cs="宋体"/>
                <w:bCs/>
                <w:kern w:val="0"/>
              </w:rPr>
            </w:pPr>
            <w:r w:rsidRPr="00343EEE">
              <w:rPr>
                <w:rFonts w:cs="宋体" w:hint="eastAsia"/>
                <w:bCs/>
                <w:kern w:val="0"/>
              </w:rPr>
              <w:t>DE08.10.052.00</w:t>
            </w:r>
          </w:p>
        </w:tc>
        <w:tc>
          <w:tcPr>
            <w:tcW w:w="1701"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建档医疗机构组织机构代码</w:t>
            </w:r>
          </w:p>
        </w:tc>
        <w:tc>
          <w:tcPr>
            <w:tcW w:w="993"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JDYLJGZZDM</w:t>
            </w:r>
          </w:p>
        </w:tc>
        <w:tc>
          <w:tcPr>
            <w:tcW w:w="1086" w:type="dxa"/>
            <w:vAlign w:val="center"/>
          </w:tcPr>
          <w:p w:rsidR="00C576A4" w:rsidRPr="003E4911" w:rsidRDefault="00C576A4" w:rsidP="0094182C">
            <w:pPr>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40"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720"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780"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WS 218-2002</w:t>
            </w:r>
          </w:p>
        </w:tc>
      </w:tr>
      <w:tr w:rsidR="00C576A4" w:rsidRPr="00573934" w:rsidTr="0094182C">
        <w:tc>
          <w:tcPr>
            <w:tcW w:w="1701" w:type="dxa"/>
            <w:vAlign w:val="center"/>
          </w:tcPr>
          <w:p w:rsidR="00C576A4" w:rsidRPr="00343EEE" w:rsidRDefault="00C576A4" w:rsidP="0094182C">
            <w:pPr>
              <w:widowControl/>
              <w:ind w:leftChars="-49" w:left="-103"/>
              <w:jc w:val="center"/>
              <w:rPr>
                <w:rFonts w:cs="宋体"/>
                <w:bCs/>
                <w:kern w:val="0"/>
              </w:rPr>
            </w:pPr>
            <w:r w:rsidRPr="00343EEE">
              <w:rPr>
                <w:rFonts w:cs="宋体" w:hint="eastAsia"/>
                <w:bCs/>
                <w:kern w:val="0"/>
              </w:rPr>
              <w:t>DE02.01.039.00</w:t>
            </w:r>
          </w:p>
        </w:tc>
        <w:tc>
          <w:tcPr>
            <w:tcW w:w="1701"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建档者姓名</w:t>
            </w:r>
          </w:p>
        </w:tc>
        <w:tc>
          <w:tcPr>
            <w:tcW w:w="993"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JDZXM</w:t>
            </w:r>
          </w:p>
        </w:tc>
        <w:tc>
          <w:tcPr>
            <w:tcW w:w="1086" w:type="dxa"/>
            <w:vAlign w:val="center"/>
          </w:tcPr>
          <w:p w:rsidR="00C576A4" w:rsidRPr="003E4911" w:rsidRDefault="00C576A4" w:rsidP="0094182C">
            <w:pPr>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40" w:type="dxa"/>
            <w:vAlign w:val="center"/>
          </w:tcPr>
          <w:p w:rsidR="00C576A4" w:rsidRPr="003E4911" w:rsidRDefault="00C576A4" w:rsidP="0094182C">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C576A4" w:rsidRPr="003E4911" w:rsidRDefault="00C576A4" w:rsidP="0094182C">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780" w:type="dxa"/>
            <w:vAlign w:val="center"/>
          </w:tcPr>
          <w:p w:rsidR="00C576A4" w:rsidRPr="003E4911" w:rsidRDefault="00C576A4" w:rsidP="0094182C">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患者信息表说明：</w:t>
      </w: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对使用社保卡就医的社会基本医疗保险的参保人员，医院必须填报从社保卡中读取的下述全部数据：</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社保卡中的“卡号”</w:t>
      </w:r>
      <w:r w:rsidRPr="00573934">
        <w:rPr>
          <w:rFonts w:ascii="宋体" w:hAnsi="宋体" w:hint="eastAsia"/>
          <w:sz w:val="24"/>
          <w:szCs w:val="24"/>
        </w:rPr>
        <w:tab/>
        <w:t>：填入“卡号”</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社保卡中的“姓名”：填入“姓名”</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社保卡中的“性别”：填入“性别”</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社保卡中的“身份证号”：填入“证件号码”</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社保卡中的“联系电话”：填入“电话号码”</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社保卡中的“通信地址”：填入“居住地址”</w:t>
      </w:r>
    </w:p>
    <w:p w:rsidR="00C576A4" w:rsidRPr="00573934" w:rsidRDefault="00C576A4" w:rsidP="00631648">
      <w:pPr>
        <w:numPr>
          <w:ilvl w:val="0"/>
          <w:numId w:val="22"/>
        </w:numPr>
        <w:spacing w:line="360" w:lineRule="auto"/>
        <w:rPr>
          <w:rFonts w:ascii="宋体" w:hAnsi="宋体"/>
          <w:sz w:val="24"/>
          <w:szCs w:val="24"/>
        </w:rPr>
      </w:pPr>
      <w:r w:rsidRPr="00573934">
        <w:rPr>
          <w:rFonts w:ascii="宋体" w:hAnsi="宋体" w:hint="eastAsia"/>
          <w:sz w:val="24"/>
          <w:szCs w:val="24"/>
        </w:rPr>
        <w:t>社保卡中的“邮政编码”：填入“户口地址邮编”</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中国大陆公民身份证以外，可填写其它有效身份证件的号码：如军人证号、护照号等。如无任何证件请填写18个“0”，并选择证件类型为“1”。</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证件类型用于区别有效身份证件的类别，定义如下：</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 xml:space="preserve">01 </w:t>
      </w:r>
      <w:r w:rsidRPr="00573934">
        <w:rPr>
          <w:rFonts w:ascii="宋体" w:hAnsi="宋体"/>
          <w:sz w:val="24"/>
          <w:szCs w:val="24"/>
        </w:rPr>
        <w:t>=</w:t>
      </w:r>
      <w:r w:rsidRPr="00573934">
        <w:rPr>
          <w:rFonts w:ascii="宋体" w:hAnsi="宋体" w:hint="eastAsia"/>
          <w:sz w:val="24"/>
          <w:szCs w:val="24"/>
        </w:rPr>
        <w:t xml:space="preserve"> 居民身份证</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0</w:t>
      </w:r>
      <w:r w:rsidRPr="00573934">
        <w:rPr>
          <w:rFonts w:ascii="宋体" w:hAnsi="宋体"/>
          <w:sz w:val="24"/>
          <w:szCs w:val="24"/>
        </w:rPr>
        <w:t>2=</w:t>
      </w:r>
      <w:r w:rsidRPr="00573934">
        <w:rPr>
          <w:rFonts w:hint="eastAsia"/>
          <w:sz w:val="24"/>
          <w:szCs w:val="24"/>
        </w:rPr>
        <w:t>居民户口簿</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0</w:t>
      </w:r>
      <w:r w:rsidRPr="00573934">
        <w:rPr>
          <w:rFonts w:ascii="宋体" w:hAnsi="宋体"/>
          <w:sz w:val="24"/>
          <w:szCs w:val="24"/>
        </w:rPr>
        <w:t>3=</w:t>
      </w:r>
      <w:r w:rsidRPr="00573934">
        <w:rPr>
          <w:rFonts w:ascii="宋体" w:hAnsi="宋体" w:hint="eastAsia"/>
          <w:sz w:val="24"/>
          <w:szCs w:val="24"/>
        </w:rPr>
        <w:t xml:space="preserve"> 护照</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 xml:space="preserve">04 = </w:t>
      </w:r>
      <w:r w:rsidRPr="00573934">
        <w:rPr>
          <w:rFonts w:hint="eastAsia"/>
          <w:sz w:val="24"/>
          <w:szCs w:val="24"/>
        </w:rPr>
        <w:t>军官证</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 xml:space="preserve">05 = </w:t>
      </w:r>
      <w:r w:rsidRPr="00573934">
        <w:rPr>
          <w:rFonts w:hint="eastAsia"/>
          <w:sz w:val="24"/>
          <w:szCs w:val="24"/>
        </w:rPr>
        <w:t>驾驶证</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 xml:space="preserve">06 = </w:t>
      </w:r>
      <w:r w:rsidRPr="00573934">
        <w:rPr>
          <w:rFonts w:hint="eastAsia"/>
          <w:sz w:val="24"/>
          <w:szCs w:val="24"/>
        </w:rPr>
        <w:t>港澳居民来往内地通行证</w:t>
      </w:r>
    </w:p>
    <w:p w:rsidR="00C576A4" w:rsidRPr="00573934" w:rsidRDefault="00C576A4" w:rsidP="00C576A4">
      <w:pPr>
        <w:spacing w:line="360" w:lineRule="auto"/>
        <w:ind w:leftChars="257" w:left="540" w:firstLineChars="42" w:firstLine="101"/>
        <w:rPr>
          <w:rFonts w:ascii="宋体" w:hAnsi="宋体"/>
          <w:sz w:val="24"/>
          <w:szCs w:val="24"/>
          <w:highlight w:val="green"/>
        </w:rPr>
      </w:pPr>
      <w:r w:rsidRPr="00573934">
        <w:rPr>
          <w:rFonts w:ascii="宋体" w:hAnsi="宋体" w:hint="eastAsia"/>
          <w:sz w:val="24"/>
          <w:szCs w:val="24"/>
        </w:rPr>
        <w:t xml:space="preserve">07 = </w:t>
      </w:r>
      <w:r w:rsidRPr="00573934">
        <w:rPr>
          <w:rFonts w:hint="eastAsia"/>
          <w:sz w:val="24"/>
          <w:szCs w:val="24"/>
        </w:rPr>
        <w:t>台湾居民来往内地通行证</w:t>
      </w:r>
    </w:p>
    <w:p w:rsidR="00C576A4" w:rsidRPr="00573934" w:rsidRDefault="00C576A4" w:rsidP="00C576A4">
      <w:pPr>
        <w:spacing w:line="360" w:lineRule="auto"/>
        <w:ind w:leftChars="257" w:left="540" w:firstLineChars="42" w:firstLine="101"/>
        <w:rPr>
          <w:rFonts w:ascii="宋体" w:hAnsi="宋体"/>
          <w:sz w:val="24"/>
          <w:szCs w:val="24"/>
        </w:rPr>
      </w:pPr>
      <w:r w:rsidRPr="00573934">
        <w:rPr>
          <w:rFonts w:ascii="宋体" w:hAnsi="宋体" w:hint="eastAsia"/>
          <w:sz w:val="24"/>
          <w:szCs w:val="24"/>
        </w:rPr>
        <w:t xml:space="preserve">99 = </w:t>
      </w:r>
      <w:r w:rsidRPr="00573934">
        <w:rPr>
          <w:rFonts w:hint="eastAsia"/>
          <w:sz w:val="24"/>
          <w:szCs w:val="24"/>
        </w:rPr>
        <w:t>其他法定有效证件</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lastRenderedPageBreak/>
        <w:t>性别编码请按国家标准GB</w:t>
      </w:r>
      <w:r w:rsidRPr="00573934">
        <w:rPr>
          <w:rFonts w:hint="eastAsia"/>
        </w:rPr>
        <w:t>/</w:t>
      </w:r>
      <w:r w:rsidRPr="00573934">
        <w:rPr>
          <w:rFonts w:ascii="宋体" w:hAnsi="宋体" w:hint="eastAsia"/>
          <w:sz w:val="24"/>
          <w:szCs w:val="24"/>
        </w:rPr>
        <w:t>T2261.1-2003执行。</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婚姻状况编码请按国家标准GB2261.2-2003执行。使用通常医学意义上的概念。</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民族编码请按国家标准G</w:t>
      </w:r>
      <w:r w:rsidRPr="00573934">
        <w:rPr>
          <w:rFonts w:ascii="宋体" w:hAnsi="宋体"/>
          <w:sz w:val="24"/>
          <w:szCs w:val="24"/>
        </w:rPr>
        <w:t>B3304-91</w:t>
      </w:r>
      <w:r w:rsidRPr="00573934">
        <w:rPr>
          <w:rFonts w:ascii="宋体" w:hAnsi="宋体" w:hint="eastAsia"/>
          <w:sz w:val="24"/>
          <w:szCs w:val="24"/>
        </w:rPr>
        <w:t>执行，采用字母代码。</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国籍编码请按国家标准GB/T 2659-2000执行，采用英文简称。</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联系人关系的编码参见国家标准</w:t>
      </w:r>
      <w:r w:rsidRPr="00573934">
        <w:rPr>
          <w:rFonts w:ascii="宋体" w:hAnsi="宋体"/>
          <w:sz w:val="24"/>
          <w:szCs w:val="24"/>
        </w:rPr>
        <w:t>GB/T4761-2008</w:t>
      </w:r>
      <w:r w:rsidRPr="00573934">
        <w:rPr>
          <w:rFonts w:ascii="宋体" w:hAnsi="宋体" w:hint="eastAsia"/>
          <w:sz w:val="24"/>
          <w:szCs w:val="24"/>
        </w:rPr>
        <w:t>。</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对密级的填报规定如下：</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一位用于填写患者是否在本次就诊申明了对其个人诊疗档案调阅的特控（特控调阅的范围并不限于本次就诊的信息，而是该患者使用此卡和此姓名就诊时的全部档案）。其中0：无特控；1：患者申明特控（无特殊原因不予调阅）。（目前暂不必医院填报执行。）其余各位预留备用，可均填0。</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20"/>
        </w:numPr>
        <w:tabs>
          <w:tab w:val="clear" w:pos="840"/>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“0”：通常情况下的填报。若中心中已有相同“卡号＋卡类型”的患者，则被认为是同一患者。对于多次上传的具有不同内容的患者数据，将按数据生成时间最近的被认为为最新的患者信息。</w:t>
      </w:r>
    </w:p>
    <w:p w:rsidR="00C576A4" w:rsidRPr="00573934" w:rsidRDefault="00C576A4" w:rsidP="00631648">
      <w:pPr>
        <w:numPr>
          <w:ilvl w:val="1"/>
          <w:numId w:val="20"/>
        </w:numPr>
        <w:tabs>
          <w:tab w:val="clear" w:pos="840"/>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 xml:space="preserve"> “1”：对已填报的某一条具有相同“卡号＋卡类型”的患者信息进行撤销，使其失效。若中心发现并不存在某一条具有相同“卡号＋卡类型”的记录，则本条记录不被处理（废弃）。</w:t>
      </w:r>
    </w:p>
    <w:p w:rsidR="00C576A4" w:rsidRPr="00573934" w:rsidRDefault="00C576A4" w:rsidP="00631648">
      <w:pPr>
        <w:numPr>
          <w:ilvl w:val="0"/>
          <w:numId w:val="23"/>
        </w:numPr>
        <w:tabs>
          <w:tab w:val="clear" w:pos="900"/>
          <w:tab w:val="left" w:pos="720"/>
        </w:tabs>
        <w:spacing w:line="360" w:lineRule="auto"/>
        <w:ind w:leftChars="150" w:left="1035" w:hangingChars="300" w:hanging="720"/>
        <w:rPr>
          <w:rFonts w:ascii="宋体" w:hAnsi="宋体"/>
          <w:sz w:val="24"/>
          <w:szCs w:val="24"/>
        </w:rPr>
      </w:pPr>
      <w:r w:rsidRPr="00573934">
        <w:rPr>
          <w:rFonts w:ascii="宋体" w:hAnsi="宋体" w:hint="eastAsia"/>
          <w:sz w:val="24"/>
          <w:szCs w:val="24"/>
        </w:rPr>
        <w:t>医院内部档案号是指“医院内部患者唯一索引号”。</w:t>
      </w:r>
    </w:p>
    <w:p w:rsidR="00C576A4" w:rsidRPr="00573934" w:rsidRDefault="00C576A4" w:rsidP="00C576A4">
      <w:pPr>
        <w:pStyle w:val="2"/>
        <w:rPr>
          <w:rFonts w:ascii="宋体" w:hAnsi="宋体"/>
          <w:sz w:val="30"/>
          <w:szCs w:val="30"/>
        </w:rPr>
      </w:pPr>
      <w:bookmarkStart w:id="39" w:name="_Toc174523077"/>
      <w:bookmarkStart w:id="40" w:name="_Toc188350983"/>
      <w:bookmarkStart w:id="41" w:name="_Toc188768917"/>
      <w:bookmarkStart w:id="42" w:name="_Toc232918309"/>
      <w:bookmarkStart w:id="43" w:name="_Toc232918365"/>
      <w:bookmarkStart w:id="44" w:name="_Toc270683302"/>
      <w:bookmarkStart w:id="45" w:name="_Toc270684767"/>
      <w:bookmarkStart w:id="46" w:name="_Toc270692142"/>
      <w:bookmarkStart w:id="47" w:name="_Toc271208369"/>
      <w:bookmarkStart w:id="48" w:name="_Toc271701245"/>
      <w:bookmarkStart w:id="49" w:name="_Toc284232736"/>
      <w:bookmarkStart w:id="50" w:name="_Toc342661554"/>
      <w:bookmarkStart w:id="51" w:name="_Toc429573854"/>
      <w:r w:rsidRPr="00573934">
        <w:rPr>
          <w:rFonts w:ascii="宋体" w:hAnsi="宋体" w:hint="eastAsia"/>
          <w:sz w:val="30"/>
          <w:szCs w:val="30"/>
        </w:rPr>
        <w:t>门诊就诊</w:t>
      </w:r>
      <w:bookmarkEnd w:id="39"/>
      <w:bookmarkEnd w:id="40"/>
      <w:bookmarkEnd w:id="41"/>
      <w:bookmarkEnd w:id="42"/>
      <w:bookmarkEnd w:id="43"/>
      <w:bookmarkEnd w:id="44"/>
      <w:bookmarkEnd w:id="45"/>
      <w:bookmarkEnd w:id="46"/>
      <w:r w:rsidRPr="00573934">
        <w:rPr>
          <w:rFonts w:ascii="宋体" w:hAnsi="宋体" w:hint="eastAsia"/>
          <w:sz w:val="30"/>
          <w:szCs w:val="30"/>
        </w:rPr>
        <w:t>信息</w:t>
      </w:r>
      <w:bookmarkEnd w:id="47"/>
      <w:bookmarkEnd w:id="48"/>
      <w:bookmarkEnd w:id="49"/>
      <w:bookmarkEnd w:id="50"/>
      <w:bookmarkEnd w:id="51"/>
    </w:p>
    <w:p w:rsidR="00C576A4" w:rsidRPr="00573934" w:rsidRDefault="00C576A4" w:rsidP="00C576A4">
      <w:pPr>
        <w:pStyle w:val="3"/>
        <w:ind w:left="0"/>
        <w:rPr>
          <w:rFonts w:ascii="宋体" w:hAnsi="宋体"/>
          <w:sz w:val="28"/>
          <w:szCs w:val="28"/>
        </w:rPr>
      </w:pPr>
      <w:bookmarkStart w:id="52" w:name="_Toc287782039"/>
      <w:bookmarkStart w:id="53" w:name="_Toc290900490"/>
      <w:bookmarkStart w:id="54" w:name="_Toc291057276"/>
      <w:bookmarkStart w:id="55" w:name="_Toc342661555"/>
      <w:bookmarkStart w:id="56" w:name="_Toc429573855"/>
      <w:r w:rsidRPr="00573934">
        <w:rPr>
          <w:rFonts w:ascii="宋体" w:hAnsi="宋体" w:hint="eastAsia"/>
          <w:sz w:val="28"/>
          <w:szCs w:val="28"/>
        </w:rPr>
        <w:t>数据表关系说明</w:t>
      </w:r>
      <w:bookmarkEnd w:id="52"/>
      <w:bookmarkEnd w:id="53"/>
      <w:bookmarkEnd w:id="54"/>
      <w:bookmarkEnd w:id="55"/>
      <w:bookmarkEnd w:id="56"/>
    </w:p>
    <w:p w:rsidR="00C576A4" w:rsidRPr="00573934" w:rsidRDefault="00C576A4" w:rsidP="00C576A4">
      <w:pPr>
        <w:spacing w:line="360" w:lineRule="auto"/>
        <w:ind w:firstLineChars="225" w:firstLine="540"/>
        <w:rPr>
          <w:rFonts w:ascii="宋体" w:hAnsi="宋体"/>
          <w:b/>
          <w:sz w:val="24"/>
          <w:szCs w:val="24"/>
        </w:rPr>
      </w:pPr>
      <w:r w:rsidRPr="00573934">
        <w:rPr>
          <w:rFonts w:ascii="宋体" w:hAnsi="宋体" w:hint="eastAsia"/>
          <w:sz w:val="24"/>
          <w:szCs w:val="24"/>
        </w:rPr>
        <w:t>患者门诊就诊信息采集的属性数据包括下述三张数据表：《门诊就诊记录表》、《门诊处方明细表》、《门诊收费明细表》。三张表数据项目的关联关系如下图：</w:t>
      </w:r>
    </w:p>
    <w:p w:rsidR="00C576A4" w:rsidRPr="00573934" w:rsidRDefault="00C576A4" w:rsidP="00C576A4">
      <w:pPr>
        <w:spacing w:line="360" w:lineRule="auto"/>
        <w:rPr>
          <w:rFonts w:ascii="宋体" w:hAnsi="宋体"/>
        </w:rPr>
      </w:pPr>
      <w:r>
        <w:rPr>
          <w:rFonts w:ascii="宋体" w:hAnsi="宋体" w:hint="eastAsia"/>
          <w:noProof/>
        </w:rPr>
        <w:lastRenderedPageBreak/>
        <w:drawing>
          <wp:inline distT="0" distB="0" distL="0" distR="0">
            <wp:extent cx="5475605" cy="1765300"/>
            <wp:effectExtent l="0" t="0" r="0" b="0"/>
            <wp:docPr id="4" name="图片 4" descr="门诊关联表WYJ1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门诊关联表WYJ100831"/>
                    <pic:cNvPicPr>
                      <a:picLocks noChangeAspect="1" noChangeArrowheads="1"/>
                    </pic:cNvPicPr>
                  </pic:nvPicPr>
                  <pic:blipFill>
                    <a:blip r:embed="rId10"/>
                    <a:srcRect/>
                    <a:stretch>
                      <a:fillRect/>
                    </a:stretch>
                  </pic:blipFill>
                  <pic:spPr bwMode="auto">
                    <a:xfrm>
                      <a:off x="0" y="0"/>
                      <a:ext cx="5475605" cy="1765300"/>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Chars="200" w:firstLine="420"/>
        <w:rPr>
          <w:rFonts w:ascii="宋体" w:hAnsi="宋体"/>
        </w:rPr>
      </w:pPr>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门诊就诊记录表》是就诊信息的主表，患者的一次门诊应生成且仅生成就诊记录表的一条记录。处方明细信息由《门诊处方明细表》描述，一次就诊应具有一条以至多条医嘱明细信息。一次就诊过程中发生的所有费用明细由《收费明细表》描述，《收费明细表》将根据收费细项进行罗列。必须保证此图所示各表之间的唯一关联性。</w:t>
      </w:r>
    </w:p>
    <w:p w:rsidR="00C576A4" w:rsidRPr="00573934" w:rsidRDefault="00C576A4" w:rsidP="00C576A4">
      <w:pPr>
        <w:pStyle w:val="3"/>
        <w:ind w:left="0"/>
        <w:rPr>
          <w:rFonts w:ascii="宋体" w:hAnsi="宋体"/>
          <w:sz w:val="28"/>
          <w:szCs w:val="28"/>
        </w:rPr>
      </w:pPr>
      <w:bookmarkStart w:id="57" w:name="_Toc287782040"/>
      <w:bookmarkStart w:id="58" w:name="_Toc290900491"/>
      <w:bookmarkStart w:id="59" w:name="_Toc291057277"/>
      <w:bookmarkStart w:id="60" w:name="_Toc342661556"/>
      <w:bookmarkStart w:id="61" w:name="_Toc429573856"/>
      <w:r w:rsidRPr="00573934">
        <w:rPr>
          <w:rFonts w:ascii="宋体" w:hAnsi="宋体" w:hint="eastAsia"/>
          <w:sz w:val="28"/>
          <w:szCs w:val="28"/>
        </w:rPr>
        <w:t>数据表内容定义</w:t>
      </w:r>
      <w:bookmarkEnd w:id="57"/>
      <w:bookmarkEnd w:id="58"/>
      <w:bookmarkEnd w:id="59"/>
      <w:bookmarkEnd w:id="60"/>
      <w:bookmarkEnd w:id="61"/>
    </w:p>
    <w:p w:rsidR="00C576A4" w:rsidRPr="00573934" w:rsidRDefault="00C576A4" w:rsidP="00093F99">
      <w:pPr>
        <w:pStyle w:val="a5"/>
        <w:spacing w:afterLines="50" w:line="360" w:lineRule="auto"/>
        <w:outlineLvl w:val="4"/>
        <w:rPr>
          <w:rFonts w:ascii="宋体" w:hAnsi="宋体"/>
          <w:b/>
        </w:rPr>
      </w:pPr>
      <w:r w:rsidRPr="00573934">
        <w:rPr>
          <w:rFonts w:ascii="宋体" w:hAnsi="宋体" w:hint="eastAsia"/>
          <w:b/>
        </w:rPr>
        <w:t>（二）门诊就诊记录表(TB_YL_MZ_Medical_Record)</w:t>
      </w:r>
    </w:p>
    <w:tbl>
      <w:tblPr>
        <w:tblW w:w="10803" w:type="dxa"/>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1983"/>
        <w:gridCol w:w="1983"/>
        <w:gridCol w:w="1079"/>
        <w:gridCol w:w="900"/>
        <w:gridCol w:w="720"/>
        <w:gridCol w:w="705"/>
        <w:gridCol w:w="3433"/>
      </w:tblGrid>
      <w:tr w:rsidR="00C576A4" w:rsidRPr="00464D48" w:rsidTr="0094182C">
        <w:trPr>
          <w:trHeight w:val="698"/>
        </w:trPr>
        <w:tc>
          <w:tcPr>
            <w:tcW w:w="1983" w:type="dxa"/>
            <w:tcBorders>
              <w:top w:val="single" w:sz="4" w:space="0" w:color="auto"/>
              <w:left w:val="single" w:sz="4" w:space="0" w:color="auto"/>
              <w:bottom w:val="single" w:sz="4" w:space="0" w:color="auto"/>
              <w:right w:val="single" w:sz="4" w:space="0" w:color="auto"/>
            </w:tcBorders>
            <w:shd w:val="clear" w:color="auto" w:fill="D9D9D9"/>
          </w:tcPr>
          <w:p w:rsidR="00C576A4" w:rsidRPr="00464D48" w:rsidRDefault="00C576A4" w:rsidP="0094182C">
            <w:pPr>
              <w:autoSpaceDE w:val="0"/>
              <w:autoSpaceDN w:val="0"/>
              <w:adjustRightInd w:val="0"/>
              <w:rPr>
                <w:rFonts w:ascii="宋体" w:hAnsi="宋体"/>
                <w:b/>
                <w:szCs w:val="21"/>
              </w:rPr>
            </w:pPr>
            <w:r>
              <w:rPr>
                <w:rFonts w:ascii="宋体" w:hAnsi="宋体" w:hint="eastAsia"/>
                <w:b/>
                <w:szCs w:val="21"/>
              </w:rPr>
              <w:t>标准</w:t>
            </w:r>
          </w:p>
        </w:tc>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数据项</w:t>
            </w:r>
          </w:p>
        </w:tc>
        <w:tc>
          <w:tcPr>
            <w:tcW w:w="1079"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字段名</w:t>
            </w:r>
          </w:p>
        </w:tc>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类型</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长度</w:t>
            </w:r>
          </w:p>
        </w:tc>
        <w:tc>
          <w:tcPr>
            <w:tcW w:w="705"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填报要求</w:t>
            </w:r>
          </w:p>
        </w:tc>
        <w:tc>
          <w:tcPr>
            <w:tcW w:w="3433"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autoSpaceDE w:val="0"/>
              <w:autoSpaceDN w:val="0"/>
              <w:adjustRightInd w:val="0"/>
              <w:rPr>
                <w:rFonts w:ascii="宋体" w:hAnsi="宋体"/>
                <w:b/>
                <w:szCs w:val="21"/>
              </w:rPr>
            </w:pPr>
            <w:r w:rsidRPr="00464D48">
              <w:rPr>
                <w:rFonts w:ascii="宋体" w:hAnsi="宋体" w:hint="eastAsia"/>
                <w:b/>
                <w:szCs w:val="21"/>
              </w:rPr>
              <w:t>说明</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1983"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107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YLJGDM</w:t>
            </w:r>
          </w:p>
        </w:tc>
        <w:tc>
          <w:tcPr>
            <w:tcW w:w="90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05"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WDDE01.00.122.00</w:t>
            </w:r>
          </w:p>
        </w:tc>
        <w:tc>
          <w:tcPr>
            <w:tcW w:w="1983"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门诊就诊流水号</w:t>
            </w:r>
          </w:p>
        </w:tc>
        <w:tc>
          <w:tcPr>
            <w:tcW w:w="107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JZLSH</w:t>
            </w:r>
          </w:p>
        </w:tc>
        <w:tc>
          <w:tcPr>
            <w:tcW w:w="90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05"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KH</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vMerge w:val="restart"/>
            <w:tcBorders>
              <w:top w:val="single" w:sz="4" w:space="0" w:color="auto"/>
              <w:left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KLX</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vMerge/>
            <w:tcBorders>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DE02.01.039.00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患者姓名</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HZXM</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WDDE05.10</w:t>
            </w:r>
            <w:r w:rsidRPr="00E5778E">
              <w:rPr>
                <w:rFonts w:ascii="宋体" w:hAnsi="宋体" w:cs="宋体" w:hint="eastAsia"/>
                <w:color w:val="000000"/>
                <w:szCs w:val="21"/>
              </w:rPr>
              <w:t>.113.00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就诊类型</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JZLX</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WDDE08.30.102.00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BXLX</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用来区分对象所属保险类型。见前述“挂号”的说明（5）</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color w:val="000000"/>
                <w:szCs w:val="21"/>
              </w:rPr>
              <w:t>WDDE99.00.13</w:t>
            </w:r>
            <w:r w:rsidRPr="00E5778E">
              <w:rPr>
                <w:rFonts w:ascii="宋体" w:hAnsi="宋体" w:hint="eastAsia"/>
                <w:color w:val="000000"/>
                <w:szCs w:val="21"/>
              </w:rPr>
              <w:t>2</w:t>
            </w:r>
            <w:r w:rsidRPr="00E5778E">
              <w:rPr>
                <w:rFonts w:ascii="宋体" w:hAnsi="宋体"/>
                <w:color w:val="000000"/>
                <w:szCs w:val="21"/>
              </w:rPr>
              <w:t>.00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特需标志</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TXBZ</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编码。0：非特需；1：特需； </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WDDE02.01.136.00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外地标志</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WDBZ</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DE08.10.025.00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就诊科室编码</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JZKSBM</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w:t>
            </w:r>
            <w:r>
              <w:rPr>
                <w:rFonts w:ascii="宋体" w:hAnsi="宋体" w:cs="黑体" w:hint="eastAsia"/>
                <w:kern w:val="0"/>
                <w:szCs w:val="21"/>
              </w:rPr>
              <w:t>.</w:t>
            </w:r>
            <w:r w:rsidRPr="00E5778E">
              <w:rPr>
                <w:rFonts w:ascii="宋体" w:hAnsi="宋体" w:cs="黑体"/>
                <w:kern w:val="0"/>
                <w:szCs w:val="21"/>
              </w:rPr>
              <w:t>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就诊科室名称</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JZKSMC</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DE06</w:t>
            </w:r>
            <w:r>
              <w:rPr>
                <w:rFonts w:ascii="宋体" w:hAnsi="宋体" w:cs="黑体" w:hint="eastAsia"/>
                <w:kern w:val="0"/>
                <w:szCs w:val="21"/>
              </w:rPr>
              <w:t>.</w:t>
            </w:r>
            <w:r w:rsidRPr="00E5778E">
              <w:rPr>
                <w:rFonts w:ascii="宋体" w:hAnsi="宋体" w:cs="黑体"/>
                <w:kern w:val="0"/>
                <w:szCs w:val="21"/>
              </w:rPr>
              <w:t>00</w:t>
            </w:r>
            <w:r>
              <w:rPr>
                <w:rFonts w:ascii="宋体" w:hAnsi="宋体" w:cs="黑体" w:hint="eastAsia"/>
                <w:kern w:val="0"/>
                <w:szCs w:val="21"/>
              </w:rPr>
              <w:t>.</w:t>
            </w:r>
            <w:r w:rsidRPr="00E5778E">
              <w:rPr>
                <w:rFonts w:ascii="宋体" w:hAnsi="宋体" w:cs="黑体"/>
                <w:kern w:val="0"/>
                <w:szCs w:val="21"/>
              </w:rPr>
              <w:t>062.00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门诊就诊日期</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JZKSRQ</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日期；“</w:t>
            </w:r>
            <w:r w:rsidRPr="00464D48">
              <w:rPr>
                <w:rFonts w:ascii="宋体" w:hAnsi="宋体"/>
                <w:szCs w:val="21"/>
              </w:rPr>
              <w:t>YYYYMMDD</w:t>
            </w:r>
            <w:r w:rsidRPr="00464D48">
              <w:rPr>
                <w:rFonts w:ascii="宋体" w:hAnsi="宋体" w:hint="eastAsia"/>
                <w:szCs w:val="21"/>
              </w:rPr>
              <w:t>”</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shd w:val="clear" w:color="auto" w:fill="FFFFFF"/>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WDDE08.30.001.00</w:t>
            </w:r>
          </w:p>
        </w:tc>
        <w:tc>
          <w:tcPr>
            <w:tcW w:w="1983"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主诊医生工号</w:t>
            </w:r>
          </w:p>
        </w:tc>
        <w:tc>
          <w:tcPr>
            <w:tcW w:w="1079"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ZZYSGH</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5"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rPr>
                <w:rFonts w:ascii="宋体" w:hAnsi="宋体"/>
              </w:rPr>
            </w:pPr>
            <w:r w:rsidRPr="00464D48">
              <w:rPr>
                <w:rFonts w:ascii="宋体" w:hAnsi="宋体" w:hint="eastAsia"/>
              </w:rPr>
              <w:t>可选</w:t>
            </w:r>
          </w:p>
        </w:tc>
        <w:tc>
          <w:tcPr>
            <w:tcW w:w="3433" w:type="dxa"/>
            <w:tcBorders>
              <w:top w:val="single" w:sz="4" w:space="0" w:color="auto"/>
              <w:left w:val="single" w:sz="4" w:space="0" w:color="auto"/>
              <w:bottom w:val="single" w:sz="4" w:space="0" w:color="auto"/>
              <w:right w:val="single" w:sz="4" w:space="0" w:color="auto"/>
            </w:tcBorders>
            <w:shd w:val="clear" w:color="auto" w:fill="FFFFFF"/>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kern w:val="0"/>
                <w:szCs w:val="21"/>
              </w:rPr>
              <w:t>DE02.01.039.00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主诊医生姓名</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ZZYSXM</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DE05.01.024.00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门诊诊断编码</w:t>
            </w:r>
          </w:p>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（主要诊断)</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JZZDBM</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编码。西医：按统一规定的ICD-10字典表执行；中医：按国标-95。若</w:t>
            </w:r>
            <w:r w:rsidRPr="00464D48">
              <w:rPr>
                <w:rFonts w:ascii="宋体" w:hAnsi="宋体" w:hint="eastAsia"/>
                <w:szCs w:val="21"/>
              </w:rPr>
              <w:lastRenderedPageBreak/>
              <w:t>有多条，填写主要诊断。多个以“;”间隔</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lastRenderedPageBreak/>
              <w:t>WDDE01.00.130.00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编码类型</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BMLX</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编码。01：ICD-10；02：国标-95；</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WDDE05.01.154.00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门诊诊断说明</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JZZDSM</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512</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DE04.01.119.00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主诉</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ZS</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患者向医师描述的对自身本次疾病相关的感受的主要记录</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DE04.01.117.00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症状</w:t>
            </w:r>
            <w:r w:rsidRPr="00464D48">
              <w:rPr>
                <w:rFonts w:ascii="宋体" w:hAnsi="宋体" w:hint="eastAsia"/>
                <w:szCs w:val="21"/>
              </w:rPr>
              <w:t>描述</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ZZMS</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接诊医生对患者症状的简要描述</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编码。0：正常、1：撤销；见说明（4）</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WDDE99.00.001.00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MJ</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见说明（5）</w:t>
            </w:r>
          </w:p>
        </w:tc>
      </w:tr>
      <w:tr w:rsidR="00C576A4" w:rsidRPr="00464D48"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预留</w:t>
            </w:r>
            <w:r w:rsidRPr="00464D48">
              <w:rPr>
                <w:rFonts w:ascii="宋体" w:hAnsi="宋体" w:hint="eastAsia"/>
                <w:szCs w:val="21"/>
              </w:rPr>
              <w:t>一</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YLYL1</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128</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为处理该数据而预留</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198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预留</w:t>
            </w:r>
            <w:r w:rsidRPr="00464D48">
              <w:rPr>
                <w:rFonts w:ascii="宋体" w:hAnsi="宋体" w:hint="eastAsia"/>
                <w:szCs w:val="21"/>
              </w:rPr>
              <w:t>二</w:t>
            </w:r>
          </w:p>
        </w:tc>
        <w:tc>
          <w:tcPr>
            <w:tcW w:w="107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YLYL</w:t>
            </w:r>
            <w:r w:rsidRPr="00464D48">
              <w:rPr>
                <w:rFonts w:ascii="宋体" w:hAnsi="宋体" w:hint="eastAsia"/>
                <w:szCs w:val="21"/>
              </w:rPr>
              <w:t>2</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128</w:t>
            </w:r>
          </w:p>
        </w:tc>
        <w:tc>
          <w:tcPr>
            <w:tcW w:w="70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573934" w:rsidRDefault="00C576A4" w:rsidP="0094182C">
            <w:pPr>
              <w:autoSpaceDE w:val="0"/>
              <w:autoSpaceDN w:val="0"/>
              <w:adjustRightInd w:val="0"/>
              <w:rPr>
                <w:rFonts w:ascii="宋体" w:hAnsi="宋体"/>
                <w:szCs w:val="21"/>
              </w:rPr>
            </w:pPr>
            <w:r w:rsidRPr="00464D48">
              <w:rPr>
                <w:rFonts w:ascii="宋体" w:hAnsi="宋体"/>
                <w:szCs w:val="21"/>
              </w:rPr>
              <w:t>为处理该数据而预留</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tcPr>
          <w:p w:rsidR="00C576A4" w:rsidRPr="00BF11BC" w:rsidRDefault="00C576A4" w:rsidP="0094182C">
            <w:pPr>
              <w:autoSpaceDE w:val="0"/>
              <w:autoSpaceDN w:val="0"/>
              <w:adjustRightInd w:val="0"/>
            </w:pPr>
            <w:r w:rsidRPr="004D2C0D">
              <w:rPr>
                <w:rFonts w:cs="宋体" w:hint="eastAsia"/>
                <w:bCs/>
                <w:kern w:val="0"/>
              </w:rPr>
              <w:t>DE01.00.010.00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门（急</w:t>
            </w:r>
            <w:r w:rsidRPr="00BF11BC">
              <w:rPr>
                <w:rFonts w:hint="eastAsia"/>
              </w:rPr>
              <w:t>)</w:t>
            </w:r>
            <w:r w:rsidRPr="00BF11BC">
              <w:rPr>
                <w:rFonts w:hint="eastAsia"/>
              </w:rPr>
              <w:t>诊号</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MJZH</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18</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tcPr>
          <w:p w:rsidR="00C576A4" w:rsidRPr="00BF11BC" w:rsidRDefault="00C576A4" w:rsidP="0094182C">
            <w:pPr>
              <w:autoSpaceDE w:val="0"/>
              <w:autoSpaceDN w:val="0"/>
              <w:adjustRightInd w:val="0"/>
            </w:pPr>
            <w:r w:rsidRPr="004D2C0D">
              <w:rPr>
                <w:rFonts w:cs="宋体" w:hint="eastAsia"/>
                <w:bCs/>
                <w:kern w:val="0"/>
              </w:rPr>
              <w:t>DE06.00.196.00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初诊标志代码</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CZBZDM</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r w:rsidRPr="00BF11BC">
              <w:rPr>
                <w:rFonts w:hint="eastAsia"/>
              </w:rPr>
              <w:t>初诊</w:t>
            </w:r>
            <w:r w:rsidRPr="00BF11BC">
              <w:rPr>
                <w:rFonts w:hint="eastAsia"/>
              </w:rPr>
              <w:t>2.</w:t>
            </w:r>
            <w:r w:rsidRPr="00BF11BC">
              <w:rPr>
                <w:rFonts w:hint="eastAsia"/>
              </w:rPr>
              <w:t>复诊</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tcPr>
          <w:p w:rsidR="00C576A4" w:rsidRPr="00BF11BC" w:rsidRDefault="00C576A4" w:rsidP="0094182C">
            <w:pPr>
              <w:autoSpaceDE w:val="0"/>
              <w:autoSpaceDN w:val="0"/>
              <w:adjustRightInd w:val="0"/>
            </w:pPr>
            <w:r w:rsidRPr="004D2C0D">
              <w:rPr>
                <w:rFonts w:cs="宋体" w:hint="eastAsia"/>
                <w:bCs/>
                <w:kern w:val="0"/>
              </w:rPr>
              <w:t>DE04.10.258.00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体格检査</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TGJC</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500</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tcPr>
          <w:p w:rsidR="00C576A4" w:rsidRPr="00BF11BC" w:rsidRDefault="00C576A4" w:rsidP="0094182C">
            <w:pPr>
              <w:autoSpaceDE w:val="0"/>
              <w:autoSpaceDN w:val="0"/>
              <w:adjustRightInd w:val="0"/>
            </w:pPr>
            <w:r w:rsidRPr="004D2C0D">
              <w:rPr>
                <w:rFonts w:cs="宋体" w:hint="eastAsia"/>
                <w:bCs/>
                <w:kern w:val="0"/>
              </w:rPr>
              <w:t>DE01.00.008.00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电子申请单编号</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DZSQDBH</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20</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E2545B" w:rsidP="0094182C">
            <w:pPr>
              <w:autoSpaceDE w:val="0"/>
              <w:autoSpaceDN w:val="0"/>
              <w:adjustRightInd w:val="0"/>
              <w:rPr>
                <w:rFonts w:ascii="宋体" w:hAnsi="宋体"/>
                <w:szCs w:val="21"/>
              </w:rPr>
            </w:pPr>
            <w:r>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vAlign w:val="center"/>
          </w:tcPr>
          <w:p w:rsidR="00C576A4" w:rsidRPr="00BF11BC" w:rsidRDefault="00C576A4" w:rsidP="0094182C">
            <w:pPr>
              <w:autoSpaceDE w:val="0"/>
              <w:autoSpaceDN w:val="0"/>
              <w:adjustRightInd w:val="0"/>
            </w:pPr>
            <w:r w:rsidRPr="004D2C0D">
              <w:rPr>
                <w:rFonts w:cs="宋体" w:hint="eastAsia"/>
                <w:bCs/>
                <w:kern w:val="0"/>
              </w:rPr>
              <w:t>WDDE98.00.002.00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是否有中医“四诊”</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SFYZYSZ</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r w:rsidRPr="00BF11BC">
              <w:rPr>
                <w:rFonts w:hint="eastAsia"/>
              </w:rPr>
              <w:t>是；</w:t>
            </w:r>
            <w:r w:rsidRPr="00BF11BC">
              <w:rPr>
                <w:rFonts w:hint="eastAsia"/>
              </w:rPr>
              <w:t>0-</w:t>
            </w:r>
            <w:r w:rsidRPr="00BF11BC">
              <w:rPr>
                <w:rFonts w:hint="eastAsia"/>
              </w:rPr>
              <w:t>否</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vAlign w:val="center"/>
          </w:tcPr>
          <w:p w:rsidR="00C576A4" w:rsidRPr="00BF11BC" w:rsidRDefault="00C576A4" w:rsidP="0094182C">
            <w:pPr>
              <w:autoSpaceDE w:val="0"/>
              <w:autoSpaceDN w:val="0"/>
              <w:adjustRightInd w:val="0"/>
            </w:pPr>
            <w:r w:rsidRPr="004D2C0D">
              <w:rPr>
                <w:rFonts w:cs="宋体" w:hint="eastAsia"/>
                <w:bCs/>
                <w:kern w:val="0"/>
              </w:rPr>
              <w:t>WDDE98.00.001.00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是否有诊断明细</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SFYZDMX</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r w:rsidRPr="00BF11BC">
              <w:rPr>
                <w:rFonts w:hint="eastAsia"/>
              </w:rPr>
              <w:t>是；</w:t>
            </w:r>
            <w:r w:rsidRPr="00BF11BC">
              <w:rPr>
                <w:rFonts w:hint="eastAsia"/>
              </w:rPr>
              <w:t>0-</w:t>
            </w:r>
            <w:r w:rsidRPr="00BF11BC">
              <w:rPr>
                <w:rFonts w:hint="eastAsia"/>
              </w:rPr>
              <w:t>否</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vAlign w:val="center"/>
          </w:tcPr>
          <w:p w:rsidR="00C576A4" w:rsidRPr="00BF11BC" w:rsidRDefault="00C576A4" w:rsidP="0094182C">
            <w:pPr>
              <w:autoSpaceDE w:val="0"/>
              <w:autoSpaceDN w:val="0"/>
              <w:adjustRightInd w:val="0"/>
            </w:pPr>
            <w:r w:rsidRPr="004D2C0D">
              <w:rPr>
                <w:rFonts w:cs="宋体" w:hint="eastAsia"/>
                <w:bCs/>
                <w:kern w:val="0"/>
              </w:rPr>
              <w:t>WDDE98.00.003.00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是否有检查记录</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SFYJCJL</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r w:rsidRPr="00BF11BC">
              <w:rPr>
                <w:rFonts w:hint="eastAsia"/>
              </w:rPr>
              <w:t>是；</w:t>
            </w:r>
            <w:r w:rsidRPr="00BF11BC">
              <w:rPr>
                <w:rFonts w:hint="eastAsia"/>
              </w:rPr>
              <w:t>0-</w:t>
            </w:r>
            <w:r w:rsidRPr="00BF11BC">
              <w:rPr>
                <w:rFonts w:hint="eastAsia"/>
              </w:rPr>
              <w:t>否</w:t>
            </w:r>
          </w:p>
        </w:tc>
      </w:tr>
      <w:tr w:rsidR="00C576A4" w:rsidRPr="00573934" w:rsidTr="0094182C">
        <w:tc>
          <w:tcPr>
            <w:tcW w:w="1983" w:type="dxa"/>
            <w:tcBorders>
              <w:top w:val="single" w:sz="4" w:space="0" w:color="auto"/>
              <w:left w:val="single" w:sz="4" w:space="0" w:color="auto"/>
              <w:bottom w:val="single" w:sz="4" w:space="0" w:color="auto"/>
              <w:right w:val="single" w:sz="4" w:space="0" w:color="auto"/>
            </w:tcBorders>
            <w:vAlign w:val="center"/>
          </w:tcPr>
          <w:p w:rsidR="00C576A4" w:rsidRPr="00BF11BC" w:rsidRDefault="00C576A4" w:rsidP="0094182C">
            <w:pPr>
              <w:autoSpaceDE w:val="0"/>
              <w:autoSpaceDN w:val="0"/>
              <w:adjustRightInd w:val="0"/>
            </w:pPr>
            <w:r w:rsidRPr="004D2C0D">
              <w:rPr>
                <w:rFonts w:cs="宋体" w:hint="eastAsia"/>
                <w:bCs/>
                <w:kern w:val="0"/>
              </w:rPr>
              <w:t>WDDE98.00.004.00</w:t>
            </w:r>
          </w:p>
        </w:tc>
        <w:tc>
          <w:tcPr>
            <w:tcW w:w="1983" w:type="dxa"/>
            <w:tcBorders>
              <w:top w:val="single" w:sz="4" w:space="0" w:color="auto"/>
              <w:left w:val="single" w:sz="4" w:space="0" w:color="auto"/>
              <w:bottom w:val="single" w:sz="4" w:space="0" w:color="auto"/>
              <w:right w:val="single" w:sz="4" w:space="0" w:color="auto"/>
            </w:tcBorders>
          </w:tcPr>
          <w:p w:rsidR="00C576A4" w:rsidRPr="00464D48" w:rsidRDefault="0049659C" w:rsidP="0094182C">
            <w:pPr>
              <w:autoSpaceDE w:val="0"/>
              <w:autoSpaceDN w:val="0"/>
              <w:adjustRightInd w:val="0"/>
              <w:rPr>
                <w:rFonts w:ascii="宋体" w:hAnsi="宋体"/>
                <w:szCs w:val="21"/>
              </w:rPr>
            </w:pPr>
            <w:r>
              <w:rPr>
                <w:rFonts w:hint="eastAsia"/>
              </w:rPr>
              <w:t>是否有手术明细</w:t>
            </w:r>
          </w:p>
        </w:tc>
        <w:tc>
          <w:tcPr>
            <w:tcW w:w="107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SFYSSJL</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p>
        </w:tc>
        <w:tc>
          <w:tcPr>
            <w:tcW w:w="705"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F11BC">
              <w:rPr>
                <w:rFonts w:hint="eastAsia"/>
              </w:rPr>
              <w:t>1-</w:t>
            </w:r>
            <w:r w:rsidRPr="00BF11BC">
              <w:rPr>
                <w:rFonts w:hint="eastAsia"/>
              </w:rPr>
              <w:t>是；</w:t>
            </w:r>
            <w:r w:rsidRPr="00BF11BC">
              <w:rPr>
                <w:rFonts w:hint="eastAsia"/>
              </w:rPr>
              <w:t>0-</w:t>
            </w:r>
            <w:r w:rsidRPr="00BF11BC">
              <w:rPr>
                <w:rFonts w:hint="eastAsia"/>
              </w:rPr>
              <w:t>否</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就诊记录表说明：</w:t>
      </w:r>
    </w:p>
    <w:p w:rsidR="00C576A4" w:rsidRPr="00573934" w:rsidRDefault="00C576A4" w:rsidP="00631648">
      <w:pPr>
        <w:numPr>
          <w:ilvl w:val="0"/>
          <w:numId w:val="26"/>
        </w:numPr>
        <w:tabs>
          <w:tab w:val="left" w:pos="720"/>
        </w:tabs>
        <w:spacing w:line="360" w:lineRule="auto"/>
        <w:rPr>
          <w:rFonts w:ascii="宋体" w:hAnsi="宋体"/>
          <w:sz w:val="24"/>
          <w:szCs w:val="24"/>
        </w:rPr>
      </w:pPr>
      <w:r w:rsidRPr="00573934">
        <w:rPr>
          <w:rFonts w:ascii="宋体" w:hAnsi="宋体" w:hint="eastAsia"/>
          <w:sz w:val="24"/>
          <w:szCs w:val="24"/>
        </w:rPr>
        <w:t>门诊就诊流水号</w:t>
      </w:r>
      <w:r w:rsidRPr="00573934">
        <w:rPr>
          <w:rFonts w:ascii="宋体" w:hAnsi="宋体" w:hint="eastAsia"/>
          <w:b/>
          <w:sz w:val="24"/>
          <w:szCs w:val="24"/>
        </w:rPr>
        <w:t>在同一家医院内应保证不重复</w:t>
      </w:r>
      <w:r w:rsidRPr="00573934">
        <w:rPr>
          <w:rFonts w:ascii="宋体" w:hAnsi="宋体" w:hint="eastAsia"/>
          <w:sz w:val="24"/>
          <w:szCs w:val="24"/>
        </w:rPr>
        <w:t>。一次门诊就诊的完整过程由一个作为HIS系统唯一号的“就诊流水号”予以标识。就诊流水号一般可采用</w:t>
      </w:r>
      <w:r w:rsidRPr="00573934">
        <w:rPr>
          <w:rFonts w:ascii="宋体" w:hAnsi="宋体"/>
          <w:sz w:val="24"/>
          <w:szCs w:val="24"/>
        </w:rPr>
        <w:t>HIS</w:t>
      </w:r>
      <w:r w:rsidRPr="00573934">
        <w:rPr>
          <w:rFonts w:ascii="宋体" w:hAnsi="宋体" w:hint="eastAsia"/>
          <w:sz w:val="24"/>
          <w:szCs w:val="24"/>
        </w:rPr>
        <w:t>产生的“挂号序号”。若医院信息系统内此类序号会被循环使用，无法保证长久唯一时，则应拼入日期（格式</w:t>
      </w:r>
      <w:r w:rsidRPr="00573934">
        <w:rPr>
          <w:rFonts w:ascii="宋体" w:hAnsi="宋体"/>
          <w:sz w:val="24"/>
          <w:szCs w:val="24"/>
        </w:rPr>
        <w:t>YYYYMMDD</w:t>
      </w:r>
      <w:r w:rsidRPr="00573934">
        <w:rPr>
          <w:rFonts w:ascii="宋体" w:hAnsi="宋体" w:hint="eastAsia"/>
          <w:sz w:val="24"/>
          <w:szCs w:val="24"/>
        </w:rPr>
        <w:t>）。一次挂多个号应属于多个不同的门诊就诊过程，应有多条门诊就诊记录。</w:t>
      </w:r>
    </w:p>
    <w:p w:rsidR="00C576A4" w:rsidRPr="00573934" w:rsidRDefault="00C576A4" w:rsidP="00631648">
      <w:pPr>
        <w:numPr>
          <w:ilvl w:val="0"/>
          <w:numId w:val="26"/>
        </w:numPr>
        <w:tabs>
          <w:tab w:val="left" w:pos="720"/>
        </w:tabs>
        <w:spacing w:line="360" w:lineRule="auto"/>
        <w:rPr>
          <w:rFonts w:ascii="宋体" w:hAnsi="宋体"/>
          <w:sz w:val="24"/>
          <w:szCs w:val="24"/>
        </w:rPr>
      </w:pPr>
      <w:r w:rsidRPr="00573934">
        <w:rPr>
          <w:rFonts w:ascii="宋体" w:hAnsi="宋体" w:hint="eastAsia"/>
          <w:sz w:val="24"/>
          <w:szCs w:val="24"/>
        </w:rPr>
        <w:t>卡类型的编码，同“挂号表”说明（7）。</w:t>
      </w:r>
    </w:p>
    <w:p w:rsidR="00C576A4" w:rsidRDefault="00C576A4" w:rsidP="00093F99">
      <w:pPr>
        <w:numPr>
          <w:ilvl w:val="0"/>
          <w:numId w:val="26"/>
        </w:numPr>
        <w:tabs>
          <w:tab w:val="left" w:pos="720"/>
        </w:tabs>
        <w:spacing w:beforeLines="50" w:line="360" w:lineRule="auto"/>
        <w:ind w:left="720" w:hanging="720"/>
        <w:rPr>
          <w:rFonts w:ascii="宋体" w:hAnsi="宋体"/>
          <w:sz w:val="24"/>
          <w:szCs w:val="24"/>
        </w:rPr>
      </w:pPr>
      <w:r w:rsidRPr="00573934">
        <w:rPr>
          <w:rFonts w:ascii="宋体" w:hAnsi="宋体" w:hint="eastAsia"/>
          <w:sz w:val="24"/>
          <w:szCs w:val="24"/>
        </w:rPr>
        <w:t>就诊类型标志：用于区分就诊业务类型。1</w:t>
      </w:r>
      <w:r w:rsidRPr="00573934">
        <w:rPr>
          <w:rFonts w:ascii="宋体" w:hAnsi="宋体"/>
          <w:sz w:val="24"/>
          <w:szCs w:val="24"/>
        </w:rPr>
        <w:t>00 =</w:t>
      </w:r>
      <w:r w:rsidRPr="00573934">
        <w:rPr>
          <w:rFonts w:ascii="宋体" w:hAnsi="宋体" w:hint="eastAsia"/>
          <w:sz w:val="24"/>
          <w:szCs w:val="24"/>
        </w:rPr>
        <w:t>普通门诊；</w:t>
      </w:r>
      <w:r w:rsidRPr="00573934">
        <w:rPr>
          <w:rFonts w:ascii="宋体" w:hAnsi="宋体"/>
          <w:sz w:val="24"/>
          <w:szCs w:val="24"/>
        </w:rPr>
        <w:t>101=</w:t>
      </w:r>
      <w:r w:rsidRPr="00573934">
        <w:rPr>
          <w:rFonts w:ascii="宋体" w:hAnsi="宋体" w:hint="eastAsia"/>
          <w:sz w:val="24"/>
          <w:szCs w:val="24"/>
        </w:rPr>
        <w:t>专科门诊；</w:t>
      </w:r>
      <w:r w:rsidRPr="00573934">
        <w:rPr>
          <w:rFonts w:ascii="宋体" w:hAnsi="宋体"/>
          <w:sz w:val="24"/>
          <w:szCs w:val="24"/>
        </w:rPr>
        <w:t>102=</w:t>
      </w:r>
      <w:r w:rsidRPr="00573934">
        <w:rPr>
          <w:rFonts w:ascii="宋体" w:hAnsi="宋体" w:hint="eastAsia"/>
          <w:sz w:val="24"/>
          <w:szCs w:val="24"/>
        </w:rPr>
        <w:t>专家门诊；</w:t>
      </w:r>
      <w:r w:rsidRPr="00573934">
        <w:rPr>
          <w:rFonts w:ascii="宋体" w:hAnsi="宋体"/>
          <w:sz w:val="24"/>
          <w:szCs w:val="24"/>
        </w:rPr>
        <w:t>103=</w:t>
      </w:r>
      <w:r w:rsidRPr="00573934">
        <w:rPr>
          <w:rFonts w:ascii="宋体" w:hAnsi="宋体" w:hint="eastAsia"/>
          <w:sz w:val="24"/>
          <w:szCs w:val="24"/>
        </w:rPr>
        <w:t>特需门诊；104=专病门诊；</w:t>
      </w:r>
      <w:r w:rsidRPr="00573934">
        <w:rPr>
          <w:rFonts w:ascii="宋体" w:hAnsi="宋体"/>
          <w:sz w:val="24"/>
          <w:szCs w:val="24"/>
        </w:rPr>
        <w:t>200=</w:t>
      </w:r>
      <w:r w:rsidRPr="00573934">
        <w:rPr>
          <w:rFonts w:ascii="宋体" w:hAnsi="宋体" w:hint="eastAsia"/>
          <w:sz w:val="24"/>
          <w:szCs w:val="24"/>
        </w:rPr>
        <w:t>急诊；600=体检；</w:t>
      </w:r>
      <w:r w:rsidRPr="00573934">
        <w:rPr>
          <w:rFonts w:ascii="宋体" w:hAnsi="宋体"/>
          <w:sz w:val="24"/>
          <w:szCs w:val="24"/>
        </w:rPr>
        <w:t>999 =</w:t>
      </w:r>
      <w:r w:rsidRPr="00573934">
        <w:rPr>
          <w:rFonts w:ascii="宋体" w:hAnsi="宋体" w:hint="eastAsia"/>
          <w:sz w:val="24"/>
          <w:szCs w:val="24"/>
        </w:rPr>
        <w:t>其他</w:t>
      </w:r>
    </w:p>
    <w:p w:rsidR="00C576A4" w:rsidRPr="00573934" w:rsidRDefault="00C576A4" w:rsidP="00631648">
      <w:pPr>
        <w:numPr>
          <w:ilvl w:val="0"/>
          <w:numId w:val="26"/>
        </w:numPr>
        <w:tabs>
          <w:tab w:val="left" w:pos="720"/>
        </w:tabs>
        <w:spacing w:line="360" w:lineRule="auto"/>
        <w:ind w:left="720" w:hanging="720"/>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26"/>
        </w:numPr>
        <w:tabs>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“0”：通常情况下的填报。若中心存在具有相同“门诊就诊流水号”的记录，则认为要求对已填报数据进行技术上的覆盖处理，中心将对原先已经重复的记录予以覆盖。</w:t>
      </w:r>
    </w:p>
    <w:p w:rsidR="00C576A4" w:rsidRPr="00573934" w:rsidRDefault="00C576A4" w:rsidP="00631648">
      <w:pPr>
        <w:numPr>
          <w:ilvl w:val="1"/>
          <w:numId w:val="26"/>
        </w:numPr>
        <w:tabs>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“1”：对已填报的某一条具有相同“就诊流水号”的就诊记录进</w:t>
      </w:r>
      <w:r w:rsidRPr="00573934">
        <w:rPr>
          <w:rFonts w:ascii="宋体" w:hAnsi="宋体" w:hint="eastAsia"/>
          <w:sz w:val="24"/>
          <w:szCs w:val="24"/>
        </w:rPr>
        <w:lastRenderedPageBreak/>
        <w:t>行撤销，使其失效。若中心发现并不存在某一条具有相同“就诊流水号”的就诊记录，则本条记录不被处理（废弃）。</w:t>
      </w:r>
    </w:p>
    <w:p w:rsidR="00C576A4" w:rsidRPr="00573934" w:rsidRDefault="00C576A4" w:rsidP="00631648">
      <w:pPr>
        <w:numPr>
          <w:ilvl w:val="0"/>
          <w:numId w:val="26"/>
        </w:numPr>
        <w:tabs>
          <w:tab w:val="left" w:pos="720"/>
        </w:tabs>
        <w:spacing w:line="360" w:lineRule="auto"/>
        <w:ind w:left="720" w:hanging="720"/>
        <w:rPr>
          <w:rFonts w:ascii="宋体" w:hAnsi="宋体"/>
          <w:sz w:val="24"/>
          <w:szCs w:val="24"/>
        </w:rPr>
      </w:pPr>
      <w:r w:rsidRPr="00573934">
        <w:rPr>
          <w:rFonts w:ascii="宋体" w:hAnsi="宋体" w:hint="eastAsia"/>
          <w:sz w:val="24"/>
          <w:szCs w:val="24"/>
        </w:rPr>
        <w:t>密级的填报的规定如下：</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第一位用于填写对于病种的权限控制参数。其中0：无须病种控制；1：恶性肿瘤；2：性病艾滋病；3：其它不治之症；4.精神类病；9：其它。</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第二位用于填写患者对本次就诊的档案是否申明被特控调阅。其中0：无特控；1：患者申明特控（无特殊原因不予调阅）。其余各位预留备用，可均填0。</w:t>
      </w:r>
    </w:p>
    <w:p w:rsidR="00C576A4" w:rsidRPr="00573934" w:rsidRDefault="00C576A4" w:rsidP="00C576A4">
      <w:pPr>
        <w:spacing w:line="360" w:lineRule="auto"/>
        <w:ind w:leftChars="299" w:left="628"/>
        <w:rPr>
          <w:rFonts w:ascii="宋体" w:hAnsi="宋体"/>
        </w:rPr>
      </w:pPr>
    </w:p>
    <w:p w:rsidR="00C576A4" w:rsidRPr="00573934" w:rsidRDefault="00C576A4" w:rsidP="00C576A4">
      <w:pPr>
        <w:outlineLvl w:val="4"/>
        <w:rPr>
          <w:rFonts w:ascii="宋体" w:hAnsi="宋体"/>
          <w:sz w:val="24"/>
          <w:szCs w:val="24"/>
        </w:rPr>
      </w:pPr>
      <w:r w:rsidRPr="00573934">
        <w:rPr>
          <w:rFonts w:ascii="宋体" w:hAnsi="宋体" w:hint="eastAsia"/>
          <w:b/>
          <w:sz w:val="24"/>
          <w:szCs w:val="24"/>
        </w:rPr>
        <w:t>（三）门诊处方明细表(TB_CIS_Prescription_Detail)</w:t>
      </w:r>
    </w:p>
    <w:tbl>
      <w:tblPr>
        <w:tblpPr w:leftFromText="180" w:rightFromText="180" w:vertAnchor="text" w:horzAnchor="margin" w:tblpX="108" w:tblpY="312"/>
        <w:tblW w:w="10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2088"/>
        <w:gridCol w:w="900"/>
        <w:gridCol w:w="948"/>
        <w:gridCol w:w="708"/>
        <w:gridCol w:w="709"/>
        <w:gridCol w:w="3395"/>
      </w:tblGrid>
      <w:tr w:rsidR="00C576A4" w:rsidRPr="00464D48" w:rsidTr="0094182C">
        <w:tc>
          <w:tcPr>
            <w:tcW w:w="2088" w:type="dxa"/>
            <w:tcBorders>
              <w:bottom w:val="single" w:sz="4" w:space="0" w:color="auto"/>
            </w:tcBorders>
            <w:shd w:val="clear" w:color="auto" w:fill="D9D9D9"/>
          </w:tcPr>
          <w:p w:rsidR="00C576A4" w:rsidRPr="00464D48" w:rsidRDefault="00C576A4" w:rsidP="0094182C">
            <w:pPr>
              <w:jc w:val="center"/>
              <w:rPr>
                <w:rFonts w:ascii="宋体" w:hAnsi="宋体"/>
                <w:b/>
              </w:rPr>
            </w:pPr>
            <w:r>
              <w:rPr>
                <w:rFonts w:ascii="宋体" w:hAnsi="宋体" w:hint="eastAsia"/>
                <w:b/>
              </w:rPr>
              <w:t>标准</w:t>
            </w:r>
          </w:p>
        </w:tc>
        <w:tc>
          <w:tcPr>
            <w:tcW w:w="2088"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45" w:left="-94" w:rightChars="-45" w:right="-94" w:firstLineChars="58" w:firstLine="122"/>
              <w:jc w:val="center"/>
              <w:rPr>
                <w:rFonts w:ascii="宋体" w:hAnsi="宋体"/>
                <w:b/>
              </w:rPr>
            </w:pPr>
            <w:r w:rsidRPr="00464D48">
              <w:rPr>
                <w:rFonts w:ascii="宋体" w:hAnsi="宋体" w:hint="eastAsia"/>
                <w:b/>
              </w:rPr>
              <w:t>字段名</w:t>
            </w:r>
          </w:p>
        </w:tc>
        <w:tc>
          <w:tcPr>
            <w:tcW w:w="948" w:type="dxa"/>
            <w:tcBorders>
              <w:bottom w:val="single" w:sz="4" w:space="0" w:color="auto"/>
            </w:tcBorders>
            <w:shd w:val="clear" w:color="auto" w:fill="D9D9D9"/>
            <w:vAlign w:val="center"/>
          </w:tcPr>
          <w:p w:rsidR="00C576A4" w:rsidRPr="00464D48" w:rsidRDefault="00C576A4" w:rsidP="0094182C">
            <w:pPr>
              <w:ind w:leftChars="-46" w:left="-97" w:rightChars="-45" w:right="-94"/>
              <w:jc w:val="center"/>
              <w:rPr>
                <w:rFonts w:ascii="宋体" w:hAnsi="宋体"/>
                <w:b/>
              </w:rPr>
            </w:pPr>
            <w:r w:rsidRPr="00464D48">
              <w:rPr>
                <w:rFonts w:ascii="宋体" w:hAnsi="宋体" w:hint="eastAsia"/>
                <w:b/>
              </w:rPr>
              <w:t>类型</w:t>
            </w:r>
          </w:p>
        </w:tc>
        <w:tc>
          <w:tcPr>
            <w:tcW w:w="708"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长度</w:t>
            </w:r>
          </w:p>
        </w:tc>
        <w:tc>
          <w:tcPr>
            <w:tcW w:w="709"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填报要求</w:t>
            </w:r>
          </w:p>
        </w:tc>
        <w:tc>
          <w:tcPr>
            <w:tcW w:w="3395" w:type="dxa"/>
            <w:tcBorders>
              <w:bottom w:val="single" w:sz="4" w:space="0" w:color="auto"/>
            </w:tcBorders>
            <w:shd w:val="clear" w:color="auto" w:fill="D9D9D9"/>
            <w:vAlign w:val="center"/>
          </w:tcPr>
          <w:p w:rsidR="00C576A4" w:rsidRPr="00464D48" w:rsidRDefault="00C576A4" w:rsidP="0094182C">
            <w:pPr>
              <w:jc w:val="center"/>
              <w:rPr>
                <w:rFonts w:ascii="宋体" w:hAnsi="宋体"/>
                <w:b/>
              </w:rPr>
            </w:pPr>
            <w:r w:rsidRPr="00464D48">
              <w:rPr>
                <w:rFonts w:ascii="宋体" w:hAnsi="宋体" w:hint="eastAsia"/>
                <w:b/>
              </w:rPr>
              <w:t>说明</w:t>
            </w:r>
          </w:p>
        </w:tc>
      </w:tr>
      <w:tr w:rsidR="00C576A4" w:rsidRPr="00464D48" w:rsidTr="0094182C">
        <w:trPr>
          <w:trHeight w:val="293"/>
        </w:trPr>
        <w:tc>
          <w:tcPr>
            <w:tcW w:w="2088" w:type="dxa"/>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WDDE01.00.131.00</w:t>
            </w:r>
          </w:p>
        </w:tc>
        <w:tc>
          <w:tcPr>
            <w:tcW w:w="208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处方号</w:t>
            </w:r>
          </w:p>
        </w:tc>
        <w:tc>
          <w:tcPr>
            <w:tcW w:w="9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CYH</w:t>
            </w:r>
          </w:p>
        </w:tc>
        <w:tc>
          <w:tcPr>
            <w:tcW w:w="948"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9"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395"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285"/>
        </w:trPr>
        <w:tc>
          <w:tcPr>
            <w:tcW w:w="2088" w:type="dxa"/>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WDDE01.00.132.00</w:t>
            </w:r>
          </w:p>
        </w:tc>
        <w:tc>
          <w:tcPr>
            <w:tcW w:w="208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处方项目明细号码</w:t>
            </w:r>
          </w:p>
        </w:tc>
        <w:tc>
          <w:tcPr>
            <w:tcW w:w="9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CFMXH</w:t>
            </w:r>
          </w:p>
        </w:tc>
        <w:tc>
          <w:tcPr>
            <w:tcW w:w="948"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9"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395"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hAnsi="宋体"/>
                <w:szCs w:val="21"/>
              </w:rPr>
              <w:t>复合主键；处方内容项目明细编码</w:t>
            </w:r>
          </w:p>
        </w:tc>
      </w:tr>
      <w:tr w:rsidR="00C576A4" w:rsidRPr="00464D48" w:rsidTr="0094182C">
        <w:trPr>
          <w:trHeight w:val="274"/>
        </w:trPr>
        <w:tc>
          <w:tcPr>
            <w:tcW w:w="2088" w:type="dxa"/>
            <w:shd w:val="clear" w:color="auto" w:fill="FBD4B4"/>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DE08.10.052.00</w:t>
            </w:r>
          </w:p>
        </w:tc>
        <w:tc>
          <w:tcPr>
            <w:tcW w:w="208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BD4B4"/>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YLJGDM</w:t>
            </w:r>
          </w:p>
        </w:tc>
        <w:tc>
          <w:tcPr>
            <w:tcW w:w="948"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09"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395"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263"/>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WDDE01.00.122.00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门诊就诊流水号</w:t>
            </w:r>
          </w:p>
        </w:tc>
        <w:tc>
          <w:tcPr>
            <w:tcW w:w="900" w:type="dxa"/>
            <w:shd w:val="clear" w:color="auto" w:fill="auto"/>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JZLSH</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rPr>
              <w:t>必填</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与门诊就诊记录表关联的外键</w:t>
            </w:r>
          </w:p>
        </w:tc>
      </w:tr>
      <w:tr w:rsidR="00C576A4" w:rsidRPr="00464D48" w:rsidTr="0094182C">
        <w:trPr>
          <w:trHeight w:val="263"/>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w:t>
            </w:r>
            <w:r w:rsidRPr="00E5778E">
              <w:rPr>
                <w:rFonts w:ascii="宋体" w:hAnsi="宋体" w:cs="宋体" w:hint="eastAsia"/>
                <w:color w:val="000000"/>
                <w:szCs w:val="21"/>
              </w:rPr>
              <w:t>.183.00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处方类型</w:t>
            </w:r>
          </w:p>
        </w:tc>
        <w:tc>
          <w:tcPr>
            <w:tcW w:w="900" w:type="dxa"/>
            <w:shd w:val="clear" w:color="auto" w:fill="auto"/>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CFLX</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9" w:type="dxa"/>
            <w:shd w:val="clear" w:color="auto" w:fill="auto"/>
          </w:tcPr>
          <w:p w:rsidR="00C576A4" w:rsidRPr="00464D48" w:rsidRDefault="00C576A4" w:rsidP="0094182C">
            <w:pPr>
              <w:rPr>
                <w:rFonts w:ascii="宋体" w:hAnsi="宋体"/>
              </w:rPr>
            </w:pPr>
            <w:r w:rsidRPr="00464D48">
              <w:rPr>
                <w:rFonts w:ascii="宋体" w:hAnsi="宋体" w:hint="eastAsia"/>
              </w:rPr>
              <w:t>必填</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r w:rsidRPr="00464D48">
              <w:rPr>
                <w:rFonts w:ascii="宋体" w:hAnsi="宋体"/>
                <w:szCs w:val="21"/>
              </w:rPr>
              <w:t>普通处方</w:t>
            </w:r>
            <w:r w:rsidRPr="00464D48">
              <w:rPr>
                <w:rFonts w:ascii="宋体" w:hAnsi="宋体" w:hint="eastAsia"/>
                <w:szCs w:val="21"/>
              </w:rPr>
              <w:t xml:space="preserve"> 2.</w:t>
            </w:r>
            <w:r w:rsidRPr="00464D48">
              <w:rPr>
                <w:rFonts w:ascii="宋体" w:hAnsi="宋体"/>
                <w:szCs w:val="21"/>
              </w:rPr>
              <w:t>急诊处方</w:t>
            </w:r>
            <w:r w:rsidRPr="00464D48">
              <w:rPr>
                <w:rFonts w:ascii="宋体" w:hAnsi="宋体" w:hint="eastAsia"/>
                <w:szCs w:val="21"/>
              </w:rPr>
              <w:t xml:space="preserve"> 3.</w:t>
            </w:r>
            <w:r w:rsidRPr="00464D48">
              <w:rPr>
                <w:rFonts w:ascii="宋体" w:hAnsi="宋体"/>
                <w:szCs w:val="21"/>
              </w:rPr>
              <w:t>儿科处方</w:t>
            </w:r>
            <w:r w:rsidRPr="00464D48">
              <w:rPr>
                <w:rFonts w:ascii="宋体" w:hAnsi="宋体" w:hint="eastAsia"/>
                <w:szCs w:val="21"/>
              </w:rPr>
              <w:t xml:space="preserve"> 4.</w:t>
            </w:r>
            <w:r w:rsidRPr="00464D48">
              <w:rPr>
                <w:rFonts w:ascii="宋体" w:hAnsi="宋体"/>
                <w:szCs w:val="21"/>
              </w:rPr>
              <w:t>麻醉处方</w:t>
            </w:r>
            <w:r w:rsidRPr="00464D48">
              <w:rPr>
                <w:rFonts w:ascii="宋体" w:hAnsi="宋体" w:hint="eastAsia"/>
                <w:szCs w:val="21"/>
              </w:rPr>
              <w:t xml:space="preserve"> 5.</w:t>
            </w:r>
            <w:r w:rsidRPr="00464D48">
              <w:rPr>
                <w:rFonts w:ascii="宋体" w:hAnsi="宋体"/>
                <w:szCs w:val="21"/>
              </w:rPr>
              <w:t>精神药品处方</w:t>
            </w:r>
            <w:r w:rsidRPr="00464D48">
              <w:rPr>
                <w:rFonts w:ascii="宋体" w:hAnsi="宋体" w:hint="eastAsia"/>
                <w:szCs w:val="21"/>
              </w:rPr>
              <w:t xml:space="preserve"> 9.不明</w:t>
            </w:r>
          </w:p>
        </w:tc>
      </w:tr>
      <w:tr w:rsidR="00C576A4" w:rsidRPr="00464D48" w:rsidTr="0094182C">
        <w:trPr>
          <w:trHeight w:val="394"/>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WDDE01.00.001.00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KH</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必须与患者基本信息关联，见说明(1)以及相关说明。</w:t>
            </w:r>
          </w:p>
        </w:tc>
      </w:tr>
      <w:tr w:rsidR="00C576A4" w:rsidRPr="00464D48" w:rsidTr="0094182C">
        <w:trPr>
          <w:trHeight w:val="277"/>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WDDE01.00.002.00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KLX</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Merge/>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291"/>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WDDE08.10.104.00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就诊科室代码</w:t>
            </w:r>
          </w:p>
        </w:tc>
        <w:tc>
          <w:tcPr>
            <w:tcW w:w="900"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JZKSDM</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rPr>
          <w:trHeight w:val="291"/>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DE08.10.026</w:t>
            </w:r>
            <w:r>
              <w:rPr>
                <w:rFonts w:ascii="宋体" w:hAnsi="宋体" w:cs="黑体" w:hint="eastAsia"/>
                <w:kern w:val="0"/>
                <w:szCs w:val="21"/>
              </w:rPr>
              <w:t>.</w:t>
            </w:r>
            <w:r w:rsidRPr="00E5778E">
              <w:rPr>
                <w:rFonts w:ascii="宋体" w:hAnsi="宋体" w:cs="黑体"/>
                <w:kern w:val="0"/>
                <w:szCs w:val="21"/>
              </w:rPr>
              <w:t>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就诊科室名称</w:t>
            </w:r>
          </w:p>
        </w:tc>
        <w:tc>
          <w:tcPr>
            <w:tcW w:w="900"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JZKSMC</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WDDE08.30.001.00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开方医生工号</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KFYS</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55"/>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kern w:val="0"/>
                <w:szCs w:val="21"/>
              </w:rPr>
              <w:t>DE02.01.039.00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开方医生姓名</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KFYSXM</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24"/>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w:t>
            </w:r>
            <w:r>
              <w:rPr>
                <w:rFonts w:ascii="宋体" w:hAnsi="宋体" w:hint="eastAsia"/>
                <w:color w:val="000000"/>
                <w:szCs w:val="21"/>
              </w:rPr>
              <w:t>.235.00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开方时间</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KFRQ</w:t>
            </w:r>
          </w:p>
        </w:tc>
        <w:tc>
          <w:tcPr>
            <w:tcW w:w="948" w:type="dxa"/>
            <w:vAlign w:val="center"/>
          </w:tcPr>
          <w:p w:rsidR="00C576A4" w:rsidRPr="00464D48" w:rsidRDefault="00C576A4" w:rsidP="0094182C">
            <w:pPr>
              <w:ind w:leftChars="-46" w:left="-97" w:rightChars="-45" w:right="-94"/>
              <w:rPr>
                <w:rFonts w:ascii="宋体" w:hAnsi="宋体"/>
                <w:szCs w:val="21"/>
              </w:rPr>
            </w:pPr>
            <w:r w:rsidRPr="00464D48">
              <w:rPr>
                <w:rFonts w:ascii="宋体" w:hAnsi="宋体" w:hint="eastAsia"/>
                <w:szCs w:val="21"/>
              </w:rPr>
              <w:t>datetime</w:t>
            </w:r>
          </w:p>
        </w:tc>
        <w:tc>
          <w:tcPr>
            <w:tcW w:w="708" w:type="dxa"/>
            <w:vAlign w:val="center"/>
          </w:tcPr>
          <w:p w:rsidR="00C576A4" w:rsidRPr="00464D48" w:rsidRDefault="00C576A4" w:rsidP="0094182C">
            <w:pPr>
              <w:rPr>
                <w:rFonts w:ascii="宋体" w:hAnsi="宋体"/>
                <w:szCs w:val="21"/>
              </w:rPr>
            </w:pP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24"/>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w:t>
            </w:r>
            <w:r w:rsidRPr="00E5778E">
              <w:rPr>
                <w:rFonts w:ascii="宋体" w:hAnsi="宋体"/>
                <w:szCs w:val="21"/>
              </w:rPr>
              <w:t>DE09.00</w:t>
            </w:r>
            <w:r w:rsidRPr="00E5778E">
              <w:rPr>
                <w:rFonts w:ascii="宋体" w:hAnsi="宋体" w:hint="eastAsia"/>
                <w:szCs w:val="21"/>
              </w:rPr>
              <w:t>.101.00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项目编码</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XMBM</w:t>
            </w:r>
          </w:p>
        </w:tc>
        <w:tc>
          <w:tcPr>
            <w:tcW w:w="948" w:type="dxa"/>
            <w:vAlign w:val="center"/>
          </w:tcPr>
          <w:p w:rsidR="00C576A4" w:rsidRPr="00464D48" w:rsidRDefault="00C576A4" w:rsidP="0094182C">
            <w:pPr>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rPr>
                <w:rFonts w:ascii="宋体" w:hAnsi="宋体"/>
                <w:szCs w:val="21"/>
              </w:rPr>
            </w:pPr>
            <w:r w:rsidRPr="00464D48">
              <w:rPr>
                <w:rFonts w:ascii="宋体" w:hAnsi="宋体" w:hint="eastAsia"/>
                <w:szCs w:val="21"/>
              </w:rPr>
              <w:t>36</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01"/>
        </w:trPr>
        <w:tc>
          <w:tcPr>
            <w:tcW w:w="2088" w:type="dxa"/>
          </w:tcPr>
          <w:p w:rsidR="00C576A4" w:rsidRPr="00E5778E" w:rsidRDefault="00C576A4" w:rsidP="0094182C">
            <w:pPr>
              <w:autoSpaceDE w:val="0"/>
              <w:autoSpaceDN w:val="0"/>
              <w:adjustRightInd w:val="0"/>
              <w:rPr>
                <w:rFonts w:ascii="宋体" w:hAnsi="宋体"/>
                <w:szCs w:val="21"/>
              </w:rPr>
            </w:pPr>
            <w:r w:rsidRPr="00E5778E">
              <w:rPr>
                <w:rFonts w:ascii="宋体" w:hAnsi="宋体"/>
                <w:szCs w:val="21"/>
              </w:rPr>
              <w:t>DE09.00.064.00</w:t>
            </w:r>
          </w:p>
          <w:p w:rsidR="00C576A4" w:rsidRPr="00464D48" w:rsidRDefault="00C576A4" w:rsidP="0094182C">
            <w:pPr>
              <w:autoSpaceDE w:val="0"/>
              <w:autoSpaceDN w:val="0"/>
              <w:adjustRightInd w:val="0"/>
              <w:rPr>
                <w:rFonts w:ascii="宋体" w:hAnsi="宋体"/>
                <w:szCs w:val="21"/>
              </w:rPr>
            </w:pP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项目名称</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XMMC</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见说明（2）</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hint="eastAsia"/>
                <w:kern w:val="0"/>
                <w:szCs w:val="21"/>
              </w:rPr>
              <w:t>WD</w:t>
            </w:r>
            <w:r w:rsidRPr="00E5778E">
              <w:rPr>
                <w:rFonts w:ascii="宋体" w:hAnsi="宋体" w:cs="黑体"/>
                <w:kern w:val="0"/>
                <w:szCs w:val="21"/>
              </w:rPr>
              <w:t>DE08.50</w:t>
            </w:r>
            <w:r w:rsidRPr="00E5778E">
              <w:rPr>
                <w:rFonts w:ascii="宋体" w:hAnsi="宋体" w:cs="黑体" w:hint="eastAsia"/>
                <w:kern w:val="0"/>
                <w:szCs w:val="21"/>
              </w:rPr>
              <w:t>.104.00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是否药品</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SFYP</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9" w:type="dxa"/>
          </w:tcPr>
          <w:p w:rsidR="00C576A4" w:rsidRPr="00464D48" w:rsidRDefault="00C576A4" w:rsidP="0094182C">
            <w:pPr>
              <w:rPr>
                <w:rFonts w:ascii="宋体" w:hAnsi="宋体"/>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1.药品 0.非药品</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DE08.50.011.00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剂型代码</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JXDM</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剂型代码 说明（3）</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hint="eastAsia"/>
                <w:kern w:val="0"/>
                <w:szCs w:val="21"/>
              </w:rPr>
              <w:t>WD</w:t>
            </w:r>
            <w:r w:rsidRPr="00E5778E">
              <w:rPr>
                <w:rFonts w:ascii="宋体" w:hAnsi="宋体" w:cs="黑体"/>
                <w:kern w:val="0"/>
                <w:szCs w:val="21"/>
              </w:rPr>
              <w:t>DE08.50</w:t>
            </w:r>
            <w:r w:rsidRPr="00E5778E">
              <w:rPr>
                <w:rFonts w:ascii="宋体" w:hAnsi="宋体" w:cs="黑体" w:hint="eastAsia"/>
                <w:kern w:val="0"/>
                <w:szCs w:val="21"/>
              </w:rPr>
              <w:t>.105.00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药品规格</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YPGG</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若为药品</w:t>
            </w:r>
            <w:r w:rsidRPr="00464D48">
              <w:rPr>
                <w:rFonts w:ascii="宋体" w:hAnsi="宋体"/>
                <w:szCs w:val="21"/>
              </w:rPr>
              <w:t>，则必填</w:t>
            </w:r>
            <w:r w:rsidRPr="00464D48">
              <w:rPr>
                <w:rFonts w:ascii="宋体" w:hAnsi="宋体" w:hint="eastAsia"/>
                <w:szCs w:val="21"/>
              </w:rPr>
              <w:t>写</w:t>
            </w:r>
            <w:r w:rsidRPr="00464D48">
              <w:rPr>
                <w:rFonts w:ascii="宋体" w:hAnsi="宋体"/>
                <w:szCs w:val="21"/>
              </w:rPr>
              <w:t>，</w:t>
            </w:r>
            <w:r w:rsidRPr="00464D48">
              <w:rPr>
                <w:rFonts w:ascii="宋体" w:hAnsi="宋体" w:hint="eastAsia"/>
                <w:szCs w:val="21"/>
              </w:rPr>
              <w:t>若为非药品</w:t>
            </w:r>
            <w:r w:rsidRPr="00464D48">
              <w:rPr>
                <w:rFonts w:ascii="宋体" w:hAnsi="宋体"/>
                <w:szCs w:val="21"/>
              </w:rPr>
              <w:t>，则必须为空。</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hint="eastAsia"/>
                <w:kern w:val="0"/>
                <w:szCs w:val="21"/>
              </w:rPr>
              <w:t>WD</w:t>
            </w:r>
            <w:r w:rsidRPr="00E5778E">
              <w:rPr>
                <w:rFonts w:ascii="宋体" w:hAnsi="宋体" w:cs="黑体"/>
                <w:kern w:val="0"/>
                <w:szCs w:val="21"/>
              </w:rPr>
              <w:t>DE08.50</w:t>
            </w:r>
            <w:r w:rsidRPr="00E5778E">
              <w:rPr>
                <w:rFonts w:ascii="宋体" w:hAnsi="宋体" w:cs="黑体" w:hint="eastAsia"/>
                <w:kern w:val="0"/>
                <w:szCs w:val="21"/>
              </w:rPr>
              <w:t>.106.00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药品用法</w:t>
            </w:r>
          </w:p>
        </w:tc>
        <w:tc>
          <w:tcPr>
            <w:tcW w:w="900"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YPYF</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395" w:type="dxa"/>
            <w:vMerge/>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hint="eastAsia"/>
                <w:kern w:val="0"/>
                <w:szCs w:val="21"/>
              </w:rPr>
              <w:t>WD</w:t>
            </w:r>
            <w:r w:rsidRPr="00E5778E">
              <w:rPr>
                <w:rFonts w:ascii="宋体" w:hAnsi="宋体" w:cs="黑体"/>
                <w:kern w:val="0"/>
                <w:szCs w:val="21"/>
              </w:rPr>
              <w:t>DE08.50</w:t>
            </w:r>
            <w:r w:rsidRPr="00E5778E">
              <w:rPr>
                <w:rFonts w:ascii="宋体" w:hAnsi="宋体" w:cs="黑体" w:hint="eastAsia"/>
                <w:kern w:val="0"/>
                <w:szCs w:val="21"/>
              </w:rPr>
              <w:t>.107.00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发药数量</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YPSL</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8，3</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发药包装数量，可以是最小单位的总数量</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hint="eastAsia"/>
                <w:kern w:val="0"/>
                <w:szCs w:val="21"/>
              </w:rPr>
              <w:t>WD</w:t>
            </w:r>
            <w:r w:rsidRPr="00E5778E">
              <w:rPr>
                <w:rFonts w:ascii="宋体" w:hAnsi="宋体" w:cs="黑体"/>
                <w:kern w:val="0"/>
                <w:szCs w:val="21"/>
              </w:rPr>
              <w:t>DE08.50</w:t>
            </w:r>
            <w:r w:rsidRPr="00E5778E">
              <w:rPr>
                <w:rFonts w:ascii="宋体" w:hAnsi="宋体" w:cs="黑体" w:hint="eastAsia"/>
                <w:kern w:val="0"/>
                <w:szCs w:val="21"/>
              </w:rPr>
              <w:t>.108.00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发药数量单位</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YPDW</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发药包装单位，可以是最小单位</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WDDE06.00.184.00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处方贴数</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CFTS</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整数</w:t>
            </w:r>
          </w:p>
        </w:tc>
        <w:tc>
          <w:tcPr>
            <w:tcW w:w="708"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lastRenderedPageBreak/>
              <w:t>WDDE06.00.185.00</w:t>
            </w:r>
          </w:p>
        </w:tc>
        <w:tc>
          <w:tcPr>
            <w:tcW w:w="2088"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医嘱组号</w:t>
            </w:r>
          </w:p>
        </w:tc>
        <w:tc>
          <w:tcPr>
            <w:tcW w:w="900" w:type="dxa"/>
            <w:tcBorders>
              <w:bottom w:val="single" w:sz="4" w:space="0" w:color="auto"/>
            </w:tcBorders>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YZZH</w:t>
            </w:r>
          </w:p>
        </w:tc>
        <w:tc>
          <w:tcPr>
            <w:tcW w:w="948" w:type="dxa"/>
            <w:tcBorders>
              <w:bottom w:val="single" w:sz="4" w:space="0" w:color="auto"/>
            </w:tcBorders>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02"/>
        </w:trPr>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DE06.00.133.00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用药频次</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SYPC</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spacing w:line="360" w:lineRule="auto"/>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spacing w:line="360" w:lineRule="auto"/>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一时段内用药次数。说明（4）。如：一日三次。</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DE06.00.135.00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每次使用剂量</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JL</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WDDE06.00.186.00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每次使用剂量单位</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DW</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WDDE06.00.187.00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每次使用数量</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MCSL</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WDDE06.00.188.00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每次使用数量单位</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MCDW</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cs="黑体"/>
                <w:kern w:val="0"/>
                <w:szCs w:val="21"/>
              </w:rPr>
              <w:t>DE06.00.134.00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用药途径代码</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YF</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说明(5)</w:t>
            </w:r>
          </w:p>
        </w:tc>
      </w:tr>
      <w:tr w:rsidR="00C576A4" w:rsidRPr="00464D48" w:rsidTr="0094182C">
        <w:tc>
          <w:tcPr>
            <w:tcW w:w="2088"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E5778E">
              <w:rPr>
                <w:rFonts w:ascii="宋体" w:hAnsi="宋体"/>
                <w:szCs w:val="21"/>
              </w:rPr>
              <w:t>DE06.00.147.00</w:t>
            </w:r>
          </w:p>
        </w:tc>
        <w:tc>
          <w:tcPr>
            <w:tcW w:w="2088"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用药天数</w:t>
            </w:r>
          </w:p>
        </w:tc>
        <w:tc>
          <w:tcPr>
            <w:tcW w:w="90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YYTS</w:t>
            </w:r>
          </w:p>
        </w:tc>
        <w:tc>
          <w:tcPr>
            <w:tcW w:w="948" w:type="dxa"/>
            <w:tcBorders>
              <w:bottom w:val="single" w:sz="4" w:space="0" w:color="auto"/>
            </w:tcBorders>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8"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8，1</w:t>
            </w:r>
          </w:p>
        </w:tc>
        <w:tc>
          <w:tcPr>
            <w:tcW w:w="709"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WDDE08.30.001.00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调配药师工号</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DPYSGH</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kern w:val="0"/>
                <w:szCs w:val="21"/>
              </w:rPr>
              <w:t>DE02.01.039.00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调配药师姓名</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DPYSXM</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WDDE08.30.001.00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核对药师工号</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HDYSGH</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kern w:val="0"/>
                <w:szCs w:val="21"/>
              </w:rPr>
              <w:t>DE02.01.039.00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核对药师姓名</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HDYSXM</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WDDE08.30.001.00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发药药师工号</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FYYSGH</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kern w:val="0"/>
                <w:szCs w:val="21"/>
              </w:rPr>
              <w:t>DE02.01.039.00</w:t>
            </w:r>
          </w:p>
        </w:tc>
        <w:tc>
          <w:tcPr>
            <w:tcW w:w="208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发药药师姓名</w:t>
            </w:r>
          </w:p>
        </w:tc>
        <w:tc>
          <w:tcPr>
            <w:tcW w:w="9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FYYSXM</w:t>
            </w:r>
          </w:p>
        </w:tc>
        <w:tc>
          <w:tcPr>
            <w:tcW w:w="948"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shd w:val="clear" w:color="auto" w:fill="auto"/>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WDDE08.50.109.00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中药煎煮法代码</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JYDM</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WDDE04.01.162.00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皮试判别</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SFPS</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1.是 ；0.否</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WDDE04.10.150.00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w:t>
            </w:r>
          </w:p>
        </w:tc>
        <w:tc>
          <w:tcPr>
            <w:tcW w:w="900"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JCBW</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影像检查医嘱，说明被检查的部位。</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color w:val="000000"/>
                <w:szCs w:val="21"/>
              </w:rPr>
              <w:t>WDDE04.01.163.00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备注信息</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BZ</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WDDE99.00.002.00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9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08"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编码。0：正常、1：撤销； </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hint="eastAsia"/>
                <w:szCs w:val="21"/>
              </w:rPr>
              <w:t>WDDE99.00.001.00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900"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MJ</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pStyle w:val="a6"/>
              <w:autoSpaceDE w:val="0"/>
              <w:autoSpaceDN w:val="0"/>
              <w:adjustRightInd w:val="0"/>
              <w:rPr>
                <w:kern w:val="2"/>
                <w:sz w:val="21"/>
                <w:szCs w:val="21"/>
              </w:rPr>
            </w:pPr>
            <w:r w:rsidRPr="00464D48">
              <w:rPr>
                <w:rFonts w:hint="eastAsia"/>
                <w:kern w:val="2"/>
                <w:sz w:val="21"/>
                <w:szCs w:val="21"/>
              </w:rPr>
              <w:t>同就诊记录表的相关说明</w:t>
            </w:r>
          </w:p>
        </w:tc>
      </w:tr>
      <w:tr w:rsidR="00C576A4" w:rsidRPr="00464D48"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WDDE99.00.052.00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autoSpaceDE w:val="0"/>
              <w:autoSpaceDN w:val="0"/>
              <w:adjustRightInd w:val="0"/>
              <w:ind w:leftChars="-20" w:left="63" w:hangingChars="50" w:hanging="105"/>
              <w:rPr>
                <w:rFonts w:ascii="宋体" w:hAnsi="宋体"/>
                <w:szCs w:val="21"/>
              </w:rPr>
            </w:pPr>
            <w:r w:rsidRPr="00464D48">
              <w:rPr>
                <w:rFonts w:ascii="宋体" w:hAnsi="宋体" w:hint="eastAsia"/>
                <w:szCs w:val="21"/>
              </w:rPr>
              <w:t>YLYL1</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94182C">
        <w:tc>
          <w:tcPr>
            <w:tcW w:w="2088" w:type="dxa"/>
          </w:tcPr>
          <w:p w:rsidR="00C576A4" w:rsidRPr="00464D48" w:rsidRDefault="00C576A4" w:rsidP="0094182C">
            <w:pPr>
              <w:autoSpaceDE w:val="0"/>
              <w:autoSpaceDN w:val="0"/>
              <w:adjustRightInd w:val="0"/>
              <w:rPr>
                <w:rFonts w:ascii="宋体" w:hAnsi="宋体"/>
                <w:szCs w:val="21"/>
              </w:rPr>
            </w:pPr>
            <w:r w:rsidRPr="00E5778E">
              <w:rPr>
                <w:rFonts w:ascii="宋体" w:hAnsi="宋体" w:hint="eastAsia"/>
                <w:szCs w:val="21"/>
              </w:rPr>
              <w:t>WDDE99.00.053.00</w:t>
            </w:r>
          </w:p>
        </w:tc>
        <w:tc>
          <w:tcPr>
            <w:tcW w:w="208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autoSpaceDE w:val="0"/>
              <w:autoSpaceDN w:val="0"/>
              <w:adjustRightInd w:val="0"/>
              <w:ind w:leftChars="-20" w:left="63" w:hangingChars="50" w:hanging="105"/>
              <w:rPr>
                <w:rFonts w:ascii="宋体" w:hAnsi="宋体"/>
                <w:szCs w:val="21"/>
              </w:rPr>
            </w:pPr>
            <w:r w:rsidRPr="00464D48">
              <w:rPr>
                <w:rFonts w:ascii="宋体" w:hAnsi="宋体" w:hint="eastAsia"/>
                <w:szCs w:val="21"/>
              </w:rPr>
              <w:t>YLYL2</w:t>
            </w:r>
          </w:p>
        </w:tc>
        <w:tc>
          <w:tcPr>
            <w:tcW w:w="948"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39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94182C">
        <w:tc>
          <w:tcPr>
            <w:tcW w:w="2088" w:type="dxa"/>
          </w:tcPr>
          <w:p w:rsidR="00C576A4" w:rsidRPr="00371172" w:rsidRDefault="00C576A4" w:rsidP="0094182C">
            <w:pPr>
              <w:autoSpaceDE w:val="0"/>
              <w:autoSpaceDN w:val="0"/>
              <w:adjustRightInd w:val="0"/>
            </w:pPr>
            <w:r w:rsidRPr="004D2C0D">
              <w:rPr>
                <w:rFonts w:cs="宋体" w:hint="eastAsia"/>
                <w:bCs/>
                <w:kern w:val="0"/>
              </w:rPr>
              <w:t>WDDE98.00.001.00</w:t>
            </w:r>
          </w:p>
        </w:tc>
        <w:tc>
          <w:tcPr>
            <w:tcW w:w="2088" w:type="dxa"/>
          </w:tcPr>
          <w:p w:rsidR="00C576A4" w:rsidRPr="00464D48" w:rsidRDefault="00C576A4" w:rsidP="0094182C">
            <w:pPr>
              <w:autoSpaceDE w:val="0"/>
              <w:autoSpaceDN w:val="0"/>
              <w:adjustRightInd w:val="0"/>
              <w:rPr>
                <w:rFonts w:ascii="宋体" w:hAnsi="宋体"/>
                <w:szCs w:val="21"/>
              </w:rPr>
            </w:pPr>
            <w:r w:rsidRPr="00371172">
              <w:rPr>
                <w:rFonts w:hint="eastAsia"/>
              </w:rPr>
              <w:t>是否有诊断明细</w:t>
            </w:r>
          </w:p>
        </w:tc>
        <w:tc>
          <w:tcPr>
            <w:tcW w:w="900" w:type="dxa"/>
          </w:tcPr>
          <w:p w:rsidR="00C576A4" w:rsidRPr="00464D48" w:rsidRDefault="00C576A4" w:rsidP="0094182C">
            <w:pPr>
              <w:autoSpaceDE w:val="0"/>
              <w:autoSpaceDN w:val="0"/>
              <w:adjustRightInd w:val="0"/>
              <w:ind w:leftChars="-20" w:left="63" w:hangingChars="50" w:hanging="105"/>
              <w:rPr>
                <w:rFonts w:ascii="宋体" w:hAnsi="宋体"/>
                <w:szCs w:val="21"/>
              </w:rPr>
            </w:pPr>
            <w:r w:rsidRPr="00371172">
              <w:rPr>
                <w:rFonts w:hint="eastAsia"/>
              </w:rPr>
              <w:t>SFYZDMX</w:t>
            </w:r>
          </w:p>
        </w:tc>
        <w:tc>
          <w:tcPr>
            <w:tcW w:w="948" w:type="dxa"/>
          </w:tcPr>
          <w:p w:rsidR="00C576A4" w:rsidRPr="00464D48" w:rsidRDefault="00C576A4" w:rsidP="0094182C">
            <w:pPr>
              <w:autoSpaceDE w:val="0"/>
              <w:autoSpaceDN w:val="0"/>
              <w:adjustRightInd w:val="0"/>
              <w:ind w:leftChars="-46" w:left="-97" w:rightChars="-45" w:right="-94"/>
              <w:rPr>
                <w:rFonts w:ascii="宋体" w:hAnsi="宋体"/>
                <w:szCs w:val="21"/>
              </w:rPr>
            </w:pPr>
            <w:r w:rsidRPr="00371172">
              <w:rPr>
                <w:rFonts w:hint="eastAsia"/>
              </w:rPr>
              <w:t>字符</w:t>
            </w:r>
          </w:p>
        </w:tc>
        <w:tc>
          <w:tcPr>
            <w:tcW w:w="708" w:type="dxa"/>
          </w:tcPr>
          <w:p w:rsidR="00C576A4" w:rsidRPr="00464D48" w:rsidRDefault="00C576A4" w:rsidP="0094182C">
            <w:pPr>
              <w:autoSpaceDE w:val="0"/>
              <w:autoSpaceDN w:val="0"/>
              <w:adjustRightInd w:val="0"/>
              <w:rPr>
                <w:rFonts w:ascii="宋体" w:hAnsi="宋体"/>
                <w:szCs w:val="21"/>
              </w:rPr>
            </w:pPr>
            <w:r w:rsidRPr="00371172">
              <w:rPr>
                <w:rFonts w:hint="eastAsia"/>
              </w:rPr>
              <w:t>1</w:t>
            </w:r>
          </w:p>
        </w:tc>
        <w:tc>
          <w:tcPr>
            <w:tcW w:w="709" w:type="dxa"/>
          </w:tcPr>
          <w:p w:rsidR="00C576A4" w:rsidRPr="00464D48" w:rsidRDefault="00C576A4" w:rsidP="0094182C">
            <w:pPr>
              <w:autoSpaceDE w:val="0"/>
              <w:autoSpaceDN w:val="0"/>
              <w:adjustRightInd w:val="0"/>
              <w:jc w:val="center"/>
              <w:rPr>
                <w:rFonts w:ascii="宋体" w:hAnsi="宋体"/>
                <w:szCs w:val="21"/>
              </w:rPr>
            </w:pPr>
            <w:r w:rsidRPr="00371172">
              <w:rPr>
                <w:rFonts w:hint="eastAsia"/>
              </w:rPr>
              <w:t>可选</w:t>
            </w:r>
          </w:p>
        </w:tc>
        <w:tc>
          <w:tcPr>
            <w:tcW w:w="3395" w:type="dxa"/>
          </w:tcPr>
          <w:p w:rsidR="00C576A4" w:rsidRPr="00464D48" w:rsidRDefault="00C576A4" w:rsidP="0094182C">
            <w:pPr>
              <w:autoSpaceDE w:val="0"/>
              <w:autoSpaceDN w:val="0"/>
              <w:adjustRightInd w:val="0"/>
              <w:rPr>
                <w:rFonts w:ascii="宋体" w:hAnsi="宋体"/>
                <w:szCs w:val="21"/>
              </w:rPr>
            </w:pPr>
            <w:r w:rsidRPr="00371172">
              <w:rPr>
                <w:rFonts w:hint="eastAsia"/>
              </w:rPr>
              <w:t>1-</w:t>
            </w:r>
            <w:r w:rsidRPr="00371172">
              <w:rPr>
                <w:rFonts w:hint="eastAsia"/>
              </w:rPr>
              <w:t>是；</w:t>
            </w:r>
            <w:r w:rsidRPr="00371172">
              <w:rPr>
                <w:rFonts w:hint="eastAsia"/>
              </w:rPr>
              <w:t>0-</w:t>
            </w:r>
            <w:r w:rsidRPr="00371172">
              <w:rPr>
                <w:rFonts w:hint="eastAsia"/>
              </w:rPr>
              <w:t>否</w:t>
            </w:r>
          </w:p>
        </w:tc>
      </w:tr>
      <w:tr w:rsidR="00C576A4" w:rsidRPr="00573934" w:rsidTr="0094182C">
        <w:tc>
          <w:tcPr>
            <w:tcW w:w="2088" w:type="dxa"/>
          </w:tcPr>
          <w:p w:rsidR="00C576A4" w:rsidRPr="00495402" w:rsidRDefault="00C576A4" w:rsidP="0094182C">
            <w:pPr>
              <w:autoSpaceDE w:val="0"/>
              <w:autoSpaceDN w:val="0"/>
              <w:adjustRightInd w:val="0"/>
            </w:pPr>
            <w:r w:rsidRPr="004D2C0D">
              <w:rPr>
                <w:rFonts w:cs="宋体" w:hint="eastAsia"/>
                <w:bCs/>
                <w:kern w:val="0"/>
              </w:rPr>
              <w:t>DE06.00.294.00</w:t>
            </w:r>
          </w:p>
        </w:tc>
        <w:tc>
          <w:tcPr>
            <w:tcW w:w="2088" w:type="dxa"/>
          </w:tcPr>
          <w:p w:rsidR="00C576A4" w:rsidRPr="00464D48" w:rsidRDefault="00C576A4" w:rsidP="0094182C">
            <w:pPr>
              <w:autoSpaceDE w:val="0"/>
              <w:autoSpaceDN w:val="0"/>
              <w:adjustRightInd w:val="0"/>
              <w:rPr>
                <w:rFonts w:ascii="宋体" w:hAnsi="宋体"/>
                <w:szCs w:val="21"/>
              </w:rPr>
            </w:pPr>
            <w:r w:rsidRPr="00495402">
              <w:rPr>
                <w:rFonts w:hint="eastAsia"/>
              </w:rPr>
              <w:t>处方有效天数</w:t>
            </w:r>
          </w:p>
        </w:tc>
        <w:tc>
          <w:tcPr>
            <w:tcW w:w="900" w:type="dxa"/>
          </w:tcPr>
          <w:p w:rsidR="00C576A4" w:rsidRPr="00464D48" w:rsidRDefault="00C576A4" w:rsidP="0094182C">
            <w:pPr>
              <w:autoSpaceDE w:val="0"/>
              <w:autoSpaceDN w:val="0"/>
              <w:adjustRightInd w:val="0"/>
              <w:ind w:leftChars="-20" w:left="63" w:hangingChars="50" w:hanging="105"/>
              <w:rPr>
                <w:rFonts w:ascii="宋体" w:hAnsi="宋体"/>
                <w:szCs w:val="21"/>
              </w:rPr>
            </w:pPr>
            <w:r w:rsidRPr="00495402">
              <w:rPr>
                <w:rFonts w:hint="eastAsia"/>
              </w:rPr>
              <w:t>CFYXTS</w:t>
            </w:r>
          </w:p>
        </w:tc>
        <w:tc>
          <w:tcPr>
            <w:tcW w:w="948" w:type="dxa"/>
          </w:tcPr>
          <w:p w:rsidR="00C576A4" w:rsidRPr="00464D48" w:rsidRDefault="00C576A4" w:rsidP="0094182C">
            <w:pPr>
              <w:autoSpaceDE w:val="0"/>
              <w:autoSpaceDN w:val="0"/>
              <w:adjustRightInd w:val="0"/>
              <w:ind w:leftChars="-46" w:left="-97" w:rightChars="-45" w:right="-94"/>
              <w:rPr>
                <w:rFonts w:ascii="宋体" w:hAnsi="宋体"/>
                <w:szCs w:val="21"/>
              </w:rPr>
            </w:pPr>
            <w:r w:rsidRPr="00495402">
              <w:rPr>
                <w:rFonts w:hint="eastAsia"/>
              </w:rPr>
              <w:t>数值</w:t>
            </w:r>
          </w:p>
        </w:tc>
        <w:tc>
          <w:tcPr>
            <w:tcW w:w="708" w:type="dxa"/>
          </w:tcPr>
          <w:p w:rsidR="00C576A4" w:rsidRPr="00464D48" w:rsidRDefault="00C576A4" w:rsidP="0094182C">
            <w:pPr>
              <w:autoSpaceDE w:val="0"/>
              <w:autoSpaceDN w:val="0"/>
              <w:adjustRightInd w:val="0"/>
              <w:rPr>
                <w:rFonts w:ascii="宋体" w:hAnsi="宋体"/>
                <w:szCs w:val="21"/>
              </w:rPr>
            </w:pPr>
            <w:r w:rsidRPr="00495402">
              <w:rPr>
                <w:rFonts w:hint="eastAsia"/>
              </w:rPr>
              <w:t>2</w:t>
            </w:r>
          </w:p>
        </w:tc>
        <w:tc>
          <w:tcPr>
            <w:tcW w:w="709" w:type="dxa"/>
          </w:tcPr>
          <w:p w:rsidR="00C576A4" w:rsidRPr="00464D48" w:rsidRDefault="00C576A4" w:rsidP="0094182C">
            <w:pPr>
              <w:autoSpaceDE w:val="0"/>
              <w:autoSpaceDN w:val="0"/>
              <w:adjustRightInd w:val="0"/>
              <w:jc w:val="center"/>
              <w:rPr>
                <w:rFonts w:ascii="宋体" w:hAnsi="宋体"/>
                <w:szCs w:val="21"/>
              </w:rPr>
            </w:pPr>
            <w:r w:rsidRPr="00495402">
              <w:rPr>
                <w:rFonts w:hint="eastAsia"/>
              </w:rPr>
              <w:t>可选</w:t>
            </w:r>
          </w:p>
        </w:tc>
        <w:tc>
          <w:tcPr>
            <w:tcW w:w="3395" w:type="dxa"/>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2088" w:type="dxa"/>
          </w:tcPr>
          <w:p w:rsidR="00C576A4" w:rsidRPr="00495402" w:rsidRDefault="00C576A4" w:rsidP="0094182C">
            <w:pPr>
              <w:autoSpaceDE w:val="0"/>
              <w:autoSpaceDN w:val="0"/>
              <w:adjustRightInd w:val="0"/>
            </w:pPr>
            <w:r w:rsidRPr="004D2C0D">
              <w:rPr>
                <w:rFonts w:cs="宋体" w:hint="eastAsia"/>
                <w:bCs/>
                <w:kern w:val="0"/>
              </w:rPr>
              <w:t>DE08.50.022.00</w:t>
            </w:r>
          </w:p>
        </w:tc>
        <w:tc>
          <w:tcPr>
            <w:tcW w:w="2088" w:type="dxa"/>
          </w:tcPr>
          <w:p w:rsidR="00C576A4" w:rsidRPr="00464D48" w:rsidRDefault="00C576A4" w:rsidP="0094182C">
            <w:pPr>
              <w:autoSpaceDE w:val="0"/>
              <w:autoSpaceDN w:val="0"/>
              <w:adjustRightInd w:val="0"/>
              <w:rPr>
                <w:rFonts w:ascii="宋体" w:hAnsi="宋体"/>
                <w:szCs w:val="21"/>
              </w:rPr>
            </w:pPr>
            <w:r w:rsidRPr="00495402">
              <w:rPr>
                <w:rFonts w:hint="eastAsia"/>
              </w:rPr>
              <w:t>药物名称</w:t>
            </w:r>
          </w:p>
        </w:tc>
        <w:tc>
          <w:tcPr>
            <w:tcW w:w="900" w:type="dxa"/>
          </w:tcPr>
          <w:p w:rsidR="00C576A4" w:rsidRPr="00464D48" w:rsidRDefault="00C576A4" w:rsidP="0094182C">
            <w:pPr>
              <w:autoSpaceDE w:val="0"/>
              <w:autoSpaceDN w:val="0"/>
              <w:adjustRightInd w:val="0"/>
              <w:ind w:leftChars="-20" w:left="63" w:hangingChars="50" w:hanging="105"/>
              <w:rPr>
                <w:rFonts w:ascii="宋体" w:hAnsi="宋体"/>
                <w:szCs w:val="21"/>
              </w:rPr>
            </w:pPr>
            <w:r w:rsidRPr="00495402">
              <w:rPr>
                <w:rFonts w:hint="eastAsia"/>
              </w:rPr>
              <w:t>YWMC</w:t>
            </w:r>
          </w:p>
        </w:tc>
        <w:tc>
          <w:tcPr>
            <w:tcW w:w="948" w:type="dxa"/>
          </w:tcPr>
          <w:p w:rsidR="00C576A4" w:rsidRPr="00464D48" w:rsidRDefault="00C576A4" w:rsidP="0094182C">
            <w:pPr>
              <w:autoSpaceDE w:val="0"/>
              <w:autoSpaceDN w:val="0"/>
              <w:adjustRightInd w:val="0"/>
              <w:ind w:leftChars="-46" w:left="-97" w:rightChars="-45" w:right="-94"/>
              <w:rPr>
                <w:rFonts w:ascii="宋体" w:hAnsi="宋体"/>
                <w:szCs w:val="21"/>
              </w:rPr>
            </w:pPr>
            <w:r w:rsidRPr="00495402">
              <w:rPr>
                <w:rFonts w:hint="eastAsia"/>
              </w:rPr>
              <w:t>字符串</w:t>
            </w:r>
          </w:p>
        </w:tc>
        <w:tc>
          <w:tcPr>
            <w:tcW w:w="708" w:type="dxa"/>
          </w:tcPr>
          <w:p w:rsidR="00C576A4" w:rsidRPr="00464D48" w:rsidRDefault="00C576A4" w:rsidP="0094182C">
            <w:pPr>
              <w:autoSpaceDE w:val="0"/>
              <w:autoSpaceDN w:val="0"/>
              <w:adjustRightInd w:val="0"/>
              <w:rPr>
                <w:rFonts w:ascii="宋体" w:hAnsi="宋体"/>
                <w:szCs w:val="21"/>
              </w:rPr>
            </w:pPr>
            <w:r w:rsidRPr="00495402">
              <w:rPr>
                <w:rFonts w:hint="eastAsia"/>
              </w:rPr>
              <w:t>50</w:t>
            </w:r>
          </w:p>
        </w:tc>
        <w:tc>
          <w:tcPr>
            <w:tcW w:w="709" w:type="dxa"/>
          </w:tcPr>
          <w:p w:rsidR="00C576A4" w:rsidRPr="00464D48" w:rsidRDefault="00C576A4" w:rsidP="0094182C">
            <w:pPr>
              <w:autoSpaceDE w:val="0"/>
              <w:autoSpaceDN w:val="0"/>
              <w:adjustRightInd w:val="0"/>
              <w:jc w:val="center"/>
              <w:rPr>
                <w:rFonts w:ascii="宋体" w:hAnsi="宋体"/>
                <w:szCs w:val="21"/>
              </w:rPr>
            </w:pPr>
            <w:r w:rsidRPr="00495402">
              <w:rPr>
                <w:rFonts w:hint="eastAsia"/>
              </w:rPr>
              <w:t>必填</w:t>
            </w:r>
          </w:p>
        </w:tc>
        <w:tc>
          <w:tcPr>
            <w:tcW w:w="3395" w:type="dxa"/>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2088" w:type="dxa"/>
          </w:tcPr>
          <w:p w:rsidR="00C576A4" w:rsidRPr="00495402" w:rsidRDefault="00C576A4" w:rsidP="0094182C">
            <w:pPr>
              <w:autoSpaceDE w:val="0"/>
              <w:autoSpaceDN w:val="0"/>
              <w:adjustRightInd w:val="0"/>
            </w:pPr>
            <w:r w:rsidRPr="004D2C0D">
              <w:rPr>
                <w:rFonts w:cs="宋体" w:hint="eastAsia"/>
                <w:bCs/>
                <w:kern w:val="0"/>
              </w:rPr>
              <w:t>DE06.00.135.00</w:t>
            </w:r>
          </w:p>
        </w:tc>
        <w:tc>
          <w:tcPr>
            <w:tcW w:w="2088" w:type="dxa"/>
          </w:tcPr>
          <w:p w:rsidR="00C576A4" w:rsidRPr="00464D48" w:rsidRDefault="00C576A4" w:rsidP="0094182C">
            <w:pPr>
              <w:autoSpaceDE w:val="0"/>
              <w:autoSpaceDN w:val="0"/>
              <w:adjustRightInd w:val="0"/>
              <w:rPr>
                <w:rFonts w:ascii="宋体" w:hAnsi="宋体"/>
                <w:szCs w:val="21"/>
              </w:rPr>
            </w:pPr>
            <w:r w:rsidRPr="00495402">
              <w:rPr>
                <w:rFonts w:hint="eastAsia"/>
              </w:rPr>
              <w:t>药物使用总剂量</w:t>
            </w:r>
          </w:p>
        </w:tc>
        <w:tc>
          <w:tcPr>
            <w:tcW w:w="900" w:type="dxa"/>
          </w:tcPr>
          <w:p w:rsidR="00C576A4" w:rsidRPr="00464D48" w:rsidRDefault="00C576A4" w:rsidP="0094182C">
            <w:pPr>
              <w:autoSpaceDE w:val="0"/>
              <w:autoSpaceDN w:val="0"/>
              <w:adjustRightInd w:val="0"/>
              <w:ind w:leftChars="-20" w:left="63" w:hangingChars="50" w:hanging="105"/>
              <w:rPr>
                <w:rFonts w:ascii="宋体" w:hAnsi="宋体"/>
                <w:szCs w:val="21"/>
              </w:rPr>
            </w:pPr>
            <w:r w:rsidRPr="00495402">
              <w:rPr>
                <w:rFonts w:hint="eastAsia"/>
              </w:rPr>
              <w:t>YWSYZJL</w:t>
            </w:r>
          </w:p>
        </w:tc>
        <w:tc>
          <w:tcPr>
            <w:tcW w:w="948" w:type="dxa"/>
          </w:tcPr>
          <w:p w:rsidR="00C576A4" w:rsidRPr="00464D48" w:rsidRDefault="00C576A4" w:rsidP="0094182C">
            <w:pPr>
              <w:autoSpaceDE w:val="0"/>
              <w:autoSpaceDN w:val="0"/>
              <w:adjustRightInd w:val="0"/>
              <w:ind w:leftChars="-46" w:left="-97" w:rightChars="-45" w:right="-94"/>
              <w:rPr>
                <w:rFonts w:ascii="宋体" w:hAnsi="宋体"/>
                <w:szCs w:val="21"/>
              </w:rPr>
            </w:pPr>
            <w:r w:rsidRPr="00495402">
              <w:rPr>
                <w:rFonts w:hint="eastAsia"/>
              </w:rPr>
              <w:t>字符串</w:t>
            </w:r>
          </w:p>
        </w:tc>
        <w:tc>
          <w:tcPr>
            <w:tcW w:w="708" w:type="dxa"/>
          </w:tcPr>
          <w:p w:rsidR="00C576A4" w:rsidRPr="00464D48" w:rsidRDefault="00C576A4" w:rsidP="0094182C">
            <w:pPr>
              <w:autoSpaceDE w:val="0"/>
              <w:autoSpaceDN w:val="0"/>
              <w:adjustRightInd w:val="0"/>
              <w:rPr>
                <w:rFonts w:ascii="宋体" w:hAnsi="宋体"/>
                <w:szCs w:val="21"/>
              </w:rPr>
            </w:pPr>
            <w:r w:rsidRPr="00495402">
              <w:rPr>
                <w:rFonts w:hint="eastAsia"/>
              </w:rPr>
              <w:t>12</w:t>
            </w:r>
          </w:p>
        </w:tc>
        <w:tc>
          <w:tcPr>
            <w:tcW w:w="709" w:type="dxa"/>
          </w:tcPr>
          <w:p w:rsidR="00C576A4" w:rsidRPr="00464D48" w:rsidRDefault="00C576A4" w:rsidP="0094182C">
            <w:pPr>
              <w:autoSpaceDE w:val="0"/>
              <w:autoSpaceDN w:val="0"/>
              <w:adjustRightInd w:val="0"/>
              <w:jc w:val="center"/>
              <w:rPr>
                <w:rFonts w:ascii="宋体" w:hAnsi="宋体"/>
                <w:szCs w:val="21"/>
              </w:rPr>
            </w:pPr>
            <w:r w:rsidRPr="00495402">
              <w:rPr>
                <w:rFonts w:hint="eastAsia"/>
              </w:rPr>
              <w:t>必填</w:t>
            </w:r>
          </w:p>
        </w:tc>
        <w:tc>
          <w:tcPr>
            <w:tcW w:w="3395" w:type="dxa"/>
          </w:tcPr>
          <w:p w:rsidR="00C576A4" w:rsidRPr="00464D48" w:rsidRDefault="00C576A4" w:rsidP="0094182C">
            <w:pPr>
              <w:autoSpaceDE w:val="0"/>
              <w:autoSpaceDN w:val="0"/>
              <w:adjustRightInd w:val="0"/>
              <w:rPr>
                <w:rFonts w:ascii="宋体" w:hAnsi="宋体"/>
                <w:szCs w:val="21"/>
              </w:rPr>
            </w:pPr>
          </w:p>
        </w:tc>
      </w:tr>
      <w:tr w:rsidR="00C576A4" w:rsidRPr="00573934" w:rsidTr="0094182C">
        <w:tc>
          <w:tcPr>
            <w:tcW w:w="2088" w:type="dxa"/>
          </w:tcPr>
          <w:p w:rsidR="00C576A4" w:rsidRPr="00495402" w:rsidRDefault="00C576A4" w:rsidP="0094182C">
            <w:pPr>
              <w:autoSpaceDE w:val="0"/>
              <w:autoSpaceDN w:val="0"/>
              <w:adjustRightInd w:val="0"/>
            </w:pPr>
            <w:r w:rsidRPr="004D2C0D">
              <w:rPr>
                <w:rFonts w:cs="宋体"/>
                <w:bCs/>
                <w:kern w:val="0"/>
              </w:rPr>
              <w:t>WDDE</w:t>
            </w:r>
            <w:r w:rsidRPr="004D2C0D">
              <w:rPr>
                <w:rFonts w:cs="宋体" w:hint="eastAsia"/>
                <w:bCs/>
                <w:kern w:val="0"/>
              </w:rPr>
              <w:t>9</w:t>
            </w:r>
            <w:r w:rsidRPr="004D2C0D">
              <w:rPr>
                <w:rFonts w:cs="宋体"/>
                <w:bCs/>
                <w:kern w:val="0"/>
              </w:rPr>
              <w:t>8.</w:t>
            </w:r>
            <w:r w:rsidRPr="004D2C0D">
              <w:rPr>
                <w:rFonts w:cs="宋体" w:hint="eastAsia"/>
                <w:bCs/>
                <w:kern w:val="0"/>
              </w:rPr>
              <w:t>0</w:t>
            </w:r>
            <w:r w:rsidRPr="004D2C0D">
              <w:rPr>
                <w:rFonts w:cs="宋体"/>
                <w:bCs/>
                <w:kern w:val="0"/>
              </w:rPr>
              <w:t>0.00</w:t>
            </w:r>
            <w:r w:rsidRPr="004D2C0D">
              <w:rPr>
                <w:rFonts w:cs="宋体" w:hint="eastAsia"/>
                <w:bCs/>
                <w:kern w:val="0"/>
              </w:rPr>
              <w:t>7</w:t>
            </w:r>
            <w:r w:rsidRPr="004D2C0D">
              <w:rPr>
                <w:rFonts w:cs="宋体"/>
                <w:bCs/>
                <w:kern w:val="0"/>
              </w:rPr>
              <w:t>.00</w:t>
            </w:r>
          </w:p>
        </w:tc>
        <w:tc>
          <w:tcPr>
            <w:tcW w:w="2088" w:type="dxa"/>
          </w:tcPr>
          <w:p w:rsidR="00C576A4" w:rsidRPr="00464D48" w:rsidRDefault="00C576A4" w:rsidP="0094182C">
            <w:pPr>
              <w:autoSpaceDE w:val="0"/>
              <w:autoSpaceDN w:val="0"/>
              <w:adjustRightInd w:val="0"/>
              <w:rPr>
                <w:rFonts w:ascii="宋体" w:hAnsi="宋体"/>
                <w:szCs w:val="21"/>
              </w:rPr>
            </w:pPr>
            <w:r w:rsidRPr="00495402">
              <w:rPr>
                <w:rFonts w:hint="eastAsia"/>
              </w:rPr>
              <w:t>药物使用总剂量单位</w:t>
            </w:r>
          </w:p>
        </w:tc>
        <w:tc>
          <w:tcPr>
            <w:tcW w:w="900" w:type="dxa"/>
          </w:tcPr>
          <w:p w:rsidR="00C576A4" w:rsidRPr="00464D48" w:rsidRDefault="00C576A4" w:rsidP="0094182C">
            <w:pPr>
              <w:autoSpaceDE w:val="0"/>
              <w:autoSpaceDN w:val="0"/>
              <w:adjustRightInd w:val="0"/>
              <w:ind w:leftChars="-20" w:left="63" w:hangingChars="50" w:hanging="105"/>
              <w:rPr>
                <w:rFonts w:ascii="宋体" w:hAnsi="宋体"/>
                <w:szCs w:val="21"/>
              </w:rPr>
            </w:pPr>
            <w:r w:rsidRPr="00495402">
              <w:rPr>
                <w:rFonts w:hint="eastAsia"/>
              </w:rPr>
              <w:t>YWSYZJLDW</w:t>
            </w:r>
          </w:p>
        </w:tc>
        <w:tc>
          <w:tcPr>
            <w:tcW w:w="948" w:type="dxa"/>
          </w:tcPr>
          <w:p w:rsidR="00C576A4" w:rsidRPr="00464D48" w:rsidRDefault="00C576A4" w:rsidP="0094182C">
            <w:pPr>
              <w:autoSpaceDE w:val="0"/>
              <w:autoSpaceDN w:val="0"/>
              <w:adjustRightInd w:val="0"/>
              <w:ind w:leftChars="-46" w:left="-97" w:rightChars="-45" w:right="-94"/>
              <w:rPr>
                <w:rFonts w:ascii="宋体" w:hAnsi="宋体"/>
                <w:szCs w:val="21"/>
              </w:rPr>
            </w:pPr>
            <w:r w:rsidRPr="00495402">
              <w:rPr>
                <w:rFonts w:hint="eastAsia"/>
              </w:rPr>
              <w:t>字符串</w:t>
            </w:r>
          </w:p>
        </w:tc>
        <w:tc>
          <w:tcPr>
            <w:tcW w:w="708" w:type="dxa"/>
          </w:tcPr>
          <w:p w:rsidR="00C576A4" w:rsidRPr="00464D48" w:rsidRDefault="00C576A4" w:rsidP="0094182C">
            <w:pPr>
              <w:autoSpaceDE w:val="0"/>
              <w:autoSpaceDN w:val="0"/>
              <w:adjustRightInd w:val="0"/>
              <w:rPr>
                <w:rFonts w:ascii="宋体" w:hAnsi="宋体"/>
                <w:szCs w:val="21"/>
              </w:rPr>
            </w:pPr>
            <w:r w:rsidRPr="00495402">
              <w:rPr>
                <w:rFonts w:hint="eastAsia"/>
              </w:rPr>
              <w:t>32</w:t>
            </w:r>
          </w:p>
        </w:tc>
        <w:tc>
          <w:tcPr>
            <w:tcW w:w="709" w:type="dxa"/>
          </w:tcPr>
          <w:p w:rsidR="00C576A4" w:rsidRPr="00464D48" w:rsidRDefault="00C576A4" w:rsidP="0094182C">
            <w:pPr>
              <w:autoSpaceDE w:val="0"/>
              <w:autoSpaceDN w:val="0"/>
              <w:adjustRightInd w:val="0"/>
              <w:jc w:val="center"/>
              <w:rPr>
                <w:rFonts w:ascii="宋体" w:hAnsi="宋体"/>
                <w:szCs w:val="21"/>
              </w:rPr>
            </w:pPr>
            <w:r w:rsidRPr="00495402">
              <w:rPr>
                <w:rFonts w:hint="eastAsia"/>
              </w:rPr>
              <w:t>必填</w:t>
            </w:r>
          </w:p>
        </w:tc>
        <w:tc>
          <w:tcPr>
            <w:tcW w:w="3395" w:type="dxa"/>
          </w:tcPr>
          <w:p w:rsidR="00C576A4" w:rsidRPr="00464D48" w:rsidRDefault="00C576A4" w:rsidP="0094182C">
            <w:pPr>
              <w:autoSpaceDE w:val="0"/>
              <w:autoSpaceDN w:val="0"/>
              <w:adjustRightInd w:val="0"/>
              <w:rPr>
                <w:rFonts w:ascii="宋体" w:hAnsi="宋体"/>
                <w:szCs w:val="21"/>
              </w:rPr>
            </w:pP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hint="eastAsia"/>
                <w:bCs/>
                <w:kern w:val="0"/>
              </w:rPr>
              <w:t>DE08.50.049.00</w:t>
            </w:r>
          </w:p>
        </w:tc>
        <w:tc>
          <w:tcPr>
            <w:tcW w:w="2088"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中药饮片处方</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hint="eastAsia"/>
                <w:kern w:val="0"/>
                <w:szCs w:val="21"/>
              </w:rPr>
              <w:t>ZYYPCF</w:t>
            </w:r>
          </w:p>
        </w:tc>
        <w:tc>
          <w:tcPr>
            <w:tcW w:w="948" w:type="dxa"/>
            <w:vAlign w:val="center"/>
          </w:tcPr>
          <w:p w:rsidR="00ED2E7D" w:rsidRPr="003E4911" w:rsidRDefault="00ED2E7D" w:rsidP="00123348">
            <w:pPr>
              <w:jc w:val="center"/>
              <w:rPr>
                <w:rFonts w:ascii="宋体" w:hAnsi="宋体"/>
                <w:szCs w:val="21"/>
              </w:rPr>
            </w:pPr>
            <w:r w:rsidRPr="003E4911">
              <w:rPr>
                <w:rFonts w:ascii="宋体" w:hAnsi="宋体" w:cs="宋体" w:hint="eastAsia"/>
                <w:color w:val="000000"/>
                <w:kern w:val="0"/>
                <w:szCs w:val="21"/>
              </w:rPr>
              <w:t>字符串</w:t>
            </w:r>
          </w:p>
        </w:tc>
        <w:tc>
          <w:tcPr>
            <w:tcW w:w="70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500</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hint="eastAsia"/>
                <w:bCs/>
                <w:kern w:val="0"/>
              </w:rPr>
              <w:t>DE08.50.050.00</w:t>
            </w:r>
          </w:p>
        </w:tc>
        <w:tc>
          <w:tcPr>
            <w:tcW w:w="2088"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中药饮片剂数(剂）</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hint="eastAsia"/>
                <w:kern w:val="0"/>
                <w:szCs w:val="21"/>
              </w:rPr>
              <w:t>ZYYPJSJ</w:t>
            </w:r>
          </w:p>
        </w:tc>
        <w:tc>
          <w:tcPr>
            <w:tcW w:w="94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2</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hint="eastAsia"/>
                <w:bCs/>
                <w:kern w:val="0"/>
              </w:rPr>
              <w:t>DE08.50.047.00</w:t>
            </w:r>
          </w:p>
        </w:tc>
        <w:tc>
          <w:tcPr>
            <w:tcW w:w="2088"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中药饮片煎煮法</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hint="eastAsia"/>
                <w:kern w:val="0"/>
                <w:szCs w:val="21"/>
              </w:rPr>
              <w:t>ZYYPJZF</w:t>
            </w:r>
          </w:p>
        </w:tc>
        <w:tc>
          <w:tcPr>
            <w:tcW w:w="948" w:type="dxa"/>
            <w:vAlign w:val="center"/>
          </w:tcPr>
          <w:p w:rsidR="00ED2E7D" w:rsidRPr="003E4911" w:rsidRDefault="00ED2E7D" w:rsidP="00123348">
            <w:pPr>
              <w:jc w:val="center"/>
              <w:rPr>
                <w:rFonts w:ascii="宋体" w:hAnsi="宋体"/>
                <w:szCs w:val="21"/>
              </w:rPr>
            </w:pPr>
            <w:r w:rsidRPr="003E4911">
              <w:rPr>
                <w:rFonts w:ascii="宋体" w:hAnsi="宋体" w:cs="宋体" w:hint="eastAsia"/>
                <w:color w:val="000000"/>
                <w:kern w:val="0"/>
                <w:szCs w:val="21"/>
              </w:rPr>
              <w:t>字符串</w:t>
            </w:r>
          </w:p>
        </w:tc>
        <w:tc>
          <w:tcPr>
            <w:tcW w:w="70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hint="eastAsia"/>
                <w:bCs/>
                <w:kern w:val="0"/>
              </w:rPr>
              <w:t>DE06.00.136.00</w:t>
            </w:r>
          </w:p>
        </w:tc>
        <w:tc>
          <w:tcPr>
            <w:tcW w:w="2088"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中药用药方法</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hint="eastAsia"/>
                <w:kern w:val="0"/>
                <w:szCs w:val="21"/>
              </w:rPr>
              <w:t>ZYYYFF</w:t>
            </w:r>
          </w:p>
        </w:tc>
        <w:tc>
          <w:tcPr>
            <w:tcW w:w="948" w:type="dxa"/>
            <w:vAlign w:val="center"/>
          </w:tcPr>
          <w:p w:rsidR="00ED2E7D" w:rsidRPr="003E4911" w:rsidRDefault="00ED2E7D" w:rsidP="00123348">
            <w:pPr>
              <w:jc w:val="center"/>
              <w:rPr>
                <w:rFonts w:ascii="宋体" w:hAnsi="宋体"/>
                <w:szCs w:val="21"/>
              </w:rPr>
            </w:pPr>
            <w:r w:rsidRPr="003E4911">
              <w:rPr>
                <w:rFonts w:ascii="宋体" w:hAnsi="宋体" w:cs="宋体" w:hint="eastAsia"/>
                <w:color w:val="000000"/>
                <w:kern w:val="0"/>
                <w:szCs w:val="21"/>
              </w:rPr>
              <w:t>字符串</w:t>
            </w:r>
          </w:p>
        </w:tc>
        <w:tc>
          <w:tcPr>
            <w:tcW w:w="70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bCs/>
                <w:kern w:val="0"/>
              </w:rPr>
              <w:t>DE06.00.164.00</w:t>
            </w:r>
          </w:p>
        </w:tc>
        <w:tc>
          <w:tcPr>
            <w:tcW w:w="2088"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kern w:val="0"/>
                <w:szCs w:val="21"/>
              </w:rPr>
              <w:t>中药使用类别代码</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kern w:val="0"/>
                <w:szCs w:val="21"/>
              </w:rPr>
              <w:t>ZYSYLBDM</w:t>
            </w:r>
          </w:p>
        </w:tc>
        <w:tc>
          <w:tcPr>
            <w:tcW w:w="948" w:type="dxa"/>
            <w:vAlign w:val="center"/>
          </w:tcPr>
          <w:p w:rsidR="00ED2E7D" w:rsidRPr="003E4911" w:rsidRDefault="00ED2E7D" w:rsidP="00123348">
            <w:pPr>
              <w:widowControl/>
              <w:jc w:val="center"/>
              <w:rPr>
                <w:rFonts w:ascii="宋体" w:hAnsi="宋体" w:cs="宋体"/>
                <w:kern w:val="0"/>
                <w:szCs w:val="21"/>
              </w:rPr>
            </w:pPr>
            <w:r w:rsidRPr="003E4911">
              <w:rPr>
                <w:rFonts w:ascii="宋体" w:hAnsi="宋体" w:cs="宋体" w:hint="eastAsia"/>
                <w:kern w:val="0"/>
                <w:szCs w:val="21"/>
              </w:rPr>
              <w:t>字符</w:t>
            </w:r>
          </w:p>
        </w:tc>
        <w:tc>
          <w:tcPr>
            <w:tcW w:w="708" w:type="dxa"/>
            <w:vAlign w:val="center"/>
          </w:tcPr>
          <w:p w:rsidR="00ED2E7D" w:rsidRPr="003E4911" w:rsidRDefault="00ED2E7D" w:rsidP="00123348">
            <w:pPr>
              <w:widowControl/>
              <w:jc w:val="center"/>
              <w:rPr>
                <w:rFonts w:ascii="宋体" w:hAnsi="宋体" w:cs="宋体"/>
                <w:kern w:val="0"/>
                <w:szCs w:val="21"/>
              </w:rPr>
            </w:pPr>
            <w:r w:rsidRPr="003E4911">
              <w:rPr>
                <w:rFonts w:ascii="宋体" w:hAnsi="宋体" w:cs="宋体" w:hint="eastAsia"/>
                <w:kern w:val="0"/>
                <w:szCs w:val="21"/>
              </w:rPr>
              <w:t>1</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2545B" w:rsidP="00123348">
            <w:pPr>
              <w:widowControl/>
              <w:jc w:val="left"/>
              <w:rPr>
                <w:rFonts w:ascii="宋体" w:hAnsi="宋体" w:cs="宋体"/>
                <w:kern w:val="0"/>
                <w:szCs w:val="21"/>
              </w:rPr>
            </w:pPr>
            <w:r>
              <w:rPr>
                <w:rFonts w:ascii="宋体" w:hAnsi="宋体" w:cs="宋体" w:hint="eastAsia"/>
                <w:kern w:val="0"/>
                <w:szCs w:val="21"/>
              </w:rPr>
              <w:t>见说明（6）</w:t>
            </w:r>
            <w:r w:rsidR="00ED2E7D" w:rsidRPr="003E4911">
              <w:rPr>
                <w:rFonts w:ascii="宋体" w:hAnsi="宋体" w:cs="宋体"/>
                <w:kern w:val="0"/>
                <w:szCs w:val="21"/>
              </w:rPr>
              <w:t>CV06.00.101中药使用类别代码表</w:t>
            </w:r>
            <w:r w:rsidR="00ED2E7D" w:rsidRPr="003E4911">
              <w:rPr>
                <w:rFonts w:ascii="宋体" w:hAnsi="宋体" w:cs="宋体" w:hint="eastAsia"/>
                <w:kern w:val="0"/>
                <w:szCs w:val="21"/>
              </w:rPr>
              <w:t>（来自治疗记录、出入量记录）</w:t>
            </w:r>
          </w:p>
        </w:tc>
      </w:tr>
      <w:tr w:rsidR="00ED2E7D" w:rsidRPr="00573934" w:rsidTr="00123348">
        <w:tc>
          <w:tcPr>
            <w:tcW w:w="2088" w:type="dxa"/>
            <w:vAlign w:val="center"/>
          </w:tcPr>
          <w:p w:rsidR="00ED2E7D" w:rsidRPr="004D2C0D" w:rsidRDefault="00ED2E7D" w:rsidP="00123348">
            <w:pPr>
              <w:widowControl/>
              <w:jc w:val="center"/>
              <w:rPr>
                <w:rFonts w:cs="宋体"/>
                <w:bCs/>
                <w:kern w:val="0"/>
              </w:rPr>
            </w:pPr>
            <w:r w:rsidRPr="004D2C0D">
              <w:rPr>
                <w:rFonts w:cs="宋体" w:hint="eastAsia"/>
                <w:bCs/>
                <w:kern w:val="0"/>
              </w:rPr>
              <w:t>DE06.00.300.00</w:t>
            </w:r>
          </w:p>
        </w:tc>
        <w:tc>
          <w:tcPr>
            <w:tcW w:w="2088"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治则治法</w:t>
            </w:r>
          </w:p>
        </w:tc>
        <w:tc>
          <w:tcPr>
            <w:tcW w:w="900" w:type="dxa"/>
            <w:vAlign w:val="center"/>
          </w:tcPr>
          <w:p w:rsidR="00ED2E7D" w:rsidRPr="003E4911" w:rsidRDefault="00ED2E7D" w:rsidP="00123348">
            <w:pPr>
              <w:widowControl/>
              <w:jc w:val="left"/>
              <w:rPr>
                <w:rFonts w:ascii="宋体" w:hAnsi="宋体" w:cs="宋体"/>
                <w:kern w:val="0"/>
                <w:szCs w:val="21"/>
              </w:rPr>
            </w:pPr>
            <w:r w:rsidRPr="003E4911">
              <w:rPr>
                <w:rFonts w:ascii="宋体" w:hAnsi="宋体" w:cs="宋体" w:hint="eastAsia"/>
                <w:kern w:val="0"/>
                <w:szCs w:val="21"/>
              </w:rPr>
              <w:t>ZZZF</w:t>
            </w:r>
          </w:p>
        </w:tc>
        <w:tc>
          <w:tcPr>
            <w:tcW w:w="948" w:type="dxa"/>
            <w:vAlign w:val="center"/>
          </w:tcPr>
          <w:p w:rsidR="00ED2E7D" w:rsidRPr="003E4911" w:rsidRDefault="00ED2E7D" w:rsidP="00123348">
            <w:pPr>
              <w:jc w:val="center"/>
              <w:rPr>
                <w:rFonts w:ascii="宋体" w:hAnsi="宋体"/>
                <w:szCs w:val="21"/>
              </w:rPr>
            </w:pPr>
            <w:r w:rsidRPr="003E4911">
              <w:rPr>
                <w:rFonts w:ascii="宋体" w:hAnsi="宋体" w:cs="宋体" w:hint="eastAsia"/>
                <w:color w:val="000000"/>
                <w:kern w:val="0"/>
                <w:szCs w:val="21"/>
              </w:rPr>
              <w:t>字符串</w:t>
            </w:r>
          </w:p>
        </w:tc>
        <w:tc>
          <w:tcPr>
            <w:tcW w:w="708" w:type="dxa"/>
            <w:vAlign w:val="center"/>
          </w:tcPr>
          <w:p w:rsidR="00ED2E7D" w:rsidRPr="003E4911" w:rsidRDefault="00ED2E7D" w:rsidP="00123348">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09" w:type="dxa"/>
            <w:vAlign w:val="center"/>
          </w:tcPr>
          <w:p w:rsidR="00ED2E7D" w:rsidRDefault="00ED2E7D" w:rsidP="00123348">
            <w:r w:rsidRPr="00C6774D">
              <w:rPr>
                <w:rFonts w:ascii="宋体" w:hAnsi="宋体" w:cs="宋体" w:hint="eastAsia"/>
                <w:color w:val="000000"/>
                <w:kern w:val="0"/>
                <w:szCs w:val="21"/>
              </w:rPr>
              <w:t>可选</w:t>
            </w:r>
          </w:p>
        </w:tc>
        <w:tc>
          <w:tcPr>
            <w:tcW w:w="3395" w:type="dxa"/>
            <w:vAlign w:val="center"/>
          </w:tcPr>
          <w:p w:rsidR="00ED2E7D" w:rsidRPr="003E4911" w:rsidRDefault="00ED2E7D" w:rsidP="00123348">
            <w:pPr>
              <w:widowControl/>
              <w:jc w:val="left"/>
              <w:rPr>
                <w:rFonts w:ascii="宋体" w:hAnsi="宋体" w:cs="宋体"/>
                <w:color w:val="000000"/>
                <w:kern w:val="0"/>
                <w:szCs w:val="21"/>
              </w:rPr>
            </w:pPr>
            <w:r w:rsidRPr="003E4911">
              <w:rPr>
                <w:rFonts w:ascii="宋体" w:hAnsi="宋体" w:cs="宋体" w:hint="eastAsia"/>
                <w:color w:val="000000"/>
                <w:kern w:val="0"/>
                <w:szCs w:val="21"/>
              </w:rPr>
              <w:t>GB/T 16751.3 1997</w:t>
            </w:r>
          </w:p>
        </w:tc>
      </w:tr>
    </w:tbl>
    <w:p w:rsidR="00C576A4" w:rsidRDefault="00C576A4" w:rsidP="00093F99">
      <w:pPr>
        <w:spacing w:beforeLines="50" w:line="360" w:lineRule="auto"/>
        <w:rPr>
          <w:rFonts w:ascii="宋体" w:hAnsi="宋体"/>
          <w:sz w:val="24"/>
          <w:szCs w:val="24"/>
        </w:rPr>
      </w:pPr>
      <w:r w:rsidRPr="00573934">
        <w:rPr>
          <w:rFonts w:ascii="宋体" w:hAnsi="宋体" w:hint="eastAsia"/>
          <w:b/>
          <w:sz w:val="24"/>
          <w:szCs w:val="24"/>
        </w:rPr>
        <w:t>门诊处方明细表说明：</w:t>
      </w:r>
    </w:p>
    <w:p w:rsidR="00C576A4" w:rsidRPr="00573934" w:rsidRDefault="00C576A4" w:rsidP="00631648">
      <w:pPr>
        <w:numPr>
          <w:ilvl w:val="0"/>
          <w:numId w:val="25"/>
        </w:numPr>
        <w:tabs>
          <w:tab w:val="clear" w:pos="900"/>
        </w:tabs>
        <w:spacing w:line="360" w:lineRule="auto"/>
        <w:ind w:hanging="900"/>
        <w:rPr>
          <w:rFonts w:ascii="宋体" w:hAnsi="宋体"/>
          <w:sz w:val="24"/>
          <w:szCs w:val="24"/>
        </w:rPr>
      </w:pPr>
      <w:r w:rsidRPr="00573934">
        <w:rPr>
          <w:rFonts w:ascii="宋体" w:hAnsi="宋体" w:hint="eastAsia"/>
          <w:sz w:val="24"/>
          <w:szCs w:val="24"/>
        </w:rPr>
        <w:lastRenderedPageBreak/>
        <w:t>卡类型的编码。同“挂号表”说明（7）。</w:t>
      </w:r>
    </w:p>
    <w:p w:rsidR="00C576A4" w:rsidRPr="00573934" w:rsidRDefault="00C576A4" w:rsidP="00631648">
      <w:pPr>
        <w:numPr>
          <w:ilvl w:val="0"/>
          <w:numId w:val="25"/>
        </w:numPr>
        <w:tabs>
          <w:tab w:val="clear" w:pos="900"/>
        </w:tabs>
        <w:spacing w:line="360" w:lineRule="auto"/>
        <w:ind w:hanging="900"/>
        <w:rPr>
          <w:rFonts w:ascii="宋体" w:hAnsi="宋体"/>
          <w:sz w:val="24"/>
          <w:szCs w:val="24"/>
        </w:rPr>
      </w:pPr>
      <w:r w:rsidRPr="00573934">
        <w:rPr>
          <w:rFonts w:ascii="宋体" w:hAnsi="宋体" w:hint="eastAsia"/>
          <w:sz w:val="24"/>
          <w:szCs w:val="24"/>
        </w:rPr>
        <w:t>项目编码/名称：若为收费项目，则填报《明细项目字典表》中的编码和名称；若为非收费项目，则填报医院自己定义的编码和名称。</w:t>
      </w:r>
    </w:p>
    <w:p w:rsidR="00C576A4" w:rsidRPr="00573934" w:rsidRDefault="00C576A4" w:rsidP="00631648">
      <w:pPr>
        <w:numPr>
          <w:ilvl w:val="0"/>
          <w:numId w:val="25"/>
        </w:numPr>
        <w:tabs>
          <w:tab w:val="clear" w:pos="900"/>
        </w:tabs>
        <w:spacing w:line="360" w:lineRule="auto"/>
        <w:ind w:hanging="900"/>
        <w:rPr>
          <w:rFonts w:ascii="宋体" w:hAnsi="宋体"/>
          <w:sz w:val="24"/>
          <w:szCs w:val="24"/>
        </w:rPr>
      </w:pPr>
      <w:r w:rsidRPr="00573934">
        <w:rPr>
          <w:rFonts w:ascii="宋体" w:hAnsi="宋体"/>
          <w:sz w:val="24"/>
          <w:szCs w:val="24"/>
        </w:rPr>
        <w:t>药物剂型代码</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648"/>
        <w:gridCol w:w="7380"/>
        <w:gridCol w:w="720"/>
      </w:tblGrid>
      <w:tr w:rsidR="00C576A4" w:rsidRPr="00573934" w:rsidTr="0094182C">
        <w:trPr>
          <w:cantSplit/>
        </w:trPr>
        <w:tc>
          <w:tcPr>
            <w:tcW w:w="648" w:type="dxa"/>
            <w:tcBorders>
              <w:top w:val="single" w:sz="12" w:space="0" w:color="auto"/>
              <w:bottom w:val="single" w:sz="12" w:space="0" w:color="auto"/>
              <w:right w:val="single" w:sz="12" w:space="0" w:color="auto"/>
            </w:tcBorders>
            <w:shd w:val="clear" w:color="auto" w:fill="F2F2F2"/>
            <w:vAlign w:val="center"/>
          </w:tcPr>
          <w:p w:rsidR="00C576A4" w:rsidRPr="00573934" w:rsidRDefault="00C576A4" w:rsidP="0094182C">
            <w:pPr>
              <w:jc w:val="center"/>
              <w:rPr>
                <w:rFonts w:ascii="宋体" w:hAnsi="宋体"/>
                <w:b/>
                <w:szCs w:val="21"/>
              </w:rPr>
            </w:pPr>
            <w:r w:rsidRPr="00573934">
              <w:rPr>
                <w:rFonts w:ascii="宋体" w:hAnsi="宋体" w:hint="eastAsia"/>
                <w:b/>
                <w:szCs w:val="21"/>
              </w:rPr>
              <w:t>值</w:t>
            </w:r>
          </w:p>
        </w:tc>
        <w:tc>
          <w:tcPr>
            <w:tcW w:w="7380" w:type="dxa"/>
            <w:tcBorders>
              <w:top w:val="single" w:sz="12" w:space="0" w:color="auto"/>
              <w:left w:val="single" w:sz="12" w:space="0" w:color="auto"/>
              <w:bottom w:val="single" w:sz="12" w:space="0" w:color="auto"/>
              <w:right w:val="single" w:sz="12" w:space="0" w:color="auto"/>
            </w:tcBorders>
            <w:shd w:val="clear" w:color="auto" w:fill="F2F2F2"/>
            <w:vAlign w:val="center"/>
          </w:tcPr>
          <w:p w:rsidR="00C576A4" w:rsidRPr="00573934" w:rsidRDefault="00C576A4" w:rsidP="0094182C">
            <w:pPr>
              <w:jc w:val="center"/>
              <w:rPr>
                <w:rFonts w:ascii="宋体" w:hAnsi="宋体"/>
                <w:b/>
                <w:szCs w:val="21"/>
              </w:rPr>
            </w:pPr>
            <w:r w:rsidRPr="00573934">
              <w:rPr>
                <w:rFonts w:ascii="宋体" w:hAnsi="宋体" w:hint="eastAsia"/>
                <w:b/>
                <w:szCs w:val="21"/>
              </w:rPr>
              <w:t>值含义</w:t>
            </w:r>
          </w:p>
        </w:tc>
        <w:tc>
          <w:tcPr>
            <w:tcW w:w="720" w:type="dxa"/>
            <w:tcBorders>
              <w:top w:val="single" w:sz="12" w:space="0" w:color="auto"/>
              <w:left w:val="single" w:sz="12" w:space="0" w:color="auto"/>
              <w:bottom w:val="single" w:sz="12" w:space="0" w:color="auto"/>
            </w:tcBorders>
            <w:shd w:val="clear" w:color="auto" w:fill="F2F2F2"/>
            <w:vAlign w:val="center"/>
          </w:tcPr>
          <w:p w:rsidR="00C576A4" w:rsidRPr="00573934" w:rsidRDefault="00C576A4" w:rsidP="0094182C">
            <w:pPr>
              <w:jc w:val="center"/>
              <w:rPr>
                <w:rFonts w:ascii="宋体" w:hAnsi="宋体"/>
                <w:b/>
                <w:szCs w:val="21"/>
              </w:rPr>
            </w:pPr>
            <w:r w:rsidRPr="00573934">
              <w:rPr>
                <w:rFonts w:ascii="宋体" w:hAnsi="宋体" w:hint="eastAsia"/>
                <w:b/>
                <w:szCs w:val="21"/>
              </w:rPr>
              <w:t>说明</w:t>
            </w:r>
          </w:p>
        </w:tc>
      </w:tr>
      <w:tr w:rsidR="00C576A4" w:rsidRPr="00573934" w:rsidTr="0094182C">
        <w:trPr>
          <w:cantSplit/>
        </w:trPr>
        <w:tc>
          <w:tcPr>
            <w:tcW w:w="648" w:type="dxa"/>
            <w:tcBorders>
              <w:top w:val="single" w:sz="12" w:space="0" w:color="auto"/>
            </w:tcBorders>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00</w:t>
            </w:r>
          </w:p>
        </w:tc>
        <w:tc>
          <w:tcPr>
            <w:tcW w:w="7380" w:type="dxa"/>
            <w:tcBorders>
              <w:top w:val="single" w:sz="12" w:space="0" w:color="auto"/>
            </w:tcBorders>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原料</w:t>
            </w:r>
          </w:p>
        </w:tc>
        <w:tc>
          <w:tcPr>
            <w:tcW w:w="720" w:type="dxa"/>
            <w:tcBorders>
              <w:top w:val="single" w:sz="12" w:space="0" w:color="auto"/>
            </w:tcBorders>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片剂(素片,压制片),浸膏片,非包衣片，半浸膏片，全粉片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糖衣片,包衣片,薄膜衣片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咀嚼片,糖片,异型片,糖胶片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肠溶片(肠衣片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调释片,缓释片,控释片,长效片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泡腾片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舌下片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含片,嗽口片(含嗽片),喉症片(喉片),口腔贴片,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09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外用片,外用膜,坐药片,环型片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阴道片,外用阴道膜,阴道用药,阴道栓片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水溶片,眼药水片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分散片(适应片)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纸片(纸型片),膜片(薄膜片)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丸剂,药丸,眼丸,耳丸,糖丸,糖衣丸,浓缩丸,调释丸,水丸，蜜丸，水蜜丸，糊丸，蜡丸、浓缩丸</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粉针剂(冻干粉针剂),冻干粉</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注射液(水针剂),油针剂,混悬针剂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注射溶媒(在16有冲突时,可代油针剂,混悬针剂)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输液剂,血浆代用品</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胶囊剂,硬胶囊</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软胶囊,滴丸,胶丸</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肠溶胶囊,肠溶胶丸</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调释胶囊,控释胶囊,缓释胶囊</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溶液剂,含漱液,内服混悬液</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合剂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乳剂,乳胶</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凝胶剂,胶剂(胶体),胶冻,胶体微粒</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胶浆剂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芳香水剂(露剂)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糖浆剂(蜜浆剂)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口服液</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浸膏剂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流浸膏剂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lastRenderedPageBreak/>
              <w:t>34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酊剂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醑剂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洗剂,阴道冲洗剂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搽剂(涂剂,擦剂),外用混悬液剂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油剂,甘油剂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棉胶剂(火棉胶剂)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涂膜剂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涂布剂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滴眼剂,洗眼剂,粉剂眼花缭乱药</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滴鼻剂,洗鼻剂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滴耳剂,洗耳剂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口腔药剂,口腔用药,牙科用药</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灌肠剂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软膏剂(油膏剂,水膏剂)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霜剂(乳膏剂)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糊剂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硬膏剂,橡皮膏</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眼膏剂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散剂(内服散剂,外用散剂,粉剂,撒布粉</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颗粒剂(冲剂),晶剂(结晶,晶体),干糖浆</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泡腾颗粒剂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调释颗粒剂,缓释颗粒剂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气雾剂,水雾剂,(加抛射剂)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喷雾剂,(不加抛射剂)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混悬雾剂,(水,气,粉三相)</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吸入药剂(鼻吸式),粉雾剂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膜剂(口腔膜)</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海绵剂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栓剂,痔疮栓,耳栓</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植入栓</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透皮剂,贴剂(贴膏,贴膜),贴片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控释透皮剂,控释贴片,控释口颊片</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67</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划痕剂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68</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珠链(泥珠链)</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锭剂,糖锭</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微囊胶囊(微丸胶囊)</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71</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干混悬剂(干悬乳剂\口服乳干粉)</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72</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吸放剂(气体)</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73</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煎膏剂（膏滋）</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74</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酒剂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75</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搽剂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lastRenderedPageBreak/>
              <w:t>76</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胶剂</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90</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试剂盒(诊断用试剂),药盒</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r w:rsidR="00C576A4" w:rsidRPr="00573934" w:rsidTr="0094182C">
        <w:trPr>
          <w:cantSplit/>
        </w:trPr>
        <w:tc>
          <w:tcPr>
            <w:tcW w:w="648" w:type="dxa"/>
            <w:vAlign w:val="center"/>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99</w:t>
            </w:r>
          </w:p>
        </w:tc>
        <w:tc>
          <w:tcPr>
            <w:tcW w:w="7380" w:type="dxa"/>
            <w:vAlign w:val="center"/>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其它剂型(空心胶囊,绷带,纱布,胶布</w:t>
            </w:r>
          </w:p>
        </w:tc>
        <w:tc>
          <w:tcPr>
            <w:tcW w:w="720" w:type="dxa"/>
          </w:tcPr>
          <w:p w:rsidR="00C576A4" w:rsidRPr="00573934" w:rsidRDefault="00C576A4" w:rsidP="0094182C">
            <w:pPr>
              <w:autoSpaceDE w:val="0"/>
              <w:autoSpaceDN w:val="0"/>
              <w:adjustRightInd w:val="0"/>
              <w:spacing w:line="240" w:lineRule="atLeast"/>
              <w:rPr>
                <w:rFonts w:ascii="宋体" w:hAnsi="宋体"/>
                <w:szCs w:val="21"/>
              </w:rPr>
            </w:pPr>
          </w:p>
        </w:tc>
      </w:tr>
    </w:tbl>
    <w:p w:rsidR="00C576A4" w:rsidRPr="00573934" w:rsidRDefault="00C576A4" w:rsidP="00C576A4">
      <w:pPr>
        <w:spacing w:line="360" w:lineRule="auto"/>
        <w:ind w:firstLine="420"/>
        <w:rPr>
          <w:rFonts w:ascii="宋体" w:hAnsi="宋体"/>
        </w:rPr>
      </w:pPr>
    </w:p>
    <w:p w:rsidR="00C576A4" w:rsidRPr="00573934" w:rsidRDefault="00C576A4" w:rsidP="00631648">
      <w:pPr>
        <w:numPr>
          <w:ilvl w:val="0"/>
          <w:numId w:val="25"/>
        </w:numPr>
        <w:tabs>
          <w:tab w:val="clear" w:pos="900"/>
        </w:tabs>
        <w:spacing w:line="360" w:lineRule="auto"/>
        <w:ind w:hanging="900"/>
        <w:rPr>
          <w:rFonts w:ascii="宋体" w:hAnsi="宋体"/>
          <w:sz w:val="24"/>
          <w:szCs w:val="24"/>
        </w:rPr>
      </w:pPr>
      <w:r w:rsidRPr="00573934">
        <w:rPr>
          <w:rFonts w:ascii="宋体" w:hAnsi="宋体" w:hint="eastAsia"/>
          <w:sz w:val="24"/>
          <w:szCs w:val="24"/>
        </w:rPr>
        <w:t>用药频度是指一个时间段内使用药物的次数。如：“一日三次”。</w:t>
      </w:r>
    </w:p>
    <w:p w:rsidR="00C576A4" w:rsidRPr="00573934" w:rsidRDefault="00C576A4" w:rsidP="00631648">
      <w:pPr>
        <w:numPr>
          <w:ilvl w:val="0"/>
          <w:numId w:val="25"/>
        </w:numPr>
        <w:tabs>
          <w:tab w:val="clear" w:pos="900"/>
        </w:tabs>
        <w:spacing w:line="360" w:lineRule="auto"/>
        <w:ind w:hanging="900"/>
        <w:rPr>
          <w:rFonts w:ascii="宋体" w:hAnsi="宋体"/>
          <w:sz w:val="24"/>
          <w:szCs w:val="24"/>
        </w:rPr>
      </w:pPr>
      <w:r w:rsidRPr="00573934">
        <w:rPr>
          <w:rFonts w:ascii="宋体" w:hAnsi="宋体"/>
          <w:sz w:val="24"/>
          <w:szCs w:val="24"/>
        </w:rPr>
        <w:t>用药途径代码</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93"/>
        <w:gridCol w:w="2880"/>
        <w:gridCol w:w="4341"/>
      </w:tblGrid>
      <w:tr w:rsidR="00C576A4" w:rsidRPr="00573934" w:rsidTr="0094182C">
        <w:tc>
          <w:tcPr>
            <w:tcW w:w="1193"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值</w:t>
            </w:r>
          </w:p>
        </w:tc>
        <w:tc>
          <w:tcPr>
            <w:tcW w:w="2880"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值含义</w:t>
            </w:r>
          </w:p>
        </w:tc>
        <w:tc>
          <w:tcPr>
            <w:tcW w:w="4341"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说明</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口服</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经口吞服药物</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直肠给药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将药物经肛门塞入或注入直肠</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舌下给药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将药物置于舌下/颊部的给药方法</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注射给药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将药物经过表皮注入体内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皮下注射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将药物注射于皮下组织</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皮内注射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将药物注射于皮内组织</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肌肉注射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将药物注射于肌肉组织内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静脉注射或静脉滴注</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将药物注入静脉血管内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吸入给药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将药物呈雾状物而由呼吸道吸入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局部用药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主要发挥局部作用的给药方法</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椎管内给药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将药物注入椎管内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关节腔内给药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将药物注入关节腔内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胸膜腔给药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将药物注入胸膜腔内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腹腔给药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将药物注入腹腔内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605</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阴道用药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将药物置于阴道中</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606</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滴眼</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将药物经眼滴入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607</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滴鼻</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将药物经鼻滴入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608</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喷喉</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将药物喷于喉部粘膜表面</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含化</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将药物置于口腔内含化</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610</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敷伤口</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将药物直接敷于伤口表面</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611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擦皮肤</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用药物擦拭皮肤</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6XX</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局部用药扩充内容</w:t>
            </w:r>
          </w:p>
        </w:tc>
        <w:tc>
          <w:tcPr>
            <w:tcW w:w="4341" w:type="dxa"/>
          </w:tcPr>
          <w:p w:rsidR="00C576A4" w:rsidRPr="00573934" w:rsidRDefault="00C576A4" w:rsidP="0094182C">
            <w:pPr>
              <w:autoSpaceDE w:val="0"/>
              <w:autoSpaceDN w:val="0"/>
              <w:adjustRightInd w:val="0"/>
              <w:rPr>
                <w:rFonts w:ascii="宋体" w:hAnsi="宋体"/>
                <w:szCs w:val="21"/>
              </w:rPr>
            </w:pP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699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其他局部给药途径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其他局部用药途径</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其他给药途径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增补的用药途径内容</w:t>
            </w:r>
          </w:p>
        </w:tc>
      </w:tr>
    </w:tbl>
    <w:p w:rsidR="00C576A4" w:rsidRPr="00573934" w:rsidRDefault="00C576A4" w:rsidP="00C576A4">
      <w:pPr>
        <w:spacing w:line="360" w:lineRule="auto"/>
        <w:rPr>
          <w:rFonts w:ascii="宋体" w:hAnsi="宋体"/>
        </w:rPr>
      </w:pPr>
    </w:p>
    <w:p w:rsidR="00C576A4" w:rsidRDefault="00C576A4" w:rsidP="00C576A4">
      <w:pPr>
        <w:spacing w:line="360" w:lineRule="auto"/>
        <w:ind w:left="425" w:hangingChars="177" w:hanging="425"/>
        <w:rPr>
          <w:rFonts w:ascii="宋体" w:hAnsi="宋体"/>
          <w:sz w:val="24"/>
          <w:szCs w:val="24"/>
        </w:rPr>
      </w:pPr>
      <w:r w:rsidRPr="00573934">
        <w:rPr>
          <w:rFonts w:ascii="宋体" w:hAnsi="宋体" w:hint="eastAsia"/>
          <w:sz w:val="24"/>
          <w:szCs w:val="24"/>
        </w:rPr>
        <w:t>注: 若为药品</w:t>
      </w:r>
      <w:r w:rsidRPr="00573934">
        <w:rPr>
          <w:rFonts w:ascii="宋体" w:hAnsi="宋体"/>
          <w:sz w:val="24"/>
          <w:szCs w:val="24"/>
        </w:rPr>
        <w:t>，则</w:t>
      </w:r>
      <w:r w:rsidRPr="00573934">
        <w:rPr>
          <w:rFonts w:ascii="宋体" w:hAnsi="宋体" w:hint="eastAsia"/>
          <w:sz w:val="24"/>
          <w:szCs w:val="24"/>
        </w:rPr>
        <w:t>“</w:t>
      </w:r>
      <w:r w:rsidRPr="00573934">
        <w:rPr>
          <w:rFonts w:ascii="宋体" w:hAnsi="宋体"/>
          <w:sz w:val="24"/>
          <w:szCs w:val="24"/>
        </w:rPr>
        <w:t>药品规格</w:t>
      </w:r>
      <w:r w:rsidRPr="00573934">
        <w:rPr>
          <w:rFonts w:ascii="宋体" w:hAnsi="宋体" w:hint="eastAsia"/>
          <w:sz w:val="24"/>
          <w:szCs w:val="24"/>
        </w:rPr>
        <w:t>”</w:t>
      </w:r>
      <w:r w:rsidRPr="00573934">
        <w:rPr>
          <w:rFonts w:ascii="宋体" w:hAnsi="宋体"/>
          <w:sz w:val="24"/>
          <w:szCs w:val="24"/>
        </w:rPr>
        <w:t>和</w:t>
      </w:r>
      <w:r w:rsidRPr="00573934">
        <w:rPr>
          <w:rFonts w:ascii="宋体" w:hAnsi="宋体" w:hint="eastAsia"/>
          <w:sz w:val="24"/>
          <w:szCs w:val="24"/>
        </w:rPr>
        <w:t>“</w:t>
      </w:r>
      <w:r w:rsidRPr="00573934">
        <w:rPr>
          <w:rFonts w:ascii="宋体" w:hAnsi="宋体"/>
          <w:sz w:val="24"/>
          <w:szCs w:val="24"/>
        </w:rPr>
        <w:t>药品用法</w:t>
      </w:r>
      <w:r w:rsidRPr="00573934">
        <w:rPr>
          <w:rFonts w:ascii="宋体" w:hAnsi="宋体" w:hint="eastAsia"/>
          <w:sz w:val="24"/>
          <w:szCs w:val="24"/>
        </w:rPr>
        <w:t>”</w:t>
      </w:r>
      <w:r w:rsidRPr="00573934">
        <w:rPr>
          <w:rFonts w:ascii="宋体" w:hAnsi="宋体"/>
          <w:sz w:val="24"/>
          <w:szCs w:val="24"/>
        </w:rPr>
        <w:t>字段必填</w:t>
      </w:r>
      <w:r w:rsidRPr="00573934">
        <w:rPr>
          <w:rFonts w:ascii="宋体" w:hAnsi="宋体" w:hint="eastAsia"/>
          <w:sz w:val="24"/>
          <w:szCs w:val="24"/>
        </w:rPr>
        <w:t>写</w:t>
      </w:r>
      <w:r w:rsidRPr="00573934">
        <w:rPr>
          <w:rFonts w:ascii="宋体" w:hAnsi="宋体"/>
          <w:sz w:val="24"/>
          <w:szCs w:val="24"/>
        </w:rPr>
        <w:t>，</w:t>
      </w:r>
      <w:r w:rsidRPr="00573934">
        <w:rPr>
          <w:rFonts w:ascii="宋体" w:hAnsi="宋体" w:hint="eastAsia"/>
          <w:sz w:val="24"/>
          <w:szCs w:val="24"/>
        </w:rPr>
        <w:t>若为</w:t>
      </w:r>
      <w:r w:rsidRPr="00573934">
        <w:rPr>
          <w:rFonts w:ascii="宋体" w:hAnsi="宋体"/>
          <w:sz w:val="24"/>
          <w:szCs w:val="24"/>
        </w:rPr>
        <w:t>非</w:t>
      </w:r>
      <w:r w:rsidRPr="00573934">
        <w:rPr>
          <w:rFonts w:ascii="宋体" w:hAnsi="宋体" w:hint="eastAsia"/>
          <w:sz w:val="24"/>
          <w:szCs w:val="24"/>
        </w:rPr>
        <w:t>药品</w:t>
      </w:r>
      <w:r w:rsidRPr="00573934">
        <w:rPr>
          <w:rFonts w:ascii="宋体" w:hAnsi="宋体"/>
          <w:sz w:val="24"/>
          <w:szCs w:val="24"/>
        </w:rPr>
        <w:t>，则</w:t>
      </w:r>
      <w:r w:rsidRPr="00573934">
        <w:rPr>
          <w:rFonts w:ascii="宋体" w:hAnsi="宋体" w:hint="eastAsia"/>
          <w:sz w:val="24"/>
          <w:szCs w:val="24"/>
        </w:rPr>
        <w:t>“</w:t>
      </w:r>
      <w:r w:rsidRPr="00573934">
        <w:rPr>
          <w:rFonts w:ascii="宋体" w:hAnsi="宋体"/>
          <w:sz w:val="24"/>
          <w:szCs w:val="24"/>
        </w:rPr>
        <w:t>药品规格</w:t>
      </w:r>
      <w:r w:rsidRPr="00573934">
        <w:rPr>
          <w:rFonts w:ascii="宋体" w:hAnsi="宋体" w:hint="eastAsia"/>
          <w:sz w:val="24"/>
          <w:szCs w:val="24"/>
        </w:rPr>
        <w:t>”</w:t>
      </w:r>
      <w:r w:rsidRPr="00573934">
        <w:rPr>
          <w:rFonts w:ascii="宋体" w:hAnsi="宋体"/>
          <w:sz w:val="24"/>
          <w:szCs w:val="24"/>
        </w:rPr>
        <w:t>和</w:t>
      </w:r>
      <w:r w:rsidRPr="00573934">
        <w:rPr>
          <w:rFonts w:ascii="宋体" w:hAnsi="宋体" w:hint="eastAsia"/>
          <w:sz w:val="24"/>
          <w:szCs w:val="24"/>
        </w:rPr>
        <w:t>“</w:t>
      </w:r>
      <w:r w:rsidRPr="00573934">
        <w:rPr>
          <w:rFonts w:ascii="宋体" w:hAnsi="宋体"/>
          <w:sz w:val="24"/>
          <w:szCs w:val="24"/>
        </w:rPr>
        <w:t>药品用法</w:t>
      </w:r>
      <w:r w:rsidRPr="00573934">
        <w:rPr>
          <w:rFonts w:ascii="宋体" w:hAnsi="宋体" w:hint="eastAsia"/>
          <w:sz w:val="24"/>
          <w:szCs w:val="24"/>
        </w:rPr>
        <w:t>”</w:t>
      </w:r>
      <w:r w:rsidRPr="00573934">
        <w:rPr>
          <w:rFonts w:ascii="宋体" w:hAnsi="宋体"/>
          <w:sz w:val="24"/>
          <w:szCs w:val="24"/>
        </w:rPr>
        <w:t>字段</w:t>
      </w:r>
      <w:r w:rsidRPr="00573934">
        <w:rPr>
          <w:rFonts w:ascii="宋体" w:hAnsi="宋体" w:hint="eastAsia"/>
          <w:sz w:val="24"/>
          <w:szCs w:val="24"/>
        </w:rPr>
        <w:t>可</w:t>
      </w:r>
      <w:r w:rsidRPr="00573934">
        <w:rPr>
          <w:rFonts w:ascii="宋体" w:hAnsi="宋体"/>
          <w:sz w:val="24"/>
          <w:szCs w:val="24"/>
        </w:rPr>
        <w:t>为空</w:t>
      </w:r>
      <w:r w:rsidRPr="00573934">
        <w:rPr>
          <w:rFonts w:ascii="宋体" w:hAnsi="宋体" w:hint="eastAsia"/>
          <w:sz w:val="24"/>
          <w:szCs w:val="24"/>
        </w:rPr>
        <w:t>（造影剂、胃镜检查用药等也作为药品）</w:t>
      </w:r>
      <w:r w:rsidRPr="00573934">
        <w:rPr>
          <w:rFonts w:ascii="宋体" w:hAnsi="宋体"/>
          <w:sz w:val="24"/>
          <w:szCs w:val="24"/>
        </w:rPr>
        <w:t>。</w:t>
      </w:r>
    </w:p>
    <w:p w:rsidR="00E2545B" w:rsidRPr="00E2545B" w:rsidRDefault="00E2545B" w:rsidP="00E2545B">
      <w:pPr>
        <w:numPr>
          <w:ilvl w:val="0"/>
          <w:numId w:val="25"/>
        </w:numPr>
        <w:tabs>
          <w:tab w:val="clear" w:pos="900"/>
        </w:tabs>
        <w:spacing w:line="360" w:lineRule="auto"/>
        <w:ind w:hanging="900"/>
        <w:rPr>
          <w:rFonts w:ascii="宋体" w:hAnsi="宋体"/>
          <w:sz w:val="24"/>
          <w:szCs w:val="24"/>
        </w:rPr>
      </w:pPr>
      <w:r w:rsidRPr="00E2545B">
        <w:rPr>
          <w:rFonts w:ascii="宋体" w:hAnsi="宋体" w:hint="eastAsia"/>
          <w:sz w:val="24"/>
          <w:szCs w:val="24"/>
        </w:rPr>
        <w:t>CV06.00.101中药使用类别代码表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E2545B" w:rsidRPr="00300D3F" w:rsidTr="00B77EE2">
        <w:tc>
          <w:tcPr>
            <w:tcW w:w="1130"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值</w:t>
            </w:r>
          </w:p>
        </w:tc>
        <w:tc>
          <w:tcPr>
            <w:tcW w:w="2934"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值含义</w:t>
            </w:r>
          </w:p>
        </w:tc>
        <w:tc>
          <w:tcPr>
            <w:tcW w:w="4350"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说明</w:t>
            </w:r>
          </w:p>
        </w:tc>
      </w:tr>
      <w:tr w:rsidR="00E2545B" w:rsidRPr="00300D3F" w:rsidTr="00B77EE2">
        <w:tc>
          <w:tcPr>
            <w:tcW w:w="1130" w:type="dxa"/>
            <w:tcBorders>
              <w:top w:val="single" w:sz="12" w:space="0" w:color="auto"/>
            </w:tcBorders>
            <w:vAlign w:val="center"/>
          </w:tcPr>
          <w:p w:rsidR="00E2545B" w:rsidRDefault="00E2545B" w:rsidP="00B77EE2">
            <w:pPr>
              <w:jc w:val="center"/>
              <w:rPr>
                <w:rFonts w:ascii="宋体" w:hAnsi="宋体" w:cs="宋体"/>
                <w:color w:val="000000"/>
                <w:sz w:val="22"/>
              </w:rPr>
            </w:pPr>
            <w:r>
              <w:rPr>
                <w:rFonts w:hint="eastAsia"/>
                <w:color w:val="000000"/>
                <w:sz w:val="22"/>
              </w:rPr>
              <w:t>1</w:t>
            </w:r>
          </w:p>
        </w:tc>
        <w:tc>
          <w:tcPr>
            <w:tcW w:w="2934" w:type="dxa"/>
            <w:tcBorders>
              <w:top w:val="single" w:sz="12" w:space="0" w:color="auto"/>
            </w:tcBorders>
            <w:vAlign w:val="center"/>
          </w:tcPr>
          <w:p w:rsidR="00E2545B" w:rsidRDefault="00E2545B" w:rsidP="00B77EE2">
            <w:pPr>
              <w:rPr>
                <w:rFonts w:ascii="宋体" w:hAnsi="宋体" w:cs="宋体"/>
                <w:color w:val="000000"/>
                <w:sz w:val="22"/>
              </w:rPr>
            </w:pPr>
            <w:r>
              <w:rPr>
                <w:rFonts w:hint="eastAsia"/>
                <w:color w:val="000000"/>
                <w:sz w:val="22"/>
              </w:rPr>
              <w:t>未使用</w:t>
            </w:r>
          </w:p>
        </w:tc>
        <w:tc>
          <w:tcPr>
            <w:tcW w:w="4350" w:type="dxa"/>
            <w:tcBorders>
              <w:top w:val="single" w:sz="12" w:space="0" w:color="auto"/>
            </w:tcBorders>
            <w:vAlign w:val="bottom"/>
          </w:tcPr>
          <w:p w:rsidR="00E2545B" w:rsidRDefault="00E2545B" w:rsidP="00B77EE2">
            <w:pPr>
              <w:rPr>
                <w:rFonts w:ascii="宋体" w:hAnsi="宋体" w:cs="宋体"/>
                <w:color w:val="000000"/>
                <w:sz w:val="22"/>
              </w:rPr>
            </w:pPr>
          </w:p>
        </w:tc>
      </w:tr>
      <w:tr w:rsidR="00E2545B" w:rsidRPr="00300D3F" w:rsidTr="00B77EE2">
        <w:tc>
          <w:tcPr>
            <w:tcW w:w="1130" w:type="dxa"/>
            <w:vAlign w:val="center"/>
          </w:tcPr>
          <w:p w:rsidR="00E2545B" w:rsidRDefault="00E2545B" w:rsidP="00B77EE2">
            <w:pPr>
              <w:jc w:val="center"/>
              <w:rPr>
                <w:rFonts w:ascii="宋体" w:hAnsi="宋体" w:cs="宋体"/>
                <w:color w:val="000000"/>
                <w:sz w:val="22"/>
              </w:rPr>
            </w:pPr>
            <w:r>
              <w:rPr>
                <w:rFonts w:hint="eastAsia"/>
                <w:color w:val="000000"/>
                <w:sz w:val="22"/>
              </w:rPr>
              <w:lastRenderedPageBreak/>
              <w:t>2</w:t>
            </w:r>
          </w:p>
        </w:tc>
        <w:tc>
          <w:tcPr>
            <w:tcW w:w="2934" w:type="dxa"/>
            <w:vAlign w:val="center"/>
          </w:tcPr>
          <w:p w:rsidR="00E2545B" w:rsidRDefault="00E2545B" w:rsidP="00B77EE2">
            <w:pPr>
              <w:rPr>
                <w:rFonts w:ascii="宋体" w:hAnsi="宋体" w:cs="宋体"/>
                <w:color w:val="000000"/>
                <w:sz w:val="22"/>
              </w:rPr>
            </w:pPr>
            <w:r>
              <w:rPr>
                <w:rFonts w:hint="eastAsia"/>
                <w:color w:val="000000"/>
                <w:sz w:val="22"/>
              </w:rPr>
              <w:t>中成药</w:t>
            </w:r>
          </w:p>
        </w:tc>
        <w:tc>
          <w:tcPr>
            <w:tcW w:w="4350" w:type="dxa"/>
            <w:vAlign w:val="bottom"/>
          </w:tcPr>
          <w:p w:rsidR="00E2545B" w:rsidRDefault="00E2545B" w:rsidP="00B77EE2">
            <w:pPr>
              <w:rPr>
                <w:rFonts w:ascii="宋体" w:hAnsi="宋体" w:cs="宋体"/>
                <w:color w:val="000000"/>
                <w:sz w:val="22"/>
              </w:rPr>
            </w:pPr>
          </w:p>
        </w:tc>
      </w:tr>
      <w:tr w:rsidR="00E2545B" w:rsidRPr="00300D3F" w:rsidTr="00B77EE2">
        <w:tc>
          <w:tcPr>
            <w:tcW w:w="1130" w:type="dxa"/>
            <w:vAlign w:val="center"/>
          </w:tcPr>
          <w:p w:rsidR="00E2545B" w:rsidRDefault="00E2545B" w:rsidP="00B77EE2">
            <w:pPr>
              <w:jc w:val="center"/>
              <w:rPr>
                <w:rFonts w:ascii="宋体" w:hAnsi="宋体" w:cs="宋体"/>
                <w:color w:val="000000"/>
                <w:sz w:val="22"/>
              </w:rPr>
            </w:pPr>
            <w:r>
              <w:rPr>
                <w:rFonts w:hint="eastAsia"/>
                <w:color w:val="000000"/>
                <w:sz w:val="22"/>
              </w:rPr>
              <w:t>3</w:t>
            </w:r>
          </w:p>
        </w:tc>
        <w:tc>
          <w:tcPr>
            <w:tcW w:w="2934" w:type="dxa"/>
            <w:vAlign w:val="center"/>
          </w:tcPr>
          <w:p w:rsidR="00E2545B" w:rsidRDefault="00E2545B" w:rsidP="00B77EE2">
            <w:pPr>
              <w:rPr>
                <w:rFonts w:ascii="宋体" w:hAnsi="宋体" w:cs="宋体"/>
                <w:color w:val="000000"/>
                <w:sz w:val="22"/>
              </w:rPr>
            </w:pPr>
            <w:r>
              <w:rPr>
                <w:rFonts w:hint="eastAsia"/>
                <w:color w:val="000000"/>
                <w:sz w:val="22"/>
              </w:rPr>
              <w:t>中草药</w:t>
            </w:r>
          </w:p>
        </w:tc>
        <w:tc>
          <w:tcPr>
            <w:tcW w:w="4350" w:type="dxa"/>
            <w:vAlign w:val="bottom"/>
          </w:tcPr>
          <w:p w:rsidR="00E2545B" w:rsidRDefault="00E2545B" w:rsidP="00B77EE2">
            <w:pPr>
              <w:rPr>
                <w:rFonts w:ascii="宋体" w:hAnsi="宋体" w:cs="宋体"/>
                <w:color w:val="000000"/>
                <w:sz w:val="22"/>
              </w:rPr>
            </w:pPr>
          </w:p>
        </w:tc>
      </w:tr>
      <w:tr w:rsidR="00E2545B" w:rsidRPr="00300D3F" w:rsidTr="00B77EE2">
        <w:tc>
          <w:tcPr>
            <w:tcW w:w="1130" w:type="dxa"/>
            <w:vAlign w:val="center"/>
          </w:tcPr>
          <w:p w:rsidR="00E2545B" w:rsidRDefault="00E2545B" w:rsidP="00B77EE2">
            <w:pPr>
              <w:jc w:val="center"/>
              <w:rPr>
                <w:rFonts w:ascii="宋体" w:hAnsi="宋体" w:cs="宋体"/>
                <w:color w:val="000000"/>
                <w:sz w:val="22"/>
              </w:rPr>
            </w:pPr>
            <w:r>
              <w:rPr>
                <w:rFonts w:hint="eastAsia"/>
                <w:color w:val="000000"/>
                <w:sz w:val="22"/>
              </w:rPr>
              <w:t>9</w:t>
            </w:r>
          </w:p>
        </w:tc>
        <w:tc>
          <w:tcPr>
            <w:tcW w:w="2934" w:type="dxa"/>
            <w:vAlign w:val="center"/>
          </w:tcPr>
          <w:p w:rsidR="00E2545B" w:rsidRDefault="00E2545B" w:rsidP="00B77EE2">
            <w:pPr>
              <w:rPr>
                <w:rFonts w:ascii="宋体" w:hAnsi="宋体" w:cs="宋体"/>
                <w:color w:val="000000"/>
                <w:sz w:val="22"/>
              </w:rPr>
            </w:pPr>
            <w:r>
              <w:rPr>
                <w:rFonts w:hint="eastAsia"/>
                <w:color w:val="000000"/>
                <w:sz w:val="22"/>
              </w:rPr>
              <w:t>其他中药</w:t>
            </w:r>
          </w:p>
        </w:tc>
        <w:tc>
          <w:tcPr>
            <w:tcW w:w="4350" w:type="dxa"/>
            <w:vAlign w:val="bottom"/>
          </w:tcPr>
          <w:p w:rsidR="00E2545B" w:rsidRDefault="00E2545B" w:rsidP="00B77EE2">
            <w:pPr>
              <w:rPr>
                <w:rFonts w:ascii="宋体" w:hAnsi="宋体" w:cs="宋体"/>
                <w:color w:val="000000"/>
                <w:sz w:val="22"/>
              </w:rPr>
            </w:pPr>
          </w:p>
        </w:tc>
      </w:tr>
    </w:tbl>
    <w:p w:rsidR="00E2545B" w:rsidRPr="00573934" w:rsidRDefault="00E2545B" w:rsidP="00C576A4">
      <w:pPr>
        <w:spacing w:line="360" w:lineRule="auto"/>
        <w:ind w:left="425" w:hangingChars="177" w:hanging="425"/>
        <w:rPr>
          <w:rFonts w:ascii="宋体" w:hAnsi="宋体"/>
          <w:sz w:val="24"/>
          <w:szCs w:val="24"/>
        </w:rPr>
      </w:pPr>
    </w:p>
    <w:p w:rsidR="00C576A4" w:rsidRPr="00573934" w:rsidRDefault="00C576A4" w:rsidP="00C576A4">
      <w:pPr>
        <w:outlineLvl w:val="4"/>
        <w:rPr>
          <w:rFonts w:ascii="宋体" w:hAnsi="宋体"/>
          <w:b/>
          <w:sz w:val="24"/>
          <w:szCs w:val="24"/>
        </w:rPr>
      </w:pPr>
      <w:r w:rsidRPr="00573934">
        <w:rPr>
          <w:rFonts w:ascii="宋体" w:hAnsi="宋体" w:hint="eastAsia"/>
          <w:b/>
          <w:sz w:val="24"/>
          <w:szCs w:val="24"/>
        </w:rPr>
        <w:t>（四）门诊收费明细表(</w:t>
      </w:r>
      <w:r w:rsidRPr="00573934">
        <w:rPr>
          <w:rFonts w:ascii="宋体" w:hAnsi="宋体"/>
          <w:b/>
          <w:sz w:val="24"/>
          <w:szCs w:val="24"/>
        </w:rPr>
        <w:t>TB_HIS_</w:t>
      </w:r>
      <w:r w:rsidRPr="00573934">
        <w:rPr>
          <w:rFonts w:ascii="宋体" w:hAnsi="宋体" w:hint="eastAsia"/>
          <w:b/>
          <w:sz w:val="24"/>
          <w:szCs w:val="24"/>
        </w:rPr>
        <w:t>MZ_</w:t>
      </w:r>
      <w:r w:rsidRPr="00573934">
        <w:rPr>
          <w:rFonts w:ascii="宋体" w:hAnsi="宋体"/>
          <w:b/>
          <w:sz w:val="24"/>
          <w:szCs w:val="24"/>
        </w:rPr>
        <w:t>Fee_Detail</w:t>
      </w:r>
      <w:r w:rsidRPr="00573934">
        <w:rPr>
          <w:rFonts w:ascii="宋体" w:hAnsi="宋体" w:hint="eastAsia"/>
          <w:b/>
          <w:sz w:val="24"/>
          <w:szCs w:val="24"/>
        </w:rPr>
        <w:t>)</w:t>
      </w:r>
    </w:p>
    <w:tbl>
      <w:tblPr>
        <w:tblpPr w:leftFromText="180" w:rightFromText="180" w:vertAnchor="text" w:horzAnchor="margin" w:tblpX="108" w:tblpY="312"/>
        <w:tblW w:w="10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1908"/>
        <w:gridCol w:w="894"/>
        <w:gridCol w:w="992"/>
        <w:gridCol w:w="709"/>
        <w:gridCol w:w="645"/>
        <w:gridCol w:w="3600"/>
      </w:tblGrid>
      <w:tr w:rsidR="00C576A4" w:rsidRPr="00464D48" w:rsidTr="0094182C">
        <w:tc>
          <w:tcPr>
            <w:tcW w:w="1908"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90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894" w:type="dxa"/>
            <w:tcBorders>
              <w:bottom w:val="single" w:sz="4" w:space="0" w:color="auto"/>
            </w:tcBorders>
            <w:shd w:val="clear" w:color="auto" w:fill="D9D9D9"/>
            <w:vAlign w:val="center"/>
          </w:tcPr>
          <w:p w:rsidR="00C576A4" w:rsidRPr="00464D48" w:rsidRDefault="00C576A4" w:rsidP="0094182C">
            <w:pPr>
              <w:ind w:leftChars="-30" w:left="-63" w:rightChars="-44" w:right="-92" w:firstLineChars="13" w:firstLine="27"/>
              <w:jc w:val="center"/>
              <w:rPr>
                <w:rFonts w:ascii="宋体" w:hAnsi="宋体"/>
                <w:b/>
                <w:szCs w:val="21"/>
              </w:rPr>
            </w:pPr>
            <w:r w:rsidRPr="00464D48">
              <w:rPr>
                <w:rFonts w:ascii="宋体" w:hAnsi="宋体" w:hint="eastAsia"/>
                <w:b/>
                <w:szCs w:val="21"/>
              </w:rPr>
              <w:t>字段名</w:t>
            </w:r>
          </w:p>
        </w:tc>
        <w:tc>
          <w:tcPr>
            <w:tcW w:w="992" w:type="dxa"/>
            <w:tcBorders>
              <w:bottom w:val="single" w:sz="4" w:space="0" w:color="auto"/>
            </w:tcBorders>
            <w:shd w:val="clear" w:color="auto" w:fill="D9D9D9"/>
            <w:vAlign w:val="center"/>
          </w:tcPr>
          <w:p w:rsidR="00C576A4" w:rsidRPr="00464D48" w:rsidRDefault="00C576A4" w:rsidP="0094182C">
            <w:pPr>
              <w:ind w:leftChars="-46" w:left="-97" w:rightChars="-45" w:right="-94"/>
              <w:jc w:val="center"/>
              <w:rPr>
                <w:rFonts w:ascii="宋体" w:hAnsi="宋体"/>
                <w:b/>
                <w:szCs w:val="21"/>
              </w:rPr>
            </w:pPr>
            <w:r w:rsidRPr="00464D48">
              <w:rPr>
                <w:rFonts w:ascii="宋体" w:hAnsi="宋体" w:hint="eastAsia"/>
                <w:b/>
                <w:szCs w:val="21"/>
              </w:rPr>
              <w:t>类型</w:t>
            </w:r>
          </w:p>
        </w:tc>
        <w:tc>
          <w:tcPr>
            <w:tcW w:w="709"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645"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6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c>
          <w:tcPr>
            <w:tcW w:w="1908"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WDDE07.00.120.00</w:t>
            </w:r>
          </w:p>
        </w:tc>
        <w:tc>
          <w:tcPr>
            <w:tcW w:w="19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收费明细ID</w:t>
            </w:r>
          </w:p>
        </w:tc>
        <w:tc>
          <w:tcPr>
            <w:tcW w:w="894" w:type="dxa"/>
            <w:shd w:val="clear" w:color="auto" w:fill="FBD4B4"/>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SFMXID</w:t>
            </w:r>
          </w:p>
        </w:tc>
        <w:tc>
          <w:tcPr>
            <w:tcW w:w="992"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6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c>
          <w:tcPr>
            <w:tcW w:w="1908"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color w:val="000000"/>
                <w:szCs w:val="21"/>
              </w:rPr>
              <w:t>WDDE07.00.103.00</w:t>
            </w:r>
          </w:p>
        </w:tc>
        <w:tc>
          <w:tcPr>
            <w:tcW w:w="19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退费标志</w:t>
            </w:r>
          </w:p>
        </w:tc>
        <w:tc>
          <w:tcPr>
            <w:tcW w:w="894" w:type="dxa"/>
            <w:shd w:val="clear" w:color="auto" w:fill="FBD4B4"/>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TFBZ</w:t>
            </w:r>
          </w:p>
        </w:tc>
        <w:tc>
          <w:tcPr>
            <w:tcW w:w="992"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w:t>
            </w:r>
          </w:p>
        </w:tc>
        <w:tc>
          <w:tcPr>
            <w:tcW w:w="709"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645"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6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复合主键；编码。1：收费；2：退费； </w:t>
            </w:r>
          </w:p>
        </w:tc>
      </w:tr>
      <w:tr w:rsidR="00C576A4" w:rsidRPr="00464D48" w:rsidTr="0094182C">
        <w:tc>
          <w:tcPr>
            <w:tcW w:w="1908"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DE08.10.052.00</w:t>
            </w:r>
          </w:p>
        </w:tc>
        <w:tc>
          <w:tcPr>
            <w:tcW w:w="190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894" w:type="dxa"/>
            <w:shd w:val="clear" w:color="auto" w:fill="FBD4B4"/>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YLJGDM</w:t>
            </w:r>
          </w:p>
        </w:tc>
        <w:tc>
          <w:tcPr>
            <w:tcW w:w="992" w:type="dxa"/>
            <w:shd w:val="clear" w:color="auto" w:fill="FBD4B4"/>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645"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6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WDDE01.00.122.00</w:t>
            </w:r>
          </w:p>
        </w:tc>
        <w:tc>
          <w:tcPr>
            <w:tcW w:w="1908"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门诊就诊流水号</w:t>
            </w:r>
          </w:p>
        </w:tc>
        <w:tc>
          <w:tcPr>
            <w:tcW w:w="894" w:type="dxa"/>
            <w:shd w:val="clear" w:color="auto" w:fill="auto"/>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JZLSH</w:t>
            </w:r>
          </w:p>
        </w:tc>
        <w:tc>
          <w:tcPr>
            <w:tcW w:w="992" w:type="dxa"/>
            <w:shd w:val="clear" w:color="auto" w:fill="auto"/>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645" w:type="dxa"/>
            <w:shd w:val="clear" w:color="auto" w:fill="auto"/>
          </w:tcPr>
          <w:p w:rsidR="00C576A4" w:rsidRPr="00464D48" w:rsidRDefault="00C576A4" w:rsidP="0094182C">
            <w:pPr>
              <w:rPr>
                <w:rFonts w:ascii="宋体" w:hAnsi="宋体"/>
              </w:rPr>
            </w:pPr>
            <w:r w:rsidRPr="00464D48">
              <w:rPr>
                <w:rFonts w:ascii="宋体" w:hAnsi="宋体" w:hint="eastAsia"/>
              </w:rPr>
              <w:t>必填</w:t>
            </w:r>
          </w:p>
        </w:tc>
        <w:tc>
          <w:tcPr>
            <w:tcW w:w="3600" w:type="dxa"/>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与门诊就诊记录表关联的外键</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KH</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KLX</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Merge/>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WDDE01.00.131.00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处方号</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CFIDH</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WDDE01.00.133.00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发票号</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FPH</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WDDE07.00.121.00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明细费用类别</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MXFYLB</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color w:val="000000"/>
                <w:szCs w:val="21"/>
              </w:rPr>
              <w:t>WDDE07.00.104.00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收费/退费时间</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STFSJ</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datetime</w:t>
            </w:r>
          </w:p>
        </w:tc>
        <w:tc>
          <w:tcPr>
            <w:tcW w:w="709" w:type="dxa"/>
            <w:vAlign w:val="center"/>
          </w:tcPr>
          <w:p w:rsidR="00C576A4" w:rsidRPr="00464D48" w:rsidRDefault="00C576A4" w:rsidP="0094182C">
            <w:pPr>
              <w:autoSpaceDE w:val="0"/>
              <w:autoSpaceDN w:val="0"/>
              <w:adjustRightInd w:val="0"/>
              <w:rPr>
                <w:rFonts w:ascii="宋体" w:hAnsi="宋体"/>
                <w:szCs w:val="21"/>
              </w:rPr>
            </w:pP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WDDE09.00.101.00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明细项目编码</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MXXMBM</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编码。见明细项目字典表。</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DE09.00.064.00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明细项目名称</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MXXMMC</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见明细项目字典表</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WDDE09.00.102.00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明细项目单位</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MXXMDW</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见明细项目字典表</w:t>
            </w:r>
          </w:p>
        </w:tc>
      </w:tr>
      <w:tr w:rsidR="00C576A4" w:rsidRPr="00464D48" w:rsidTr="0094182C">
        <w:tc>
          <w:tcPr>
            <w:tcW w:w="1908" w:type="dxa"/>
            <w:tcBorders>
              <w:bottom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WDDE09.00.103.00</w:t>
            </w:r>
          </w:p>
        </w:tc>
        <w:tc>
          <w:tcPr>
            <w:tcW w:w="1908"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明细项目单价</w:t>
            </w:r>
          </w:p>
        </w:tc>
        <w:tc>
          <w:tcPr>
            <w:tcW w:w="894" w:type="dxa"/>
            <w:tcBorders>
              <w:bottom w:val="single" w:sz="4" w:space="0" w:color="auto"/>
            </w:tcBorders>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MXXMDJ</w:t>
            </w:r>
          </w:p>
        </w:tc>
        <w:tc>
          <w:tcPr>
            <w:tcW w:w="992" w:type="dxa"/>
            <w:tcBorders>
              <w:bottom w:val="single" w:sz="4" w:space="0" w:color="auto"/>
            </w:tcBorders>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9"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645" w:type="dxa"/>
            <w:tcBorders>
              <w:bottom w:val="single" w:sz="4" w:space="0" w:color="auto"/>
            </w:tcBorders>
          </w:tcPr>
          <w:p w:rsidR="00C576A4" w:rsidRPr="00464D48" w:rsidRDefault="00C576A4" w:rsidP="0094182C">
            <w:pPr>
              <w:rPr>
                <w:rFonts w:ascii="宋体" w:hAnsi="宋体"/>
              </w:rPr>
            </w:pPr>
            <w:r w:rsidRPr="00464D48">
              <w:rPr>
                <w:rFonts w:ascii="宋体" w:hAnsi="宋体" w:hint="eastAsia"/>
              </w:rPr>
              <w:t>必填</w:t>
            </w:r>
          </w:p>
        </w:tc>
        <w:tc>
          <w:tcPr>
            <w:tcW w:w="3600" w:type="dxa"/>
            <w:tcBorders>
              <w:bottom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见明细项目字典表</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WDDE09.00.104.00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明细项目数量</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MXXMSL</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9，3</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WDDE07.00.122.00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明细项目金额</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MXXMJE</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645" w:type="dxa"/>
          </w:tcPr>
          <w:p w:rsidR="00C576A4" w:rsidRPr="00464D48" w:rsidRDefault="00C576A4" w:rsidP="0094182C">
            <w:pPr>
              <w:rPr>
                <w:rFonts w:ascii="宋体" w:hAnsi="宋体"/>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金额；&gt;=0。</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89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99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09" w:type="dxa"/>
            <w:vAlign w:val="center"/>
          </w:tcPr>
          <w:p w:rsidR="00C576A4" w:rsidRPr="00464D48" w:rsidRDefault="00C576A4" w:rsidP="0094182C">
            <w:pPr>
              <w:autoSpaceDE w:val="0"/>
              <w:autoSpaceDN w:val="0"/>
              <w:adjustRightInd w:val="0"/>
              <w:rPr>
                <w:rFonts w:ascii="宋体" w:hAnsi="宋体"/>
                <w:szCs w:val="21"/>
              </w:rPr>
            </w:pPr>
          </w:p>
        </w:tc>
        <w:tc>
          <w:tcPr>
            <w:tcW w:w="64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该表只接受新增，默认“0”</w:t>
            </w:r>
          </w:p>
        </w:tc>
      </w:tr>
      <w:tr w:rsidR="00C576A4" w:rsidRPr="00464D48"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YLYL1</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645"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94182C">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WDDE99.00.053.00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894" w:type="dxa"/>
            <w:vAlign w:val="center"/>
          </w:tcPr>
          <w:p w:rsidR="00C576A4" w:rsidRPr="00464D48" w:rsidRDefault="00C576A4" w:rsidP="0094182C">
            <w:pPr>
              <w:autoSpaceDE w:val="0"/>
              <w:autoSpaceDN w:val="0"/>
              <w:adjustRightInd w:val="0"/>
              <w:ind w:leftChars="-30" w:left="-63" w:rightChars="-44" w:right="-92" w:firstLineChars="13" w:firstLine="27"/>
              <w:rPr>
                <w:rFonts w:ascii="宋体" w:hAnsi="宋体"/>
                <w:szCs w:val="21"/>
              </w:rPr>
            </w:pPr>
            <w:r w:rsidRPr="00464D48">
              <w:rPr>
                <w:rFonts w:ascii="宋体" w:hAnsi="宋体" w:hint="eastAsia"/>
                <w:szCs w:val="21"/>
              </w:rPr>
              <w:t>YLYL2</w:t>
            </w:r>
          </w:p>
        </w:tc>
        <w:tc>
          <w:tcPr>
            <w:tcW w:w="99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645"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门诊收费明细表说明：</w:t>
      </w:r>
    </w:p>
    <w:p w:rsidR="00C576A4" w:rsidRPr="00573934" w:rsidRDefault="00C576A4" w:rsidP="00631648">
      <w:pPr>
        <w:numPr>
          <w:ilvl w:val="0"/>
          <w:numId w:val="24"/>
        </w:numPr>
        <w:tabs>
          <w:tab w:val="clear" w:pos="900"/>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收费明细ID是医院内部唯一标示此条明细记录的一个序号，必须保证在本医院内不重复。</w:t>
      </w:r>
    </w:p>
    <w:p w:rsidR="00C576A4" w:rsidRPr="00573934" w:rsidRDefault="00C576A4" w:rsidP="00631648">
      <w:pPr>
        <w:numPr>
          <w:ilvl w:val="0"/>
          <w:numId w:val="24"/>
        </w:numPr>
        <w:tabs>
          <w:tab w:val="clear" w:pos="900"/>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24"/>
        </w:numPr>
        <w:tabs>
          <w:tab w:val="clear" w:pos="900"/>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明细费用类别用于区别明细项目的收费类别，按照医保对住院费用进行分类的要求填写编码（而不按照医保对门诊费用进行分类要求填写）。具体定义如下：</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02 = 诊疗费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3 </w:t>
      </w:r>
      <w:r w:rsidRPr="00573934">
        <w:rPr>
          <w:rFonts w:ascii="宋体" w:hAnsi="宋体"/>
          <w:sz w:val="24"/>
          <w:szCs w:val="24"/>
        </w:rPr>
        <w:t>=</w:t>
      </w:r>
      <w:r w:rsidRPr="00573934">
        <w:rPr>
          <w:rFonts w:ascii="宋体" w:hAnsi="宋体" w:hint="eastAsia"/>
          <w:sz w:val="24"/>
          <w:szCs w:val="24"/>
        </w:rPr>
        <w:t xml:space="preserve"> 治疗费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5 </w:t>
      </w:r>
      <w:r w:rsidRPr="00573934">
        <w:rPr>
          <w:rFonts w:ascii="宋体" w:hAnsi="宋体"/>
          <w:sz w:val="24"/>
          <w:szCs w:val="24"/>
        </w:rPr>
        <w:t>=</w:t>
      </w:r>
      <w:r w:rsidRPr="00573934">
        <w:rPr>
          <w:rFonts w:ascii="宋体" w:hAnsi="宋体" w:hint="eastAsia"/>
          <w:sz w:val="24"/>
          <w:szCs w:val="24"/>
        </w:rPr>
        <w:t xml:space="preserve"> 手术材料费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lastRenderedPageBreak/>
        <w:t>0</w:t>
      </w:r>
      <w:r w:rsidRPr="00573934">
        <w:rPr>
          <w:rFonts w:ascii="宋体" w:hAnsi="宋体" w:hint="eastAsia"/>
          <w:sz w:val="24"/>
          <w:szCs w:val="24"/>
        </w:rPr>
        <w:t xml:space="preserve">6 </w:t>
      </w:r>
      <w:r w:rsidRPr="00573934">
        <w:rPr>
          <w:rFonts w:ascii="宋体" w:hAnsi="宋体"/>
          <w:sz w:val="24"/>
          <w:szCs w:val="24"/>
        </w:rPr>
        <w:t>=</w:t>
      </w:r>
      <w:r w:rsidRPr="00573934">
        <w:rPr>
          <w:rFonts w:ascii="宋体" w:hAnsi="宋体" w:hint="eastAsia"/>
          <w:sz w:val="24"/>
          <w:szCs w:val="24"/>
        </w:rPr>
        <w:t xml:space="preserve"> 检查费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7 </w:t>
      </w:r>
      <w:r w:rsidRPr="00573934">
        <w:rPr>
          <w:rFonts w:ascii="宋体" w:hAnsi="宋体"/>
          <w:sz w:val="24"/>
          <w:szCs w:val="24"/>
        </w:rPr>
        <w:t>=</w:t>
      </w:r>
      <w:r w:rsidRPr="00573934">
        <w:rPr>
          <w:rFonts w:ascii="宋体" w:hAnsi="宋体" w:hint="eastAsia"/>
          <w:sz w:val="24"/>
          <w:szCs w:val="24"/>
        </w:rPr>
        <w:t xml:space="preserve"> 化验费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8 </w:t>
      </w:r>
      <w:r w:rsidRPr="00573934">
        <w:rPr>
          <w:rFonts w:ascii="宋体" w:hAnsi="宋体"/>
          <w:sz w:val="24"/>
          <w:szCs w:val="24"/>
        </w:rPr>
        <w:t>=</w:t>
      </w:r>
      <w:r w:rsidRPr="00573934">
        <w:rPr>
          <w:rFonts w:ascii="宋体" w:hAnsi="宋体" w:hint="eastAsia"/>
          <w:sz w:val="24"/>
          <w:szCs w:val="24"/>
        </w:rPr>
        <w:t xml:space="preserve"> 摄片费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9 </w:t>
      </w:r>
      <w:r w:rsidRPr="00573934">
        <w:rPr>
          <w:rFonts w:ascii="宋体" w:hAnsi="宋体"/>
          <w:sz w:val="24"/>
          <w:szCs w:val="24"/>
        </w:rPr>
        <w:t>=</w:t>
      </w:r>
      <w:r w:rsidRPr="00573934">
        <w:rPr>
          <w:rFonts w:ascii="宋体" w:hAnsi="宋体" w:hint="eastAsia"/>
          <w:sz w:val="24"/>
          <w:szCs w:val="24"/>
        </w:rPr>
        <w:t xml:space="preserve"> 透视费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10 = 输血费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11 = 输氧费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12 </w:t>
      </w:r>
      <w:r w:rsidRPr="00573934">
        <w:rPr>
          <w:rFonts w:ascii="宋体" w:hAnsi="宋体"/>
          <w:sz w:val="24"/>
          <w:szCs w:val="24"/>
        </w:rPr>
        <w:t>=</w:t>
      </w:r>
      <w:r w:rsidRPr="00573934">
        <w:rPr>
          <w:rFonts w:ascii="宋体" w:hAnsi="宋体" w:hint="eastAsia"/>
          <w:sz w:val="24"/>
          <w:szCs w:val="24"/>
        </w:rPr>
        <w:t xml:space="preserve"> 西药费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13 </w:t>
      </w:r>
      <w:r w:rsidRPr="00573934">
        <w:rPr>
          <w:rFonts w:ascii="宋体" w:hAnsi="宋体"/>
          <w:sz w:val="24"/>
          <w:szCs w:val="24"/>
        </w:rPr>
        <w:t>=</w:t>
      </w:r>
      <w:r w:rsidRPr="00573934">
        <w:rPr>
          <w:rFonts w:ascii="宋体" w:hAnsi="宋体" w:hint="eastAsia"/>
          <w:sz w:val="24"/>
          <w:szCs w:val="24"/>
        </w:rPr>
        <w:t xml:space="preserve"> 中成药费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14 </w:t>
      </w:r>
      <w:r w:rsidRPr="00573934">
        <w:rPr>
          <w:rFonts w:ascii="宋体" w:hAnsi="宋体"/>
          <w:sz w:val="24"/>
          <w:szCs w:val="24"/>
        </w:rPr>
        <w:t>=</w:t>
      </w:r>
      <w:r w:rsidRPr="00573934">
        <w:rPr>
          <w:rFonts w:ascii="宋体" w:hAnsi="宋体" w:hint="eastAsia"/>
          <w:sz w:val="24"/>
          <w:szCs w:val="24"/>
        </w:rPr>
        <w:t xml:space="preserve"> 中草药费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15 </w:t>
      </w:r>
      <w:r w:rsidRPr="00573934">
        <w:rPr>
          <w:rFonts w:ascii="宋体" w:hAnsi="宋体"/>
          <w:sz w:val="24"/>
          <w:szCs w:val="24"/>
        </w:rPr>
        <w:t>=</w:t>
      </w:r>
      <w:r w:rsidRPr="00573934">
        <w:rPr>
          <w:rFonts w:ascii="宋体" w:hAnsi="宋体" w:hint="eastAsia"/>
          <w:sz w:val="24"/>
          <w:szCs w:val="24"/>
        </w:rPr>
        <w:t xml:space="preserve"> 其它费用</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00 = 挂号费（属于自费范围的门诊挂号费用）</w:t>
      </w:r>
    </w:p>
    <w:p w:rsidR="00C576A4" w:rsidRPr="00573934" w:rsidRDefault="00C576A4" w:rsidP="00C576A4">
      <w:pPr>
        <w:pStyle w:val="2"/>
        <w:rPr>
          <w:rFonts w:ascii="宋体" w:hAnsi="宋体"/>
          <w:sz w:val="30"/>
          <w:szCs w:val="30"/>
        </w:rPr>
      </w:pPr>
      <w:bookmarkStart w:id="62" w:name="_Toc270683303"/>
      <w:bookmarkStart w:id="63" w:name="_Toc270684768"/>
      <w:bookmarkStart w:id="64" w:name="_Toc270692143"/>
      <w:bookmarkStart w:id="65" w:name="_Toc271208370"/>
      <w:bookmarkStart w:id="66" w:name="_Toc271701246"/>
      <w:bookmarkStart w:id="67" w:name="_Toc284232737"/>
      <w:bookmarkStart w:id="68" w:name="_Toc342661557"/>
      <w:bookmarkStart w:id="69" w:name="_Toc429573857"/>
      <w:r w:rsidRPr="00573934">
        <w:rPr>
          <w:rFonts w:ascii="宋体" w:hAnsi="宋体" w:hint="eastAsia"/>
          <w:sz w:val="30"/>
          <w:szCs w:val="30"/>
        </w:rPr>
        <w:t>住院就诊</w:t>
      </w:r>
      <w:bookmarkEnd w:id="62"/>
      <w:bookmarkEnd w:id="63"/>
      <w:bookmarkEnd w:id="64"/>
      <w:r w:rsidRPr="00573934">
        <w:rPr>
          <w:rFonts w:ascii="宋体" w:hAnsi="宋体" w:hint="eastAsia"/>
          <w:sz w:val="30"/>
          <w:szCs w:val="30"/>
        </w:rPr>
        <w:t>信息</w:t>
      </w:r>
      <w:bookmarkEnd w:id="65"/>
      <w:bookmarkEnd w:id="66"/>
      <w:bookmarkEnd w:id="67"/>
      <w:bookmarkEnd w:id="68"/>
      <w:bookmarkEnd w:id="69"/>
    </w:p>
    <w:p w:rsidR="00C576A4" w:rsidRPr="00573934" w:rsidRDefault="00C576A4" w:rsidP="00C576A4">
      <w:pPr>
        <w:pStyle w:val="3"/>
        <w:ind w:left="0"/>
        <w:rPr>
          <w:rFonts w:ascii="宋体" w:hAnsi="宋体"/>
          <w:sz w:val="28"/>
          <w:szCs w:val="28"/>
        </w:rPr>
      </w:pPr>
      <w:bookmarkStart w:id="70" w:name="_Toc287782042"/>
      <w:bookmarkStart w:id="71" w:name="_Toc290900493"/>
      <w:bookmarkStart w:id="72" w:name="_Toc291057279"/>
      <w:bookmarkStart w:id="73" w:name="_Toc342661558"/>
      <w:bookmarkStart w:id="74" w:name="_Toc429573858"/>
      <w:r w:rsidRPr="00573934">
        <w:rPr>
          <w:rFonts w:ascii="宋体" w:hAnsi="宋体" w:hint="eastAsia"/>
          <w:sz w:val="28"/>
          <w:szCs w:val="28"/>
        </w:rPr>
        <w:t>数据表关系说明</w:t>
      </w:r>
      <w:bookmarkEnd w:id="70"/>
      <w:bookmarkEnd w:id="71"/>
      <w:bookmarkEnd w:id="72"/>
      <w:bookmarkEnd w:id="73"/>
      <w:bookmarkEnd w:id="74"/>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患者住院就诊信息采集的属性数据包括下述三张数据表：《住院就诊记录表》、《住院医嘱明细表》、《住院收费明细表》。上述三个表的关联关系如下图：</w:t>
      </w:r>
    </w:p>
    <w:p w:rsidR="00C576A4" w:rsidRPr="00573934" w:rsidRDefault="00C576A4" w:rsidP="00C576A4">
      <w:pPr>
        <w:spacing w:line="360" w:lineRule="auto"/>
        <w:rPr>
          <w:rFonts w:ascii="宋体" w:hAnsi="宋体"/>
          <w:sz w:val="24"/>
          <w:szCs w:val="24"/>
        </w:rPr>
      </w:pPr>
      <w:r>
        <w:rPr>
          <w:rFonts w:ascii="宋体" w:hAnsi="宋体" w:hint="eastAsia"/>
          <w:noProof/>
          <w:sz w:val="24"/>
          <w:szCs w:val="24"/>
        </w:rPr>
        <w:drawing>
          <wp:inline distT="0" distB="0" distL="0" distR="0">
            <wp:extent cx="5465445" cy="1626870"/>
            <wp:effectExtent l="0" t="0" r="0" b="0"/>
            <wp:docPr id="5" name="图片 5" descr="住院就诊记录关联表WYJ1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住院就诊记录关联表WYJ100901"/>
                    <pic:cNvPicPr>
                      <a:picLocks noChangeAspect="1" noChangeArrowheads="1"/>
                    </pic:cNvPicPr>
                  </pic:nvPicPr>
                  <pic:blipFill>
                    <a:blip r:embed="rId11"/>
                    <a:srcRect/>
                    <a:stretch>
                      <a:fillRect/>
                    </a:stretch>
                  </pic:blipFill>
                  <pic:spPr bwMode="auto">
                    <a:xfrm>
                      <a:off x="0" y="0"/>
                      <a:ext cx="5465445" cy="1626870"/>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住院就诊记录表》是主表，患者的一次住院应生成且仅生成住院就诊记录表的一条记录。医嘱明细由《住院医嘱明细表》描述，一次就诊应具有一条以至多条医嘱明细。一次就诊过程中发生的所有费用由《住院收费明细表》描述。该表根据收费细项进行罗列。必须保证此图所示各表之间的唯一关联性。</w:t>
      </w:r>
    </w:p>
    <w:p w:rsidR="00C576A4" w:rsidRPr="00573934" w:rsidRDefault="00C576A4" w:rsidP="00C576A4">
      <w:pPr>
        <w:pStyle w:val="3"/>
        <w:ind w:left="0"/>
        <w:rPr>
          <w:rFonts w:ascii="宋体" w:hAnsi="宋体"/>
          <w:sz w:val="28"/>
          <w:szCs w:val="28"/>
        </w:rPr>
      </w:pPr>
      <w:bookmarkStart w:id="75" w:name="_Toc287782043"/>
      <w:bookmarkStart w:id="76" w:name="_Toc290900494"/>
      <w:bookmarkStart w:id="77" w:name="_Toc291057280"/>
      <w:bookmarkStart w:id="78" w:name="_Toc342661559"/>
      <w:bookmarkStart w:id="79" w:name="_Toc429573859"/>
      <w:r w:rsidRPr="00573934">
        <w:rPr>
          <w:rFonts w:ascii="宋体" w:hAnsi="宋体" w:hint="eastAsia"/>
          <w:sz w:val="28"/>
          <w:szCs w:val="28"/>
        </w:rPr>
        <w:lastRenderedPageBreak/>
        <w:t>数据表内容定义</w:t>
      </w:r>
      <w:bookmarkEnd w:id="75"/>
      <w:bookmarkEnd w:id="76"/>
      <w:bookmarkEnd w:id="77"/>
      <w:bookmarkEnd w:id="78"/>
      <w:bookmarkEnd w:id="79"/>
    </w:p>
    <w:p w:rsidR="00C576A4" w:rsidRPr="00573934" w:rsidRDefault="00C576A4" w:rsidP="00093F99">
      <w:pPr>
        <w:pStyle w:val="a5"/>
        <w:spacing w:afterLines="50" w:line="360" w:lineRule="auto"/>
        <w:outlineLvl w:val="4"/>
        <w:rPr>
          <w:rFonts w:ascii="宋体" w:hAnsi="宋体"/>
          <w:b/>
        </w:rPr>
      </w:pPr>
      <w:r w:rsidRPr="00573934">
        <w:rPr>
          <w:rFonts w:ascii="宋体" w:hAnsi="宋体" w:hint="eastAsia"/>
          <w:b/>
        </w:rPr>
        <w:t>（五）住院就诊记录表(TB_YL_ZY_Medical_Record)</w:t>
      </w:r>
    </w:p>
    <w:tbl>
      <w:tblPr>
        <w:tblW w:w="10619" w:type="dxa"/>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1799"/>
        <w:gridCol w:w="1799"/>
        <w:gridCol w:w="900"/>
        <w:gridCol w:w="1080"/>
        <w:gridCol w:w="757"/>
        <w:gridCol w:w="709"/>
        <w:gridCol w:w="3575"/>
      </w:tblGrid>
      <w:tr w:rsidR="00C576A4" w:rsidRPr="00464D48" w:rsidTr="0094182C">
        <w:trPr>
          <w:trHeight w:val="698"/>
        </w:trPr>
        <w:tc>
          <w:tcPr>
            <w:tcW w:w="1799" w:type="dxa"/>
            <w:tcBorders>
              <w:top w:val="single" w:sz="4" w:space="0" w:color="auto"/>
              <w:left w:val="single" w:sz="4" w:space="0" w:color="auto"/>
              <w:bottom w:val="single" w:sz="4" w:space="0" w:color="auto"/>
              <w:right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799"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字段名</w:t>
            </w:r>
          </w:p>
        </w:tc>
        <w:tc>
          <w:tcPr>
            <w:tcW w:w="1080"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类型</w:t>
            </w:r>
          </w:p>
        </w:tc>
        <w:tc>
          <w:tcPr>
            <w:tcW w:w="757"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575" w:type="dxa"/>
            <w:tcBorders>
              <w:top w:val="single" w:sz="4" w:space="0" w:color="auto"/>
              <w:left w:val="single" w:sz="4" w:space="0" w:color="auto"/>
              <w:bottom w:val="single" w:sz="4" w:space="0" w:color="auto"/>
              <w:right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DE08.10.052.00</w:t>
            </w:r>
          </w:p>
        </w:tc>
        <w:tc>
          <w:tcPr>
            <w:tcW w:w="179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YLJGDM</w:t>
            </w:r>
          </w:p>
        </w:tc>
        <w:tc>
          <w:tcPr>
            <w:tcW w:w="108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0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WDDE01.00.126.00</w:t>
            </w:r>
          </w:p>
        </w:tc>
        <w:tc>
          <w:tcPr>
            <w:tcW w:w="179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住院就诊流水号</w:t>
            </w:r>
          </w:p>
        </w:tc>
        <w:tc>
          <w:tcPr>
            <w:tcW w:w="90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JZLSH</w:t>
            </w:r>
          </w:p>
        </w:tc>
        <w:tc>
          <w:tcPr>
            <w:tcW w:w="1080"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09"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复合主键；医院HIS系统的唯一编号。见说明(1)</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WDDE01.00.134.00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住院号</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CISID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shd w:val="clear" w:color="auto" w:fill="auto"/>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若无则可填住院就诊流水号</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KH</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vMerge w:val="restart"/>
            <w:tcBorders>
              <w:top w:val="single" w:sz="4" w:space="0" w:color="auto"/>
              <w:left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KLX</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vMerge/>
            <w:tcBorders>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DE02.01.039.00</w:t>
            </w:r>
          </w:p>
        </w:t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患者姓名</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HZXM</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color w:val="000000"/>
                <w:szCs w:val="21"/>
              </w:rPr>
              <w:t>WDDE05.10.113.00</w:t>
            </w:r>
          </w:p>
        </w:t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就诊类型</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JZLX</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WDDE08.30.102.00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BXLX</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用来区分对象所属保险类型。见前述“挂号”的说明（5）</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color w:val="000000"/>
                <w:szCs w:val="21"/>
              </w:rPr>
              <w:t>WDDE99.00.13</w:t>
            </w:r>
            <w:r w:rsidRPr="001C2928">
              <w:rPr>
                <w:rFonts w:ascii="宋体" w:hAnsi="宋体" w:hint="eastAsia"/>
                <w:color w:val="000000"/>
                <w:szCs w:val="21"/>
              </w:rPr>
              <w:t>2</w:t>
            </w:r>
            <w:r w:rsidRPr="001C2928">
              <w:rPr>
                <w:rFonts w:ascii="宋体" w:hAnsi="宋体"/>
                <w:color w:val="000000"/>
                <w:szCs w:val="21"/>
              </w:rPr>
              <w:t>.00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特需标志</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TXBZ</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编码。0：非特需；1：特需； </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WDDE02.01.136.00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外地标志</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50" w:left="-105" w:rightChars="-45" w:right="-94" w:firstLineChars="20" w:firstLine="42"/>
              <w:jc w:val="left"/>
              <w:rPr>
                <w:rFonts w:ascii="宋体" w:hAnsi="宋体"/>
                <w:szCs w:val="21"/>
              </w:rPr>
            </w:pPr>
            <w:r w:rsidRPr="00464D48">
              <w:rPr>
                <w:rFonts w:ascii="宋体" w:hAnsi="宋体" w:hint="eastAsia"/>
                <w:szCs w:val="21"/>
              </w:rPr>
              <w:t>WDBZ</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编码。1：本地；2：外地；3：境外（港澳台）；4：外国；5：未知</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入院科室编码</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JZKSBM</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入院科室名称</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JZKSMC</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出院科室编码</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CYKSBM</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WDDE08.10.105.00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出院科室名称</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CYKSMC</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45" w:right="-94"/>
              <w:jc w:val="left"/>
              <w:rPr>
                <w:rFonts w:ascii="宋体" w:hAnsi="宋体"/>
                <w:kern w:val="0"/>
                <w:szCs w:val="21"/>
              </w:rPr>
            </w:pPr>
            <w:r w:rsidRPr="001C2928">
              <w:rPr>
                <w:rFonts w:ascii="宋体" w:hAnsi="宋体" w:cs="黑体"/>
                <w:kern w:val="0"/>
                <w:szCs w:val="21"/>
              </w:rPr>
              <w:t>DE05.01.024.00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rightChars="-45" w:right="-94"/>
              <w:jc w:val="left"/>
              <w:rPr>
                <w:rFonts w:ascii="宋体" w:hAnsi="宋体"/>
                <w:kern w:val="0"/>
                <w:szCs w:val="21"/>
              </w:rPr>
            </w:pPr>
            <w:r w:rsidRPr="00464D48">
              <w:rPr>
                <w:rFonts w:ascii="宋体" w:hAnsi="宋体" w:hint="eastAsia"/>
                <w:kern w:val="0"/>
                <w:szCs w:val="21"/>
              </w:rPr>
              <w:t>诊断编码</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ZDBM</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64</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西医：按</w:t>
            </w:r>
            <w:r w:rsidRPr="00464D48">
              <w:rPr>
                <w:rFonts w:ascii="宋体" w:hAnsi="宋体" w:hint="eastAsia"/>
                <w:szCs w:val="21"/>
              </w:rPr>
              <w:t>ICD-10；中医：按国标-95；填主要诊断，多个以“；”间隔</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jc w:val="left"/>
              <w:rPr>
                <w:rFonts w:ascii="宋体" w:hAnsi="宋体"/>
                <w:kern w:val="0"/>
                <w:szCs w:val="21"/>
              </w:rPr>
            </w:pPr>
            <w:r w:rsidRPr="001C2928">
              <w:rPr>
                <w:rFonts w:ascii="宋体" w:hAnsi="宋体" w:cs="黑体"/>
                <w:kern w:val="0"/>
                <w:szCs w:val="21"/>
              </w:rPr>
              <w:t>DE05.01.02</w:t>
            </w:r>
            <w:r w:rsidRPr="001C2928">
              <w:rPr>
                <w:rFonts w:ascii="宋体" w:hAnsi="宋体" w:cs="黑体" w:hint="eastAsia"/>
                <w:kern w:val="0"/>
                <w:szCs w:val="21"/>
              </w:rPr>
              <w:t>5</w:t>
            </w:r>
            <w:r w:rsidRPr="001C2928">
              <w:rPr>
                <w:rFonts w:ascii="宋体" w:hAnsi="宋体" w:cs="黑体"/>
                <w:kern w:val="0"/>
                <w:szCs w:val="21"/>
              </w:rPr>
              <w:t>.00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诊断编码类型</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45" w:left="-94" w:rightChars="-45" w:right="-94"/>
              <w:jc w:val="left"/>
              <w:rPr>
                <w:rFonts w:ascii="宋体" w:hAnsi="宋体"/>
                <w:kern w:val="0"/>
                <w:szCs w:val="21"/>
              </w:rPr>
            </w:pPr>
            <w:r w:rsidRPr="00464D48">
              <w:rPr>
                <w:rFonts w:ascii="宋体" w:hAnsi="宋体" w:hint="eastAsia"/>
                <w:kern w:val="0"/>
                <w:szCs w:val="21"/>
              </w:rPr>
              <w:t>BMLX</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left"/>
              <w:rPr>
                <w:rFonts w:ascii="宋体" w:hAnsi="宋体"/>
                <w:kern w:val="0"/>
                <w:szCs w:val="21"/>
              </w:rPr>
            </w:pPr>
            <w:r w:rsidRPr="00464D48">
              <w:rPr>
                <w:rFonts w:ascii="宋体" w:hAnsi="宋体" w:hint="eastAsia"/>
                <w:kern w:val="0"/>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2</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编码。01：</w:t>
            </w:r>
            <w:r w:rsidRPr="00464D48">
              <w:rPr>
                <w:rFonts w:ascii="宋体" w:hAnsi="宋体" w:hint="eastAsia"/>
                <w:szCs w:val="21"/>
              </w:rPr>
              <w:t>ICD-10；02：国标-95；</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DE06.00.091.00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入院时间</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RYSJ</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DE06.00.016.00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出院时间</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CYSJ</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编码。0：正常、1：撤销；见说明（4）</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hint="eastAsia"/>
                <w:szCs w:val="21"/>
              </w:rPr>
              <w:t>WDDE99.00.001.00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MJ</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pStyle w:val="a6"/>
              <w:autoSpaceDE w:val="0"/>
              <w:autoSpaceDN w:val="0"/>
              <w:adjustRightInd w:val="0"/>
              <w:rPr>
                <w:kern w:val="2"/>
                <w:sz w:val="21"/>
                <w:szCs w:val="21"/>
              </w:rPr>
            </w:pPr>
            <w:r w:rsidRPr="00464D48">
              <w:rPr>
                <w:rFonts w:hint="eastAsia"/>
                <w:kern w:val="2"/>
                <w:sz w:val="21"/>
                <w:szCs w:val="21"/>
              </w:rPr>
              <w:t>见说明（5）</w:t>
            </w:r>
          </w:p>
        </w:tc>
      </w:tr>
      <w:tr w:rsidR="00C576A4" w:rsidRPr="00464D48"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WDDE99.00.052.00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YLYL1</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为处理该数据而预留</w:t>
            </w:r>
          </w:p>
        </w:tc>
      </w:tr>
      <w:tr w:rsidR="00C576A4" w:rsidRPr="00573934" w:rsidTr="0094182C">
        <w:tc>
          <w:tcPr>
            <w:tcW w:w="179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WDDE99.00.053.00</w:t>
            </w:r>
          </w:p>
        </w:tc>
        <w:tc>
          <w:tcPr>
            <w:tcW w:w="179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YLYL2</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57"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575"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为处理该数据而预留</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lastRenderedPageBreak/>
        <w:t>就诊记录表说明：</w:t>
      </w:r>
    </w:p>
    <w:p w:rsidR="00C576A4" w:rsidRPr="00573934" w:rsidRDefault="00C576A4" w:rsidP="00631648">
      <w:pPr>
        <w:numPr>
          <w:ilvl w:val="0"/>
          <w:numId w:val="27"/>
        </w:numPr>
        <w:tabs>
          <w:tab w:val="left" w:pos="720"/>
        </w:tabs>
        <w:spacing w:line="360" w:lineRule="auto"/>
        <w:rPr>
          <w:rFonts w:ascii="宋体" w:hAnsi="宋体"/>
          <w:sz w:val="24"/>
          <w:szCs w:val="24"/>
        </w:rPr>
      </w:pPr>
      <w:r w:rsidRPr="00573934">
        <w:rPr>
          <w:rFonts w:ascii="宋体" w:hAnsi="宋体" w:hint="eastAsia"/>
          <w:sz w:val="24"/>
          <w:szCs w:val="24"/>
        </w:rPr>
        <w:t>住院就诊流水号</w:t>
      </w:r>
      <w:r w:rsidRPr="00573934">
        <w:rPr>
          <w:rFonts w:ascii="宋体" w:hAnsi="宋体" w:hint="eastAsia"/>
          <w:b/>
          <w:sz w:val="24"/>
          <w:szCs w:val="24"/>
        </w:rPr>
        <w:t>在同一家医院内应保证不重复</w:t>
      </w:r>
      <w:r w:rsidRPr="00573934">
        <w:rPr>
          <w:rFonts w:ascii="宋体" w:hAnsi="宋体" w:hint="eastAsia"/>
          <w:sz w:val="24"/>
          <w:szCs w:val="24"/>
        </w:rPr>
        <w:t>。一次就诊的完整过程由一个作为HIS系统唯一号的“就诊流水号”予以标识。若医院内此类流水号会被循环使用而无法保证长久唯一，则应拼入日期（格式</w:t>
      </w:r>
      <w:r w:rsidRPr="00573934">
        <w:rPr>
          <w:rFonts w:ascii="宋体" w:hAnsi="宋体"/>
          <w:sz w:val="24"/>
          <w:szCs w:val="24"/>
        </w:rPr>
        <w:t>YYYYMMDD</w:t>
      </w:r>
      <w:r w:rsidRPr="00573934">
        <w:rPr>
          <w:rFonts w:ascii="宋体" w:hAnsi="宋体" w:hint="eastAsia"/>
          <w:sz w:val="24"/>
          <w:szCs w:val="24"/>
        </w:rPr>
        <w:t>）。</w:t>
      </w:r>
    </w:p>
    <w:p w:rsidR="00C576A4" w:rsidRDefault="00C576A4" w:rsidP="00093F99">
      <w:pPr>
        <w:numPr>
          <w:ilvl w:val="0"/>
          <w:numId w:val="27"/>
        </w:numPr>
        <w:tabs>
          <w:tab w:val="left" w:pos="720"/>
        </w:tabs>
        <w:spacing w:beforeLines="50" w:line="360" w:lineRule="auto"/>
        <w:ind w:left="720" w:hanging="720"/>
        <w:rPr>
          <w:rFonts w:ascii="宋体" w:hAnsi="宋体"/>
          <w:sz w:val="24"/>
          <w:szCs w:val="24"/>
        </w:rPr>
      </w:pPr>
      <w:r w:rsidRPr="00573934">
        <w:rPr>
          <w:rFonts w:ascii="宋体" w:hAnsi="宋体" w:hint="eastAsia"/>
          <w:sz w:val="24"/>
          <w:szCs w:val="24"/>
        </w:rPr>
        <w:t>卡类型的编码。同“挂号表”说明（7）。</w:t>
      </w:r>
    </w:p>
    <w:p w:rsidR="00C576A4" w:rsidRDefault="00C576A4" w:rsidP="00093F99">
      <w:pPr>
        <w:numPr>
          <w:ilvl w:val="0"/>
          <w:numId w:val="27"/>
        </w:numPr>
        <w:tabs>
          <w:tab w:val="left" w:pos="720"/>
        </w:tabs>
        <w:spacing w:beforeLines="50" w:line="360" w:lineRule="auto"/>
        <w:ind w:left="720" w:hanging="720"/>
        <w:rPr>
          <w:rFonts w:ascii="宋体" w:hAnsi="宋体"/>
          <w:sz w:val="24"/>
          <w:szCs w:val="24"/>
        </w:rPr>
      </w:pPr>
      <w:r w:rsidRPr="00573934">
        <w:rPr>
          <w:rFonts w:ascii="宋体" w:hAnsi="宋体" w:hint="eastAsia"/>
          <w:sz w:val="24"/>
          <w:szCs w:val="24"/>
        </w:rPr>
        <w:t>就诊类型标志：用于区分住院就诊业务类型。定义如下：</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300 = 急诊观察</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400 = 普通住院</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401 = 特需住院</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500 = 家床</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999 = 其他</w:t>
      </w:r>
    </w:p>
    <w:p w:rsidR="00C576A4" w:rsidRPr="00573934" w:rsidRDefault="00C576A4" w:rsidP="00631648">
      <w:pPr>
        <w:numPr>
          <w:ilvl w:val="0"/>
          <w:numId w:val="27"/>
        </w:numPr>
        <w:tabs>
          <w:tab w:val="left" w:pos="720"/>
        </w:tabs>
        <w:spacing w:line="360" w:lineRule="auto"/>
        <w:ind w:left="720" w:hanging="720"/>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27"/>
        </w:numPr>
        <w:tabs>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“0”：通常情况下的填报。若中心存在具有相同“住院就诊流水号”的记录，则认为要求对已填报数据进行技术上的覆盖处理，中心将对原先已经重复的记录予以覆盖。</w:t>
      </w:r>
    </w:p>
    <w:p w:rsidR="00C576A4" w:rsidRPr="00573934" w:rsidRDefault="00C576A4" w:rsidP="00631648">
      <w:pPr>
        <w:numPr>
          <w:ilvl w:val="1"/>
          <w:numId w:val="27"/>
        </w:numPr>
        <w:tabs>
          <w:tab w:val="left" w:pos="1260"/>
        </w:tabs>
        <w:spacing w:line="360" w:lineRule="auto"/>
        <w:ind w:leftChars="300" w:left="1170" w:hangingChars="225" w:hanging="540"/>
        <w:rPr>
          <w:rFonts w:ascii="宋体" w:hAnsi="宋体"/>
          <w:sz w:val="24"/>
          <w:szCs w:val="24"/>
        </w:rPr>
      </w:pPr>
      <w:r w:rsidRPr="00573934">
        <w:rPr>
          <w:rFonts w:ascii="宋体" w:hAnsi="宋体" w:hint="eastAsia"/>
          <w:sz w:val="24"/>
          <w:szCs w:val="24"/>
        </w:rPr>
        <w:t>“1”：对已填报的某一条具有相同“就诊流水号”的就诊记录进行撤销，使其失效。若中心发现并不存在某一条具有相同“就诊流水号”的就诊记录，则本条记录不被处理（废弃）。</w:t>
      </w:r>
    </w:p>
    <w:p w:rsidR="00C576A4" w:rsidRPr="00573934" w:rsidRDefault="00C576A4" w:rsidP="00631648">
      <w:pPr>
        <w:numPr>
          <w:ilvl w:val="0"/>
          <w:numId w:val="27"/>
        </w:numPr>
        <w:tabs>
          <w:tab w:val="left" w:pos="720"/>
        </w:tabs>
        <w:spacing w:line="360" w:lineRule="auto"/>
        <w:ind w:left="720" w:hanging="720"/>
        <w:rPr>
          <w:rFonts w:ascii="宋体" w:hAnsi="宋体"/>
          <w:sz w:val="24"/>
          <w:szCs w:val="24"/>
        </w:rPr>
      </w:pPr>
      <w:r w:rsidRPr="00573934">
        <w:rPr>
          <w:rFonts w:ascii="宋体" w:hAnsi="宋体" w:hint="eastAsia"/>
          <w:sz w:val="24"/>
          <w:szCs w:val="24"/>
        </w:rPr>
        <w:t>密级的填报的规定如下：</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第一位用于填写对于病种的权限控制参数。其中0：无须病种控制；1：恶性肿瘤；2：性病艾滋病；3：其它不治之症；4.精神类病；9：其它。</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第二位用于填写患者对本次就诊的档案是否申明被特控调阅。其中0：无特控；1：患者申明特控（无特殊原因不予调阅）。（目前医院可暂不执行。）</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其余各位预留备用，可均填0。</w:t>
      </w:r>
    </w:p>
    <w:p w:rsidR="00C576A4" w:rsidRPr="00573934" w:rsidRDefault="00C576A4" w:rsidP="00C576A4">
      <w:pPr>
        <w:spacing w:line="360" w:lineRule="auto"/>
        <w:ind w:leftChars="299" w:left="628"/>
        <w:rPr>
          <w:rFonts w:ascii="宋体" w:hAnsi="宋体"/>
        </w:rPr>
      </w:pPr>
    </w:p>
    <w:p w:rsidR="00C576A4" w:rsidRPr="00573934" w:rsidRDefault="00C576A4" w:rsidP="00C576A4">
      <w:pPr>
        <w:outlineLvl w:val="4"/>
        <w:rPr>
          <w:rFonts w:ascii="宋体" w:hAnsi="宋体"/>
          <w:b/>
          <w:sz w:val="24"/>
          <w:szCs w:val="24"/>
        </w:rPr>
      </w:pPr>
      <w:r w:rsidRPr="00573934">
        <w:rPr>
          <w:rFonts w:ascii="宋体" w:hAnsi="宋体" w:hint="eastAsia"/>
          <w:b/>
          <w:sz w:val="24"/>
          <w:szCs w:val="24"/>
        </w:rPr>
        <w:t>（六）住院医嘱明细表(TB_CIS_DrAdvice_Detail)</w:t>
      </w:r>
    </w:p>
    <w:tbl>
      <w:tblPr>
        <w:tblpPr w:leftFromText="180" w:rightFromText="180" w:vertAnchor="text" w:horzAnchor="margin" w:tblpX="108" w:tblpY="312"/>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1980"/>
        <w:gridCol w:w="1008"/>
        <w:gridCol w:w="1152"/>
        <w:gridCol w:w="648"/>
        <w:gridCol w:w="720"/>
        <w:gridCol w:w="3420"/>
      </w:tblGrid>
      <w:tr w:rsidR="00C576A4" w:rsidRPr="00464D48" w:rsidTr="0094182C">
        <w:tc>
          <w:tcPr>
            <w:tcW w:w="198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98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008" w:type="dxa"/>
            <w:tcBorders>
              <w:bottom w:val="single" w:sz="4" w:space="0" w:color="auto"/>
            </w:tcBorders>
            <w:shd w:val="clear" w:color="auto" w:fill="D9D9D9"/>
            <w:vAlign w:val="center"/>
          </w:tcPr>
          <w:p w:rsidR="00C576A4" w:rsidRPr="00464D48" w:rsidRDefault="00C576A4" w:rsidP="0094182C">
            <w:pPr>
              <w:ind w:leftChars="-20" w:left="63" w:rightChars="-45" w:right="-94" w:hangingChars="50" w:hanging="105"/>
              <w:jc w:val="center"/>
              <w:rPr>
                <w:rFonts w:ascii="宋体" w:hAnsi="宋体"/>
                <w:b/>
                <w:szCs w:val="21"/>
              </w:rPr>
            </w:pPr>
            <w:r w:rsidRPr="00464D48">
              <w:rPr>
                <w:rFonts w:ascii="宋体" w:hAnsi="宋体" w:hint="eastAsia"/>
                <w:b/>
                <w:szCs w:val="21"/>
              </w:rPr>
              <w:t>字段名</w:t>
            </w:r>
          </w:p>
        </w:tc>
        <w:tc>
          <w:tcPr>
            <w:tcW w:w="1152"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4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w:t>
            </w:r>
            <w:r w:rsidRPr="00464D48">
              <w:rPr>
                <w:rFonts w:ascii="宋体" w:hAnsi="宋体" w:hint="eastAsia"/>
                <w:b/>
                <w:szCs w:val="21"/>
              </w:rPr>
              <w:lastRenderedPageBreak/>
              <w:t>要求</w:t>
            </w:r>
          </w:p>
        </w:tc>
        <w:tc>
          <w:tcPr>
            <w:tcW w:w="34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lastRenderedPageBreak/>
              <w:t>说明</w:t>
            </w:r>
          </w:p>
        </w:tc>
      </w:tr>
      <w:tr w:rsidR="00C576A4" w:rsidRPr="00464D48" w:rsidTr="0094182C">
        <w:tc>
          <w:tcPr>
            <w:tcW w:w="1980"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lastRenderedPageBreak/>
              <w:t>DE08.10.052.00</w:t>
            </w:r>
          </w:p>
        </w:tc>
        <w:tc>
          <w:tcPr>
            <w:tcW w:w="1980" w:type="dxa"/>
            <w:shd w:val="clear" w:color="auto" w:fill="FBD4B4"/>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1008" w:type="dxa"/>
            <w:shd w:val="clear" w:color="auto" w:fill="FBD4B4"/>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YLJGDM</w:t>
            </w:r>
          </w:p>
        </w:tc>
        <w:tc>
          <w:tcPr>
            <w:tcW w:w="1152"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shd w:val="clear" w:color="auto" w:fill="FBD4B4"/>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20"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420" w:type="dxa"/>
            <w:shd w:val="clear" w:color="auto" w:fill="FBD4B4"/>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c>
          <w:tcPr>
            <w:tcW w:w="1980"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WDDE01.00.135.00</w:t>
            </w:r>
          </w:p>
        </w:tc>
        <w:tc>
          <w:tcPr>
            <w:tcW w:w="19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医嘱ID</w:t>
            </w:r>
          </w:p>
        </w:tc>
        <w:tc>
          <w:tcPr>
            <w:tcW w:w="1008" w:type="dxa"/>
            <w:shd w:val="clear" w:color="auto" w:fill="FBD4B4"/>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YZID</w:t>
            </w:r>
          </w:p>
        </w:tc>
        <w:tc>
          <w:tcPr>
            <w:tcW w:w="1152"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shd w:val="clear" w:color="auto" w:fill="FBD4B4"/>
          </w:tcPr>
          <w:p w:rsidR="00C576A4" w:rsidRPr="00464D48" w:rsidRDefault="00C576A4" w:rsidP="0094182C">
            <w:pPr>
              <w:rPr>
                <w:rFonts w:ascii="宋体" w:hAnsi="宋体"/>
              </w:rPr>
            </w:pPr>
            <w:r w:rsidRPr="00464D48">
              <w:rPr>
                <w:rFonts w:ascii="宋体" w:hAnsi="宋体" w:hint="eastAsia"/>
              </w:rPr>
              <w:t>必填</w:t>
            </w:r>
          </w:p>
        </w:tc>
        <w:tc>
          <w:tcPr>
            <w:tcW w:w="342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WDDE01.00.126.00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住院就诊流水号</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JZLSH</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与住院就诊记录表关联的外键</w:t>
            </w:r>
          </w:p>
        </w:tc>
      </w:tr>
      <w:tr w:rsidR="00C576A4" w:rsidRPr="00464D48" w:rsidTr="0094182C">
        <w:trPr>
          <w:trHeight w:val="278"/>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olor w:val="000000"/>
                <w:szCs w:val="21"/>
              </w:rPr>
              <w:t>WDDE06.00.18</w:t>
            </w:r>
            <w:r w:rsidRPr="001C2928">
              <w:rPr>
                <w:rFonts w:ascii="宋体" w:hAnsi="宋体" w:hint="eastAsia"/>
                <w:color w:val="000000"/>
                <w:szCs w:val="21"/>
              </w:rPr>
              <w:t>9</w:t>
            </w:r>
            <w:r w:rsidRPr="001C2928">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撤销标志</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CXBZ</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编码。1：正常；2：撤销该医嘱</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KH</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420"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9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KLX</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tcPr>
          <w:p w:rsidR="00C576A4" w:rsidRPr="00464D48" w:rsidRDefault="00C576A4" w:rsidP="0094182C">
            <w:pPr>
              <w:rPr>
                <w:rFonts w:ascii="宋体" w:hAnsi="宋体"/>
              </w:rPr>
            </w:pPr>
            <w:r w:rsidRPr="00464D48">
              <w:rPr>
                <w:rFonts w:ascii="宋体" w:hAnsi="宋体" w:hint="eastAsia"/>
              </w:rPr>
              <w:t>必填</w:t>
            </w:r>
          </w:p>
        </w:tc>
        <w:tc>
          <w:tcPr>
            <w:tcW w:w="3420" w:type="dxa"/>
            <w:vMerge/>
          </w:tcPr>
          <w:p w:rsidR="00C576A4" w:rsidRPr="00464D48" w:rsidRDefault="00C576A4" w:rsidP="0094182C">
            <w:pPr>
              <w:autoSpaceDE w:val="0"/>
              <w:autoSpaceDN w:val="0"/>
              <w:adjustRightInd w:val="0"/>
              <w:rPr>
                <w:rFonts w:ascii="宋体" w:hAnsi="宋体"/>
                <w:szCs w:val="21"/>
              </w:rPr>
            </w:pPr>
          </w:p>
        </w:tc>
      </w:tr>
      <w:tr w:rsidR="00C576A4" w:rsidRPr="00464D48" w:rsidTr="0094182C">
        <w:tblPrEx>
          <w:tblBorders>
            <w:insideH w:val="none" w:sz="0" w:space="0" w:color="auto"/>
            <w:insideV w:val="none" w:sz="0" w:space="0" w:color="auto"/>
          </w:tblBorders>
        </w:tblPrEx>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WDDE08.10.106.00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病区</w:t>
            </w:r>
          </w:p>
        </w:tc>
        <w:tc>
          <w:tcPr>
            <w:tcW w:w="100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BQ</w:t>
            </w:r>
          </w:p>
        </w:tc>
        <w:tc>
          <w:tcPr>
            <w:tcW w:w="1152"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病人所在的病区。</w:t>
            </w:r>
          </w:p>
        </w:tc>
      </w:tr>
      <w:tr w:rsidR="00C576A4" w:rsidRPr="00464D48" w:rsidTr="0094182C">
        <w:tblPrEx>
          <w:tblBorders>
            <w:insideH w:val="none" w:sz="0" w:space="0" w:color="auto"/>
            <w:insideV w:val="none" w:sz="0" w:space="0" w:color="auto"/>
          </w:tblBorders>
        </w:tblPrEx>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下达科室编码</w:t>
            </w:r>
          </w:p>
        </w:tc>
        <w:tc>
          <w:tcPr>
            <w:tcW w:w="100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XDKSBM</w:t>
            </w:r>
          </w:p>
        </w:tc>
        <w:tc>
          <w:tcPr>
            <w:tcW w:w="1152"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blPrEx>
          <w:tblBorders>
            <w:insideH w:val="none" w:sz="0" w:space="0" w:color="auto"/>
            <w:insideV w:val="none" w:sz="0" w:space="0" w:color="auto"/>
          </w:tblBorders>
        </w:tblPrEx>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下达科室名称</w:t>
            </w:r>
          </w:p>
        </w:tc>
        <w:tc>
          <w:tcPr>
            <w:tcW w:w="100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XDKSMC</w:t>
            </w:r>
          </w:p>
        </w:tc>
        <w:tc>
          <w:tcPr>
            <w:tcW w:w="1152"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医嘱下达人工号</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XDRGH</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按医院内部相应医生的工号填写。见医护人员字典表</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医嘱下达人姓名</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XDRXM</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WDDE06.00.190.00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医嘱下达时间</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YZXDSJ</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48" w:type="dxa"/>
            <w:vAlign w:val="center"/>
          </w:tcPr>
          <w:p w:rsidR="00C576A4" w:rsidRPr="00464D48" w:rsidRDefault="00C576A4" w:rsidP="0094182C">
            <w:pPr>
              <w:autoSpaceDE w:val="0"/>
              <w:autoSpaceDN w:val="0"/>
              <w:adjustRightInd w:val="0"/>
              <w:rPr>
                <w:rFonts w:ascii="宋体" w:hAnsi="宋体"/>
                <w:szCs w:val="21"/>
              </w:rPr>
            </w:pP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执行科室编码</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ZXKSBM</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2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具体执行医嘱的科室。编码。见科室字典表</w:t>
            </w:r>
          </w:p>
        </w:tc>
      </w:tr>
      <w:tr w:rsidR="00C576A4" w:rsidRPr="00464D48" w:rsidTr="0094182C">
        <w:tblPrEx>
          <w:tblBorders>
            <w:insideH w:val="none" w:sz="0" w:space="0" w:color="auto"/>
            <w:insideV w:val="none" w:sz="0" w:space="0" w:color="auto"/>
          </w:tblBorders>
        </w:tblPrEx>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执行科室名称</w:t>
            </w:r>
          </w:p>
        </w:tc>
        <w:tc>
          <w:tcPr>
            <w:tcW w:w="100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ZXKSMC</w:t>
            </w:r>
          </w:p>
        </w:tc>
        <w:tc>
          <w:tcPr>
            <w:tcW w:w="1152"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医嘱执行人工号</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ZXRGH</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按医院内部确认医嘱的护士的工号填写。见医护人员字典表</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医嘱执行人姓名</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ZXRXM</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12"/>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医嘱执行时间</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YZZXSJ</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48" w:type="dxa"/>
            <w:vAlign w:val="center"/>
          </w:tcPr>
          <w:p w:rsidR="00C576A4" w:rsidRPr="00464D48" w:rsidRDefault="00C576A4" w:rsidP="0094182C">
            <w:pPr>
              <w:autoSpaceDE w:val="0"/>
              <w:autoSpaceDN w:val="0"/>
              <w:adjustRightInd w:val="0"/>
              <w:rPr>
                <w:rFonts w:ascii="宋体" w:hAnsi="宋体"/>
                <w:szCs w:val="21"/>
              </w:rPr>
            </w:pP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263"/>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医嘱终止时间</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YZZZSJ</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48" w:type="dxa"/>
            <w:vAlign w:val="center"/>
          </w:tcPr>
          <w:p w:rsidR="00C576A4" w:rsidRPr="00464D48" w:rsidRDefault="00C576A4" w:rsidP="0094182C">
            <w:pPr>
              <w:autoSpaceDE w:val="0"/>
              <w:autoSpaceDN w:val="0"/>
              <w:adjustRightInd w:val="0"/>
              <w:rPr>
                <w:rFonts w:ascii="宋体" w:hAnsi="宋体"/>
                <w:szCs w:val="21"/>
              </w:rPr>
            </w:pP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医嘱说明</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YZSM</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256</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对该医嘱的文字性说明。</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WDDE06.00.185.00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医嘱组号</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YZZH</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WDDE06.00.194.00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医嘱类别</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YZLB</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2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编码。1：长期（在院）；2：临时（在院）；3：出院带药；9：其他</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WDDE06.00.195.00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医嘱明细编码</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YZMXBM</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WDDE06.00.196.00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医嘱明细名称</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YZMXMC</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256</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hint="eastAsia"/>
                <w:kern w:val="0"/>
                <w:szCs w:val="21"/>
              </w:rPr>
              <w:t>WD</w:t>
            </w:r>
            <w:r w:rsidRPr="001C2928">
              <w:rPr>
                <w:rFonts w:ascii="宋体" w:hAnsi="宋体" w:cs="黑体"/>
                <w:kern w:val="0"/>
                <w:szCs w:val="21"/>
              </w:rPr>
              <w:t>DE08.50</w:t>
            </w:r>
            <w:r w:rsidRPr="001C2928">
              <w:rPr>
                <w:rFonts w:ascii="宋体" w:hAnsi="宋体" w:cs="黑体" w:hint="eastAsia"/>
                <w:kern w:val="0"/>
                <w:szCs w:val="21"/>
              </w:rPr>
              <w:t>.104.00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是否药品</w:t>
            </w:r>
          </w:p>
        </w:tc>
        <w:tc>
          <w:tcPr>
            <w:tcW w:w="10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YZLX</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w:t>
            </w: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1.药品 0.非药品</w:t>
            </w:r>
          </w:p>
        </w:tc>
      </w:tr>
      <w:tr w:rsidR="00C576A4" w:rsidRPr="00464D48" w:rsidTr="0094182C">
        <w:trPr>
          <w:trHeight w:val="383"/>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hint="eastAsia"/>
                <w:kern w:val="0"/>
                <w:szCs w:val="21"/>
              </w:rPr>
              <w:t>WD</w:t>
            </w:r>
            <w:r w:rsidRPr="001C2928">
              <w:rPr>
                <w:rFonts w:ascii="宋体" w:hAnsi="宋体" w:cs="黑体"/>
                <w:kern w:val="0"/>
                <w:szCs w:val="21"/>
              </w:rPr>
              <w:t>DE08.50</w:t>
            </w:r>
            <w:r w:rsidRPr="001C2928">
              <w:rPr>
                <w:rFonts w:ascii="宋体" w:hAnsi="宋体" w:cs="黑体" w:hint="eastAsia"/>
                <w:kern w:val="0"/>
                <w:szCs w:val="21"/>
              </w:rPr>
              <w:t>.105.00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药品规格</w:t>
            </w:r>
          </w:p>
        </w:tc>
        <w:tc>
          <w:tcPr>
            <w:tcW w:w="1008" w:type="dxa"/>
            <w:vAlign w:val="center"/>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YPGG</w:t>
            </w:r>
          </w:p>
        </w:tc>
        <w:tc>
          <w:tcPr>
            <w:tcW w:w="1152"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若为药品</w:t>
            </w:r>
            <w:r w:rsidRPr="00464D48">
              <w:rPr>
                <w:rFonts w:ascii="宋体" w:hAnsi="宋体"/>
                <w:szCs w:val="21"/>
              </w:rPr>
              <w:t>，则必填</w:t>
            </w:r>
            <w:r w:rsidRPr="00464D48">
              <w:rPr>
                <w:rFonts w:ascii="宋体" w:hAnsi="宋体" w:hint="eastAsia"/>
                <w:szCs w:val="21"/>
              </w:rPr>
              <w:t>写</w:t>
            </w:r>
            <w:r w:rsidRPr="00464D48">
              <w:rPr>
                <w:rFonts w:ascii="宋体" w:hAnsi="宋体"/>
                <w:szCs w:val="21"/>
              </w:rPr>
              <w:t>，</w:t>
            </w:r>
            <w:r w:rsidRPr="00464D48">
              <w:rPr>
                <w:rFonts w:ascii="宋体" w:hAnsi="宋体" w:hint="eastAsia"/>
                <w:szCs w:val="21"/>
              </w:rPr>
              <w:t>若为非药品</w:t>
            </w:r>
            <w:r w:rsidRPr="00464D48">
              <w:rPr>
                <w:rFonts w:ascii="宋体" w:hAnsi="宋体"/>
                <w:szCs w:val="21"/>
              </w:rPr>
              <w:t>，则必须为空。</w:t>
            </w:r>
          </w:p>
        </w:tc>
      </w:tr>
      <w:tr w:rsidR="00C576A4" w:rsidRPr="00464D48" w:rsidTr="0094182C">
        <w:trPr>
          <w:trHeight w:val="332"/>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hint="eastAsia"/>
                <w:kern w:val="0"/>
                <w:szCs w:val="21"/>
              </w:rPr>
              <w:t>WD</w:t>
            </w:r>
            <w:r w:rsidRPr="001C2928">
              <w:rPr>
                <w:rFonts w:ascii="宋体" w:hAnsi="宋体" w:cs="黑体"/>
                <w:kern w:val="0"/>
                <w:szCs w:val="21"/>
              </w:rPr>
              <w:t>DE08.50</w:t>
            </w:r>
            <w:r w:rsidRPr="001C2928">
              <w:rPr>
                <w:rFonts w:ascii="宋体" w:hAnsi="宋体" w:cs="黑体" w:hint="eastAsia"/>
                <w:kern w:val="0"/>
                <w:szCs w:val="21"/>
              </w:rPr>
              <w:t>.106.00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药品用法</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YPYF</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Merge/>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DE06.00.133.00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用药频度</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YYPD</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一时段内用药次数。如：一日三次。</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DE06.00.135.00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每次使用剂量</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JL</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WDDE06.00.186.00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每次使用剂量单位</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DW</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WDDE06.00.187.00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每次使用数量</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MCSL</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WDDE06.00.188.00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每次使用数量单位</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MCDW</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WDDE06.00.197.00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给药途径(用法)</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YF</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DE06.00.147.00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用药天数</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YYTS</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8，1</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出院带药用</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WDDE04.01.162.00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皮试判别</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SFPS</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1.是 0 否</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hint="eastAsia"/>
                <w:kern w:val="0"/>
                <w:szCs w:val="21"/>
              </w:rPr>
              <w:t>WD</w:t>
            </w:r>
            <w:r w:rsidRPr="001C2928">
              <w:rPr>
                <w:rFonts w:ascii="宋体" w:hAnsi="宋体" w:cs="黑体"/>
                <w:kern w:val="0"/>
                <w:szCs w:val="21"/>
              </w:rPr>
              <w:t>DE08.50</w:t>
            </w:r>
            <w:r w:rsidRPr="001C2928">
              <w:rPr>
                <w:rFonts w:ascii="宋体" w:hAnsi="宋体" w:cs="黑体" w:hint="eastAsia"/>
                <w:kern w:val="0"/>
                <w:szCs w:val="21"/>
              </w:rPr>
              <w:t>.107.00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发药数量</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YPSL</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12，3</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出院带药用</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hint="eastAsia"/>
                <w:kern w:val="0"/>
                <w:szCs w:val="21"/>
              </w:rPr>
              <w:t>WD</w:t>
            </w:r>
            <w:r w:rsidRPr="001C2928">
              <w:rPr>
                <w:rFonts w:ascii="宋体" w:hAnsi="宋体" w:cs="黑体"/>
                <w:kern w:val="0"/>
                <w:szCs w:val="21"/>
              </w:rPr>
              <w:t>DE08.50</w:t>
            </w:r>
            <w:r w:rsidRPr="001C2928">
              <w:rPr>
                <w:rFonts w:ascii="宋体" w:hAnsi="宋体" w:cs="黑体" w:hint="eastAsia"/>
                <w:kern w:val="0"/>
                <w:szCs w:val="21"/>
              </w:rPr>
              <w:t>.108.00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发药数量单位</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YPDW</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出院带药用</w:t>
            </w: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WDDE08.50.109.00</w:t>
            </w:r>
          </w:p>
        </w:tc>
        <w:tc>
          <w:tcPr>
            <w:tcW w:w="1980"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中药煎煮法代码</w:t>
            </w:r>
          </w:p>
        </w:tc>
        <w:tc>
          <w:tcPr>
            <w:tcW w:w="1008" w:type="dxa"/>
            <w:vAlign w:val="bottom"/>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JYDM</w:t>
            </w:r>
          </w:p>
        </w:tc>
        <w:tc>
          <w:tcPr>
            <w:tcW w:w="1152" w:type="dxa"/>
            <w:vAlign w:val="center"/>
          </w:tcPr>
          <w:p w:rsidR="00C576A4" w:rsidRPr="00464D48" w:rsidRDefault="00C576A4" w:rsidP="0094182C">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334"/>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lastRenderedPageBreak/>
              <w:t>WDDE04.10.150.00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JCBW</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影像检查医嘱，说明被检查的部位。</w:t>
            </w:r>
          </w:p>
        </w:tc>
      </w:tr>
      <w:tr w:rsidR="00C576A4" w:rsidRPr="00464D48" w:rsidTr="0094182C">
        <w:trPr>
          <w:trHeight w:val="271"/>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WDDE04.01.163.00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备注</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BZ</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特殊的说明</w:t>
            </w:r>
          </w:p>
        </w:tc>
      </w:tr>
      <w:tr w:rsidR="00C576A4" w:rsidRPr="00464D48" w:rsidTr="0094182C">
        <w:trPr>
          <w:trHeight w:val="271"/>
        </w:trPr>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48"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hint="eastAsia"/>
                <w:szCs w:val="21"/>
              </w:rPr>
              <w:t>WDDE99.00.001.00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1008" w:type="dxa"/>
          </w:tcPr>
          <w:p w:rsidR="00C576A4" w:rsidRPr="00464D48" w:rsidRDefault="00C576A4" w:rsidP="0094182C">
            <w:pPr>
              <w:autoSpaceDE w:val="0"/>
              <w:autoSpaceDN w:val="0"/>
              <w:adjustRightInd w:val="0"/>
              <w:ind w:leftChars="-20" w:left="63" w:rightChars="-45" w:right="-94" w:hangingChars="50" w:hanging="105"/>
              <w:rPr>
                <w:rFonts w:ascii="宋体" w:hAnsi="宋体"/>
                <w:szCs w:val="21"/>
              </w:rPr>
            </w:pPr>
            <w:r w:rsidRPr="00464D48">
              <w:rPr>
                <w:rFonts w:ascii="宋体" w:hAnsi="宋体" w:hint="eastAsia"/>
                <w:szCs w:val="21"/>
              </w:rPr>
              <w:t>MJ</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pStyle w:val="a6"/>
              <w:autoSpaceDE w:val="0"/>
              <w:autoSpaceDN w:val="0"/>
              <w:adjustRightInd w:val="0"/>
              <w:rPr>
                <w:kern w:val="2"/>
                <w:sz w:val="21"/>
                <w:szCs w:val="21"/>
              </w:rPr>
            </w:pPr>
            <w:r w:rsidRPr="00464D48">
              <w:rPr>
                <w:rFonts w:hint="eastAsia"/>
                <w:kern w:val="2"/>
                <w:sz w:val="21"/>
                <w:szCs w:val="21"/>
              </w:rPr>
              <w:t>同就诊记录表的相关说明</w:t>
            </w:r>
          </w:p>
        </w:tc>
      </w:tr>
      <w:tr w:rsidR="00C576A4" w:rsidRPr="00464D48"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预留一</w:t>
            </w:r>
          </w:p>
        </w:tc>
        <w:tc>
          <w:tcPr>
            <w:tcW w:w="1008" w:type="dxa"/>
            <w:vAlign w:val="center"/>
          </w:tcPr>
          <w:p w:rsidR="00C576A4" w:rsidRPr="00464D48" w:rsidRDefault="00C576A4" w:rsidP="0094182C">
            <w:pPr>
              <w:autoSpaceDE w:val="0"/>
              <w:autoSpaceDN w:val="0"/>
              <w:adjustRightInd w:val="0"/>
              <w:ind w:leftChars="-20" w:left="63" w:hangingChars="50" w:hanging="105"/>
              <w:rPr>
                <w:rFonts w:ascii="宋体" w:hAnsi="宋体"/>
                <w:szCs w:val="21"/>
              </w:rPr>
            </w:pPr>
            <w:r w:rsidRPr="00464D48">
              <w:rPr>
                <w:rFonts w:ascii="宋体" w:hAnsi="宋体" w:hint="eastAsia"/>
                <w:szCs w:val="21"/>
              </w:rPr>
              <w:t>YLYL1</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94182C">
        <w:tc>
          <w:tcPr>
            <w:tcW w:w="198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WDDE99.00.053.00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预留二</w:t>
            </w:r>
          </w:p>
        </w:tc>
        <w:tc>
          <w:tcPr>
            <w:tcW w:w="1008" w:type="dxa"/>
            <w:vAlign w:val="center"/>
          </w:tcPr>
          <w:p w:rsidR="00C576A4" w:rsidRPr="00464D48" w:rsidRDefault="00C576A4" w:rsidP="0094182C">
            <w:pPr>
              <w:autoSpaceDE w:val="0"/>
              <w:autoSpaceDN w:val="0"/>
              <w:adjustRightInd w:val="0"/>
              <w:ind w:leftChars="-20" w:left="63" w:hangingChars="50" w:hanging="105"/>
              <w:rPr>
                <w:rFonts w:ascii="宋体" w:hAnsi="宋体"/>
                <w:szCs w:val="21"/>
              </w:rPr>
            </w:pPr>
            <w:r w:rsidRPr="00464D48">
              <w:rPr>
                <w:rFonts w:ascii="宋体" w:hAnsi="宋体" w:hint="eastAsia"/>
                <w:szCs w:val="21"/>
              </w:rPr>
              <w:t>YLYL2</w:t>
            </w:r>
          </w:p>
        </w:tc>
        <w:tc>
          <w:tcPr>
            <w:tcW w:w="115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20" w:type="dxa"/>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可选</w:t>
            </w:r>
          </w:p>
        </w:tc>
        <w:tc>
          <w:tcPr>
            <w:tcW w:w="34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E2545B" w:rsidRPr="00573934" w:rsidTr="00AE4CD2">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DE08.50.056.00</w:t>
            </w:r>
          </w:p>
        </w:tc>
        <w:tc>
          <w:tcPr>
            <w:tcW w:w="1980" w:type="dxa"/>
            <w:vAlign w:val="center"/>
          </w:tcPr>
          <w:p w:rsidR="00E2545B" w:rsidRPr="00453D03" w:rsidRDefault="00E2545B" w:rsidP="00B77EE2">
            <w:pPr>
              <w:jc w:val="left"/>
              <w:rPr>
                <w:rFonts w:ascii="宋体" w:hAnsi="宋体" w:cs="宋体"/>
                <w:color w:val="000000"/>
                <w:kern w:val="0"/>
                <w:szCs w:val="21"/>
              </w:rPr>
            </w:pPr>
            <w:r w:rsidRPr="00453D03">
              <w:rPr>
                <w:rFonts w:ascii="宋体" w:hAnsi="宋体" w:cs="宋体" w:hint="eastAsia"/>
                <w:color w:val="000000"/>
                <w:kern w:val="0"/>
                <w:szCs w:val="21"/>
              </w:rPr>
              <w:t>处方药品组号</w:t>
            </w:r>
          </w:p>
        </w:tc>
        <w:tc>
          <w:tcPr>
            <w:tcW w:w="1008" w:type="dxa"/>
            <w:vAlign w:val="center"/>
          </w:tcPr>
          <w:p w:rsidR="00E2545B" w:rsidRPr="00453D03" w:rsidRDefault="00E2545B" w:rsidP="00B77EE2">
            <w:pPr>
              <w:jc w:val="left"/>
              <w:rPr>
                <w:rFonts w:ascii="宋体" w:hAnsi="宋体" w:cs="宋体"/>
                <w:color w:val="000000"/>
                <w:kern w:val="0"/>
                <w:szCs w:val="21"/>
              </w:rPr>
            </w:pPr>
            <w:r w:rsidRPr="00453D03">
              <w:rPr>
                <w:rFonts w:ascii="宋体" w:hAnsi="宋体" w:cs="宋体" w:hint="eastAsia"/>
                <w:color w:val="000000"/>
                <w:kern w:val="0"/>
                <w:szCs w:val="21"/>
              </w:rPr>
              <w:t>CFYPZH</w:t>
            </w:r>
          </w:p>
        </w:tc>
        <w:tc>
          <w:tcPr>
            <w:tcW w:w="1152" w:type="dxa"/>
            <w:vAlign w:val="center"/>
          </w:tcPr>
          <w:p w:rsidR="00E2545B" w:rsidRPr="00453D03" w:rsidRDefault="00E2545B" w:rsidP="00B77EE2">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jc w:val="center"/>
              <w:rPr>
                <w:rFonts w:ascii="宋体" w:hAnsi="宋体" w:cs="宋体"/>
                <w:color w:val="000000"/>
                <w:kern w:val="0"/>
                <w:szCs w:val="21"/>
              </w:rPr>
            </w:pPr>
            <w:r w:rsidRPr="00453D03">
              <w:rPr>
                <w:rFonts w:ascii="宋体" w:hAnsi="宋体" w:cs="宋体" w:hint="eastAsia"/>
                <w:color w:val="000000"/>
                <w:kern w:val="0"/>
                <w:szCs w:val="21"/>
              </w:rPr>
              <w:t>50</w:t>
            </w:r>
          </w:p>
        </w:tc>
        <w:tc>
          <w:tcPr>
            <w:tcW w:w="720" w:type="dxa"/>
            <w:vAlign w:val="center"/>
          </w:tcPr>
          <w:p w:rsidR="00E2545B" w:rsidRPr="00453D03" w:rsidRDefault="00E2545B" w:rsidP="00B77EE2">
            <w:pPr>
              <w:autoSpaceDE w:val="0"/>
              <w:autoSpaceDN w:val="0"/>
              <w:adjustRightInd w:val="0"/>
              <w:jc w:val="center"/>
              <w:rPr>
                <w:rFonts w:ascii="宋体" w:hAnsi="宋体" w:cs="宋体"/>
                <w:color w:val="000000"/>
                <w:kern w:val="0"/>
                <w:szCs w:val="21"/>
              </w:rPr>
            </w:pPr>
            <w:r>
              <w:rPr>
                <w:rFonts w:ascii="宋体" w:hAnsi="宋体" w:cs="宋体" w:hint="eastAsia"/>
                <w:color w:val="000000"/>
                <w:kern w:val="0"/>
                <w:szCs w:val="21"/>
              </w:rPr>
              <w:t>可选</w:t>
            </w:r>
          </w:p>
        </w:tc>
        <w:tc>
          <w:tcPr>
            <w:tcW w:w="3420" w:type="dxa"/>
          </w:tcPr>
          <w:p w:rsidR="00E2545B" w:rsidRPr="00464D48" w:rsidRDefault="00E2545B" w:rsidP="00440DDA">
            <w:pPr>
              <w:autoSpaceDE w:val="0"/>
              <w:autoSpaceDN w:val="0"/>
              <w:adjustRightInd w:val="0"/>
              <w:rPr>
                <w:rFonts w:ascii="宋体" w:hAnsi="宋体"/>
                <w:szCs w:val="21"/>
              </w:rPr>
            </w:pPr>
          </w:p>
        </w:tc>
      </w:tr>
      <w:tr w:rsidR="00E2545B" w:rsidRPr="00573934" w:rsidTr="00AE4CD2">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DE01.00.008.00</w:t>
            </w:r>
          </w:p>
        </w:tc>
        <w:tc>
          <w:tcPr>
            <w:tcW w:w="1980" w:type="dxa"/>
            <w:vAlign w:val="center"/>
          </w:tcPr>
          <w:p w:rsidR="00E2545B" w:rsidRPr="00453D03" w:rsidRDefault="00E2545B" w:rsidP="00B77EE2">
            <w:pPr>
              <w:jc w:val="left"/>
              <w:rPr>
                <w:rFonts w:ascii="宋体" w:hAnsi="宋体" w:cs="宋体"/>
                <w:color w:val="000000"/>
                <w:kern w:val="0"/>
                <w:szCs w:val="21"/>
              </w:rPr>
            </w:pPr>
            <w:r w:rsidRPr="00453D03">
              <w:rPr>
                <w:rFonts w:ascii="宋体" w:hAnsi="宋体" w:cs="宋体" w:hint="eastAsia"/>
                <w:color w:val="000000"/>
                <w:kern w:val="0"/>
                <w:szCs w:val="21"/>
              </w:rPr>
              <w:t>电子申请单编号</w:t>
            </w:r>
          </w:p>
        </w:tc>
        <w:tc>
          <w:tcPr>
            <w:tcW w:w="1008" w:type="dxa"/>
            <w:vAlign w:val="center"/>
          </w:tcPr>
          <w:p w:rsidR="00E2545B" w:rsidRPr="00453D03" w:rsidRDefault="00E2545B" w:rsidP="00B77EE2">
            <w:pPr>
              <w:jc w:val="left"/>
              <w:rPr>
                <w:rFonts w:ascii="宋体" w:hAnsi="宋体" w:cs="宋体"/>
                <w:color w:val="000000"/>
                <w:kern w:val="0"/>
                <w:szCs w:val="21"/>
              </w:rPr>
            </w:pPr>
            <w:r w:rsidRPr="00453D03">
              <w:rPr>
                <w:rFonts w:ascii="宋体" w:hAnsi="宋体" w:cs="宋体" w:hint="eastAsia"/>
                <w:color w:val="000000"/>
                <w:kern w:val="0"/>
                <w:szCs w:val="21"/>
              </w:rPr>
              <w:t>DZSQDBH</w:t>
            </w:r>
          </w:p>
        </w:tc>
        <w:tc>
          <w:tcPr>
            <w:tcW w:w="1152" w:type="dxa"/>
            <w:vAlign w:val="center"/>
          </w:tcPr>
          <w:p w:rsidR="00E2545B" w:rsidRPr="00453D03" w:rsidRDefault="00E2545B" w:rsidP="00B77EE2">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20" w:type="dxa"/>
            <w:vAlign w:val="center"/>
          </w:tcPr>
          <w:p w:rsidR="00E2545B" w:rsidRPr="00453D03" w:rsidRDefault="00E2545B" w:rsidP="00B77EE2">
            <w:pPr>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tcPr>
          <w:p w:rsidR="00E2545B" w:rsidRPr="00464D48" w:rsidRDefault="00E2545B" w:rsidP="00440DDA">
            <w:pPr>
              <w:autoSpaceDE w:val="0"/>
              <w:autoSpaceDN w:val="0"/>
              <w:adjustRightInd w:val="0"/>
              <w:rPr>
                <w:rFonts w:ascii="宋体" w:hAnsi="宋体"/>
                <w:szCs w:val="21"/>
              </w:rPr>
            </w:pPr>
          </w:p>
        </w:tc>
      </w:tr>
      <w:tr w:rsidR="00E2545B" w:rsidRPr="00573934" w:rsidTr="0023150A">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DE06.00.289.00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医嘱项目类型代码</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YZXMLXDM</w:t>
            </w:r>
          </w:p>
        </w:tc>
        <w:tc>
          <w:tcPr>
            <w:tcW w:w="1152" w:type="dxa"/>
            <w:vAlign w:val="center"/>
          </w:tcPr>
          <w:p w:rsidR="00E2545B" w:rsidRPr="008D1EEA" w:rsidRDefault="00E2545B" w:rsidP="00B77EE2">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648" w:type="dxa"/>
            <w:vAlign w:val="center"/>
          </w:tcPr>
          <w:p w:rsidR="00E2545B" w:rsidRPr="008D1EEA" w:rsidRDefault="00E2545B" w:rsidP="00B77EE2">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见说明（1），</w:t>
            </w:r>
            <w:r w:rsidRPr="00453D03">
              <w:rPr>
                <w:rFonts w:ascii="宋体" w:hAnsi="宋体" w:cs="宋体"/>
                <w:color w:val="000000"/>
                <w:kern w:val="0"/>
                <w:szCs w:val="21"/>
              </w:rPr>
              <w:t>CV06.00.229</w:t>
            </w:r>
          </w:p>
        </w:tc>
      </w:tr>
      <w:tr w:rsidR="00E2545B" w:rsidRPr="00573934" w:rsidTr="0023150A">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DE06.00.288.00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医嘱项目内容</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YZXMNR</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100</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453D03" w:rsidRDefault="00E2545B" w:rsidP="00B77EE2">
            <w:pPr>
              <w:widowControl/>
              <w:jc w:val="left"/>
              <w:rPr>
                <w:rFonts w:ascii="宋体" w:hAnsi="宋体" w:cs="宋体"/>
                <w:color w:val="000000"/>
                <w:kern w:val="0"/>
                <w:szCs w:val="21"/>
              </w:rPr>
            </w:pPr>
          </w:p>
        </w:tc>
      </w:tr>
      <w:tr w:rsidR="00E2545B" w:rsidRPr="00573934" w:rsidTr="00E3017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DE06.00.222.00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医嘱计划开始日期时间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YZJHKSR</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tcPr>
          <w:p w:rsidR="00E2545B" w:rsidRPr="00464D48" w:rsidRDefault="00E2545B" w:rsidP="00440DDA">
            <w:pPr>
              <w:autoSpaceDE w:val="0"/>
              <w:autoSpaceDN w:val="0"/>
              <w:adjustRightInd w:val="0"/>
              <w:rPr>
                <w:rFonts w:ascii="宋体" w:hAnsi="宋体"/>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DE06.00.219.00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医嘱计划结束日期时间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YZJHJSRQ</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DE06.00.179.00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医嘱备注信息</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YZBZXX</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100</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DE02.01.039.00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医嘱开立者签名</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YZKLZQM</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E3017D">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WDDE08.30.001.00</w:t>
            </w:r>
          </w:p>
        </w:tc>
        <w:tc>
          <w:tcPr>
            <w:tcW w:w="1980"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医嘱开立者</w:t>
            </w:r>
            <w:r w:rsidRPr="003652A8">
              <w:rPr>
                <w:rFonts w:ascii="宋体" w:hAnsi="宋体" w:hint="eastAsia"/>
                <w:color w:val="000000"/>
                <w:szCs w:val="21"/>
              </w:rPr>
              <w:t>工号</w:t>
            </w:r>
          </w:p>
        </w:tc>
        <w:tc>
          <w:tcPr>
            <w:tcW w:w="1008"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YZKLZ</w:t>
            </w:r>
            <w:r w:rsidRPr="003652A8">
              <w:rPr>
                <w:rFonts w:ascii="宋体" w:hAnsi="宋体" w:hint="eastAsia"/>
                <w:color w:val="000000"/>
                <w:szCs w:val="21"/>
              </w:rPr>
              <w:t>GH</w:t>
            </w:r>
          </w:p>
        </w:tc>
        <w:tc>
          <w:tcPr>
            <w:tcW w:w="1152"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字符串</w:t>
            </w:r>
          </w:p>
        </w:tc>
        <w:tc>
          <w:tcPr>
            <w:tcW w:w="648"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16</w:t>
            </w:r>
          </w:p>
        </w:tc>
        <w:tc>
          <w:tcPr>
            <w:tcW w:w="720" w:type="dxa"/>
          </w:tcPr>
          <w:p w:rsidR="00E2545B" w:rsidRDefault="00E2545B" w:rsidP="00B77EE2">
            <w:pPr>
              <w:jc w:val="center"/>
            </w:pPr>
            <w:r>
              <w:rPr>
                <w:rFonts w:ascii="宋体" w:hAnsi="宋体" w:hint="eastAsia"/>
                <w:szCs w:val="21"/>
              </w:rPr>
              <w:t>可选</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DE06.00.220.00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医嘱开立日期时间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YZKLRQSJ</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E2545B">
            <w:pPr>
              <w:widowControl/>
              <w:jc w:val="left"/>
              <w:rPr>
                <w:rFonts w:ascii="宋体" w:hAnsi="宋体" w:cs="宋体"/>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DE08.10.026.00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医嘱开立科室</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YZKLKS</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30</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DE08.10.025.00</w:t>
            </w:r>
          </w:p>
        </w:tc>
        <w:tc>
          <w:tcPr>
            <w:tcW w:w="1980" w:type="dxa"/>
            <w:vAlign w:val="center"/>
          </w:tcPr>
          <w:p w:rsidR="00E2545B" w:rsidRPr="003E4911"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医嘱开立</w:t>
            </w:r>
            <w:r>
              <w:rPr>
                <w:rFonts w:ascii="宋体" w:hAnsi="宋体" w:cs="宋体" w:hint="eastAsia"/>
                <w:color w:val="000000"/>
                <w:kern w:val="0"/>
                <w:szCs w:val="21"/>
              </w:rPr>
              <w:t>科室编码</w:t>
            </w:r>
          </w:p>
        </w:tc>
        <w:tc>
          <w:tcPr>
            <w:tcW w:w="1008" w:type="dxa"/>
            <w:vAlign w:val="center"/>
          </w:tcPr>
          <w:p w:rsidR="00E2545B" w:rsidRPr="003E4911" w:rsidRDefault="00E2545B" w:rsidP="00B77EE2">
            <w:pPr>
              <w:widowControl/>
              <w:jc w:val="left"/>
              <w:rPr>
                <w:rFonts w:ascii="宋体" w:hAnsi="宋体" w:cs="宋体"/>
                <w:kern w:val="0"/>
                <w:szCs w:val="21"/>
              </w:rPr>
            </w:pPr>
            <w:r w:rsidRPr="00453D03">
              <w:rPr>
                <w:rFonts w:ascii="宋体" w:hAnsi="宋体" w:cs="宋体" w:hint="eastAsia"/>
                <w:color w:val="000000"/>
                <w:kern w:val="0"/>
                <w:szCs w:val="21"/>
              </w:rPr>
              <w:t>YZKL</w:t>
            </w:r>
            <w:r>
              <w:rPr>
                <w:rFonts w:ascii="宋体" w:hAnsi="宋体" w:cs="宋体" w:hint="eastAsia"/>
                <w:kern w:val="0"/>
                <w:szCs w:val="21"/>
              </w:rPr>
              <w:t>KSBM</w:t>
            </w:r>
          </w:p>
        </w:tc>
        <w:tc>
          <w:tcPr>
            <w:tcW w:w="1152" w:type="dxa"/>
            <w:vAlign w:val="center"/>
          </w:tcPr>
          <w:p w:rsidR="00E2545B" w:rsidRPr="003E4911" w:rsidRDefault="00E2545B" w:rsidP="00B77EE2">
            <w:pPr>
              <w:jc w:val="center"/>
              <w:rPr>
                <w:rFonts w:ascii="宋体" w:hAnsi="宋体"/>
                <w:szCs w:val="21"/>
              </w:rPr>
            </w:pPr>
            <w:r w:rsidRPr="003E4911">
              <w:rPr>
                <w:rFonts w:ascii="宋体" w:hAnsi="宋体" w:cs="宋体" w:hint="eastAsia"/>
                <w:color w:val="000000"/>
                <w:kern w:val="0"/>
                <w:szCs w:val="21"/>
              </w:rPr>
              <w:t>字符串</w:t>
            </w:r>
          </w:p>
        </w:tc>
        <w:tc>
          <w:tcPr>
            <w:tcW w:w="648" w:type="dxa"/>
            <w:vAlign w:val="center"/>
          </w:tcPr>
          <w:p w:rsidR="00E2545B" w:rsidRPr="003E4911"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20" w:type="dxa"/>
            <w:vAlign w:val="center"/>
          </w:tcPr>
          <w:p w:rsidR="00E2545B" w:rsidRPr="003E4911" w:rsidRDefault="00E254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123348">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DE02.01.039.00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医嘱审核人签名</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YZSHRQM</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WDDE08.30.001.00</w:t>
            </w:r>
          </w:p>
        </w:tc>
        <w:tc>
          <w:tcPr>
            <w:tcW w:w="1980"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医嘱审核人</w:t>
            </w:r>
            <w:r w:rsidRPr="003652A8">
              <w:rPr>
                <w:rFonts w:ascii="宋体" w:hAnsi="宋体" w:hint="eastAsia"/>
                <w:color w:val="000000"/>
                <w:szCs w:val="21"/>
              </w:rPr>
              <w:t>工号</w:t>
            </w:r>
          </w:p>
        </w:tc>
        <w:tc>
          <w:tcPr>
            <w:tcW w:w="1008"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YZSHR</w:t>
            </w:r>
            <w:r w:rsidRPr="003652A8">
              <w:rPr>
                <w:rFonts w:ascii="宋体" w:hAnsi="宋体" w:hint="eastAsia"/>
                <w:color w:val="000000"/>
                <w:szCs w:val="21"/>
              </w:rPr>
              <w:t>GH</w:t>
            </w:r>
          </w:p>
        </w:tc>
        <w:tc>
          <w:tcPr>
            <w:tcW w:w="1152"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字符串</w:t>
            </w:r>
          </w:p>
        </w:tc>
        <w:tc>
          <w:tcPr>
            <w:tcW w:w="648"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16</w:t>
            </w:r>
          </w:p>
        </w:tc>
        <w:tc>
          <w:tcPr>
            <w:tcW w:w="720" w:type="dxa"/>
          </w:tcPr>
          <w:p w:rsidR="00E2545B" w:rsidRDefault="00E2545B" w:rsidP="00B77EE2">
            <w:pPr>
              <w:jc w:val="center"/>
            </w:pPr>
            <w:r>
              <w:rPr>
                <w:rFonts w:ascii="宋体" w:hAnsi="宋体" w:hint="eastAsia"/>
                <w:szCs w:val="21"/>
              </w:rPr>
              <w:t>可选</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DE09.00.088.00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医嘱审核日期时间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YZSHRQSJ</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DE02.01.039.00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核对医嘱护士签名</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HDYZHSQM</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WDDE08.30.001.00</w:t>
            </w:r>
          </w:p>
        </w:tc>
        <w:tc>
          <w:tcPr>
            <w:tcW w:w="1980"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核对医嘱护士</w:t>
            </w:r>
            <w:r w:rsidRPr="003652A8">
              <w:rPr>
                <w:rFonts w:ascii="宋体" w:hAnsi="宋体" w:hint="eastAsia"/>
                <w:color w:val="000000"/>
                <w:szCs w:val="21"/>
              </w:rPr>
              <w:t>工号</w:t>
            </w:r>
          </w:p>
        </w:tc>
        <w:tc>
          <w:tcPr>
            <w:tcW w:w="1008"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HDYZHS</w:t>
            </w:r>
            <w:r w:rsidRPr="003652A8">
              <w:rPr>
                <w:rFonts w:ascii="宋体" w:hAnsi="宋体" w:hint="eastAsia"/>
                <w:color w:val="000000"/>
                <w:szCs w:val="21"/>
              </w:rPr>
              <w:t>GH</w:t>
            </w:r>
          </w:p>
        </w:tc>
        <w:tc>
          <w:tcPr>
            <w:tcW w:w="1152"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字符串</w:t>
            </w:r>
          </w:p>
        </w:tc>
        <w:tc>
          <w:tcPr>
            <w:tcW w:w="648"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16</w:t>
            </w:r>
          </w:p>
        </w:tc>
        <w:tc>
          <w:tcPr>
            <w:tcW w:w="720" w:type="dxa"/>
          </w:tcPr>
          <w:p w:rsidR="00E2545B" w:rsidRDefault="00E2545B" w:rsidP="00B77EE2">
            <w:pPr>
              <w:jc w:val="center"/>
            </w:pPr>
            <w:r w:rsidRPr="00023D6E">
              <w:rPr>
                <w:rFonts w:ascii="宋体" w:hAnsi="宋体" w:hint="eastAsia"/>
                <w:szCs w:val="21"/>
              </w:rPr>
              <w:t>可选</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DE06.00.205.00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医嘱核对日期时间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YZHDRQSJ</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DE06.00.222.00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医嘱执行日期时间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YZZXRQSJ</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DE06.00.290.00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医嘱执行状态</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YZZXZT</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color w:val="000000"/>
                <w:kern w:val="0"/>
                <w:szCs w:val="21"/>
              </w:rPr>
              <w:t>50</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4D259D">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DE02.01.039.00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停止医嘱者签名</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TZYZZQM</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797EA3">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WDDE08.30.001.00</w:t>
            </w:r>
          </w:p>
        </w:tc>
        <w:tc>
          <w:tcPr>
            <w:tcW w:w="1980"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停止医嘱者</w:t>
            </w:r>
            <w:r w:rsidRPr="003652A8">
              <w:rPr>
                <w:rFonts w:ascii="宋体" w:hAnsi="宋体" w:hint="eastAsia"/>
                <w:color w:val="000000"/>
                <w:szCs w:val="21"/>
              </w:rPr>
              <w:t>工号</w:t>
            </w:r>
          </w:p>
        </w:tc>
        <w:tc>
          <w:tcPr>
            <w:tcW w:w="1008"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TZYZZ</w:t>
            </w:r>
            <w:r w:rsidRPr="003652A8">
              <w:rPr>
                <w:rFonts w:ascii="宋体" w:hAnsi="宋体" w:hint="eastAsia"/>
                <w:color w:val="000000"/>
                <w:szCs w:val="21"/>
              </w:rPr>
              <w:t>GH</w:t>
            </w:r>
          </w:p>
        </w:tc>
        <w:tc>
          <w:tcPr>
            <w:tcW w:w="1152"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字符串</w:t>
            </w:r>
          </w:p>
        </w:tc>
        <w:tc>
          <w:tcPr>
            <w:tcW w:w="648"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16</w:t>
            </w:r>
          </w:p>
        </w:tc>
        <w:tc>
          <w:tcPr>
            <w:tcW w:w="720" w:type="dxa"/>
          </w:tcPr>
          <w:p w:rsidR="00E2545B" w:rsidRDefault="00E2545B" w:rsidP="00B77EE2">
            <w:pPr>
              <w:jc w:val="center"/>
            </w:pPr>
            <w:r w:rsidRPr="00023D6E">
              <w:rPr>
                <w:rFonts w:ascii="宋体" w:hAnsi="宋体" w:hint="eastAsia"/>
                <w:szCs w:val="21"/>
              </w:rPr>
              <w:t>可选</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797EA3">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DE06.00.234.00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医嘱取消日期时间</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YZQXRQSJ</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color w:val="000000"/>
                <w:kern w:val="0"/>
                <w:szCs w:val="21"/>
              </w:rPr>
              <w:t>50</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797EA3">
        <w:tc>
          <w:tcPr>
            <w:tcW w:w="1980" w:type="dxa"/>
            <w:vAlign w:val="center"/>
          </w:tcPr>
          <w:p w:rsidR="00E2545B" w:rsidRPr="00F30CB1" w:rsidRDefault="00E2545B" w:rsidP="00B77EE2">
            <w:pPr>
              <w:widowControl/>
              <w:jc w:val="center"/>
              <w:rPr>
                <w:rFonts w:cs="宋体"/>
                <w:bCs/>
                <w:kern w:val="0"/>
              </w:rPr>
            </w:pPr>
            <w:r w:rsidRPr="00F30CB1">
              <w:rPr>
                <w:rFonts w:cs="宋体" w:hint="eastAsia"/>
                <w:bCs/>
                <w:kern w:val="0"/>
              </w:rPr>
              <w:t>DE02.01.039.00</w:t>
            </w:r>
          </w:p>
        </w:tc>
        <w:tc>
          <w:tcPr>
            <w:tcW w:w="1980"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取消医嘱者签名</w:t>
            </w:r>
          </w:p>
        </w:tc>
        <w:tc>
          <w:tcPr>
            <w:tcW w:w="1008" w:type="dxa"/>
            <w:vAlign w:val="center"/>
          </w:tcPr>
          <w:p w:rsidR="00E2545B" w:rsidRPr="00453D03" w:rsidRDefault="00E2545B" w:rsidP="00B77EE2">
            <w:pPr>
              <w:widowControl/>
              <w:jc w:val="left"/>
              <w:rPr>
                <w:rFonts w:ascii="宋体" w:hAnsi="宋体" w:cs="宋体"/>
                <w:color w:val="000000"/>
                <w:kern w:val="0"/>
                <w:szCs w:val="21"/>
              </w:rPr>
            </w:pPr>
            <w:r w:rsidRPr="00453D03">
              <w:rPr>
                <w:rFonts w:ascii="宋体" w:hAnsi="宋体" w:cs="宋体" w:hint="eastAsia"/>
                <w:color w:val="000000"/>
                <w:kern w:val="0"/>
                <w:szCs w:val="21"/>
              </w:rPr>
              <w:t>QXYZZQM</w:t>
            </w:r>
          </w:p>
        </w:tc>
        <w:tc>
          <w:tcPr>
            <w:tcW w:w="1152" w:type="dxa"/>
            <w:vAlign w:val="center"/>
          </w:tcPr>
          <w:p w:rsidR="00E2545B" w:rsidRPr="00453D03" w:rsidRDefault="00E2545B" w:rsidP="00B77EE2">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648" w:type="dxa"/>
            <w:vAlign w:val="center"/>
          </w:tcPr>
          <w:p w:rsidR="00E2545B" w:rsidRPr="00453D03"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20" w:type="dxa"/>
            <w:vAlign w:val="center"/>
          </w:tcPr>
          <w:p w:rsidR="00E2545B" w:rsidRPr="00453D03" w:rsidRDefault="00E2545B" w:rsidP="00B77EE2">
            <w:pPr>
              <w:widowControl/>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r w:rsidR="00E2545B" w:rsidRPr="00573934" w:rsidTr="00797EA3">
        <w:tc>
          <w:tcPr>
            <w:tcW w:w="1980" w:type="dxa"/>
            <w:vAlign w:val="center"/>
          </w:tcPr>
          <w:p w:rsidR="00E2545B" w:rsidRPr="00F30CB1" w:rsidRDefault="00E2545B" w:rsidP="00B77EE2">
            <w:pPr>
              <w:widowControl/>
              <w:jc w:val="center"/>
              <w:rPr>
                <w:rFonts w:cs="宋体"/>
                <w:bCs/>
                <w:kern w:val="0"/>
              </w:rPr>
            </w:pPr>
            <w:r w:rsidRPr="00F30CB1">
              <w:rPr>
                <w:rFonts w:cs="宋体"/>
                <w:bCs/>
                <w:kern w:val="0"/>
              </w:rPr>
              <w:t>WDDE08.30.001.00</w:t>
            </w:r>
          </w:p>
        </w:tc>
        <w:tc>
          <w:tcPr>
            <w:tcW w:w="1980"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取消医嘱者</w:t>
            </w:r>
            <w:r w:rsidRPr="003652A8">
              <w:rPr>
                <w:rFonts w:ascii="宋体" w:hAnsi="宋体" w:hint="eastAsia"/>
                <w:color w:val="000000"/>
                <w:szCs w:val="21"/>
              </w:rPr>
              <w:t>工号</w:t>
            </w:r>
          </w:p>
        </w:tc>
        <w:tc>
          <w:tcPr>
            <w:tcW w:w="1008" w:type="dxa"/>
            <w:vAlign w:val="center"/>
          </w:tcPr>
          <w:p w:rsidR="00E2545B" w:rsidRPr="003652A8" w:rsidRDefault="00E2545B" w:rsidP="00B77EE2">
            <w:pPr>
              <w:jc w:val="left"/>
              <w:rPr>
                <w:rFonts w:ascii="宋体" w:hAnsi="宋体"/>
                <w:color w:val="000000"/>
                <w:szCs w:val="21"/>
              </w:rPr>
            </w:pPr>
            <w:r w:rsidRPr="00453D03">
              <w:rPr>
                <w:rFonts w:ascii="宋体" w:hAnsi="宋体" w:cs="宋体" w:hint="eastAsia"/>
                <w:color w:val="000000"/>
                <w:kern w:val="0"/>
                <w:szCs w:val="21"/>
              </w:rPr>
              <w:t>QXYZZ</w:t>
            </w:r>
            <w:r w:rsidRPr="003652A8">
              <w:rPr>
                <w:rFonts w:ascii="宋体" w:hAnsi="宋体" w:hint="eastAsia"/>
                <w:color w:val="000000"/>
                <w:szCs w:val="21"/>
              </w:rPr>
              <w:t>GH</w:t>
            </w:r>
          </w:p>
        </w:tc>
        <w:tc>
          <w:tcPr>
            <w:tcW w:w="1152"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字符串</w:t>
            </w:r>
          </w:p>
        </w:tc>
        <w:tc>
          <w:tcPr>
            <w:tcW w:w="648" w:type="dxa"/>
            <w:vAlign w:val="center"/>
          </w:tcPr>
          <w:p w:rsidR="00E2545B" w:rsidRPr="003652A8" w:rsidRDefault="00E2545B" w:rsidP="00B77EE2">
            <w:pPr>
              <w:jc w:val="center"/>
              <w:rPr>
                <w:rFonts w:ascii="宋体" w:hAnsi="宋体" w:cs="宋体"/>
                <w:szCs w:val="21"/>
              </w:rPr>
            </w:pPr>
            <w:r w:rsidRPr="003652A8">
              <w:rPr>
                <w:rFonts w:ascii="宋体" w:hAnsi="宋体" w:hint="eastAsia"/>
                <w:szCs w:val="21"/>
              </w:rPr>
              <w:t>16</w:t>
            </w:r>
          </w:p>
        </w:tc>
        <w:tc>
          <w:tcPr>
            <w:tcW w:w="720" w:type="dxa"/>
          </w:tcPr>
          <w:p w:rsidR="00E2545B" w:rsidRDefault="00E2545B" w:rsidP="00B77EE2">
            <w:pPr>
              <w:jc w:val="center"/>
            </w:pPr>
            <w:r w:rsidRPr="00023D6E">
              <w:rPr>
                <w:rFonts w:ascii="宋体" w:hAnsi="宋体" w:hint="eastAsia"/>
                <w:szCs w:val="21"/>
              </w:rPr>
              <w:t>可选</w:t>
            </w:r>
          </w:p>
        </w:tc>
        <w:tc>
          <w:tcPr>
            <w:tcW w:w="3420" w:type="dxa"/>
            <w:vAlign w:val="center"/>
          </w:tcPr>
          <w:p w:rsidR="00E2545B" w:rsidRPr="003E4911" w:rsidRDefault="00E2545B" w:rsidP="00440DDA">
            <w:pPr>
              <w:widowControl/>
              <w:jc w:val="left"/>
              <w:rPr>
                <w:rFonts w:ascii="宋体" w:hAnsi="宋体" w:cs="宋体"/>
                <w:color w:val="000000"/>
                <w:kern w:val="0"/>
                <w:szCs w:val="21"/>
              </w:rPr>
            </w:pP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lastRenderedPageBreak/>
        <w:t>住院医嘱明细表说明：</w:t>
      </w:r>
    </w:p>
    <w:p w:rsidR="00C576A4" w:rsidRPr="00573934" w:rsidRDefault="00C576A4" w:rsidP="00631648">
      <w:pPr>
        <w:numPr>
          <w:ilvl w:val="0"/>
          <w:numId w:val="28"/>
        </w:numPr>
        <w:spacing w:line="360" w:lineRule="auto"/>
        <w:rPr>
          <w:rFonts w:ascii="宋体" w:hAnsi="宋体"/>
          <w:sz w:val="24"/>
          <w:szCs w:val="24"/>
        </w:rPr>
      </w:pPr>
      <w:r w:rsidRPr="00573934">
        <w:rPr>
          <w:rFonts w:ascii="宋体" w:hAnsi="宋体" w:hint="eastAsia"/>
          <w:sz w:val="24"/>
          <w:szCs w:val="24"/>
        </w:rPr>
        <w:t>医嘱ID是医院内部唯一标识一条医嘱的编号，必须保证在本医院内不重复。对于具备完整医生工作站功能的医院，可将零费用医嘱也填报上传；对于暂时不具备完备功能的医院，先仅填报上传非零费用的医嘱即可。</w:t>
      </w:r>
    </w:p>
    <w:p w:rsidR="00C576A4" w:rsidRPr="00573934" w:rsidRDefault="00C576A4" w:rsidP="00631648">
      <w:pPr>
        <w:numPr>
          <w:ilvl w:val="0"/>
          <w:numId w:val="28"/>
        </w:numPr>
        <w:spacing w:line="360" w:lineRule="auto"/>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28"/>
        </w:numPr>
        <w:spacing w:line="360" w:lineRule="auto"/>
        <w:rPr>
          <w:rFonts w:ascii="宋体" w:hAnsi="宋体"/>
          <w:sz w:val="24"/>
          <w:szCs w:val="24"/>
        </w:rPr>
      </w:pPr>
      <w:r w:rsidRPr="00573934">
        <w:rPr>
          <w:rFonts w:ascii="宋体" w:hAnsi="宋体" w:hint="eastAsia"/>
          <w:sz w:val="24"/>
          <w:szCs w:val="24"/>
        </w:rPr>
        <w:t>医嘱明细编码/名称：若为收费项目，则填报《明细项目字典表》中的编码和名称；若为非收费项目，则填报医院自己定义的编码和名称。</w:t>
      </w:r>
    </w:p>
    <w:p w:rsidR="00C576A4" w:rsidRPr="00573934" w:rsidRDefault="00C576A4" w:rsidP="00631648">
      <w:pPr>
        <w:numPr>
          <w:ilvl w:val="0"/>
          <w:numId w:val="28"/>
        </w:numPr>
        <w:spacing w:line="360" w:lineRule="auto"/>
        <w:rPr>
          <w:rFonts w:ascii="宋体" w:hAnsi="宋体"/>
          <w:sz w:val="24"/>
          <w:szCs w:val="24"/>
        </w:rPr>
      </w:pPr>
      <w:r w:rsidRPr="00573934">
        <w:rPr>
          <w:rFonts w:ascii="宋体" w:hAnsi="宋体"/>
          <w:sz w:val="24"/>
          <w:szCs w:val="24"/>
        </w:rPr>
        <w:t>用药途径代码</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93"/>
        <w:gridCol w:w="2880"/>
        <w:gridCol w:w="4341"/>
      </w:tblGrid>
      <w:tr w:rsidR="00C576A4" w:rsidRPr="00573934" w:rsidTr="0094182C">
        <w:tc>
          <w:tcPr>
            <w:tcW w:w="1193"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值</w:t>
            </w:r>
          </w:p>
        </w:tc>
        <w:tc>
          <w:tcPr>
            <w:tcW w:w="2880"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值含义</w:t>
            </w:r>
          </w:p>
        </w:tc>
        <w:tc>
          <w:tcPr>
            <w:tcW w:w="4341" w:type="dxa"/>
            <w:shd w:val="clear" w:color="auto" w:fill="F2F2F2"/>
          </w:tcPr>
          <w:p w:rsidR="00C576A4" w:rsidRPr="00573934" w:rsidRDefault="00C576A4" w:rsidP="0094182C">
            <w:pPr>
              <w:jc w:val="center"/>
              <w:rPr>
                <w:rFonts w:ascii="宋体" w:hAnsi="宋体"/>
                <w:b/>
                <w:szCs w:val="21"/>
              </w:rPr>
            </w:pPr>
            <w:r w:rsidRPr="00573934">
              <w:rPr>
                <w:rFonts w:ascii="宋体" w:hAnsi="宋体" w:hint="eastAsia"/>
                <w:b/>
                <w:szCs w:val="21"/>
              </w:rPr>
              <w:t>说明</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口服</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经口吞服药物</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直肠给药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将药物经肛门塞入或注入直肠</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舌下给药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将药物置于舌下/颊部的给药方法</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注射给药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将药物经过表皮注入体内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皮下注射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将药物注射于皮下组织</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皮内注射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将药物注射于皮内组织</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肌肉注射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将药物注射于肌肉组织内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404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静脉注射或静脉滴注</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将药物注入静脉血管内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5</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吸入给药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将药物呈雾状物而由呼吸道吸入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局部用药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主要发挥局部作用的给药方法</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椎管内给药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将药物注入椎管内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602</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关节腔内给药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将药物注入关节腔内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603</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胸膜腔给药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将药物注入胸膜腔内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604</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腹腔给药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将药物注入腹腔内</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605</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阴道用药</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将药物置于阴道中</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606</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滴眼</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将药物经眼滴入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607</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滴鼻</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将药物经鼻滴入</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608</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喷喉</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将药物喷于喉部粘膜表面</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609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含化</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将药物置于口腔内含化</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610</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敷伤口</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将药物直接敷于伤口表面</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611</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擦皮肤</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用药物擦拭皮肤</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6XX</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局部用药扩充内容</w:t>
            </w:r>
          </w:p>
        </w:tc>
        <w:tc>
          <w:tcPr>
            <w:tcW w:w="4341" w:type="dxa"/>
          </w:tcPr>
          <w:p w:rsidR="00C576A4" w:rsidRPr="00573934" w:rsidRDefault="00C576A4" w:rsidP="0094182C">
            <w:pPr>
              <w:autoSpaceDE w:val="0"/>
              <w:autoSpaceDN w:val="0"/>
              <w:adjustRightInd w:val="0"/>
              <w:rPr>
                <w:rFonts w:ascii="宋体" w:hAnsi="宋体"/>
                <w:szCs w:val="21"/>
              </w:rPr>
            </w:pP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699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其他局部给药途径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其他局部用药途径</w:t>
            </w:r>
          </w:p>
        </w:tc>
      </w:tr>
      <w:tr w:rsidR="00C576A4" w:rsidRPr="00573934" w:rsidTr="0094182C">
        <w:tc>
          <w:tcPr>
            <w:tcW w:w="1193" w:type="dxa"/>
          </w:tcPr>
          <w:p w:rsidR="00C576A4" w:rsidRPr="00573934" w:rsidRDefault="00C576A4" w:rsidP="0094182C">
            <w:pPr>
              <w:autoSpaceDE w:val="0"/>
              <w:autoSpaceDN w:val="0"/>
              <w:adjustRightInd w:val="0"/>
              <w:jc w:val="center"/>
              <w:rPr>
                <w:rFonts w:ascii="宋体" w:hAnsi="宋体"/>
                <w:szCs w:val="21"/>
              </w:rPr>
            </w:pPr>
            <w:r w:rsidRPr="00573934">
              <w:rPr>
                <w:rFonts w:ascii="宋体" w:hAnsi="宋体" w:hint="eastAsia"/>
                <w:szCs w:val="21"/>
              </w:rPr>
              <w:t>9</w:t>
            </w:r>
          </w:p>
        </w:tc>
        <w:tc>
          <w:tcPr>
            <w:tcW w:w="2880"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其他给药途径</w:t>
            </w:r>
          </w:p>
        </w:tc>
        <w:tc>
          <w:tcPr>
            <w:tcW w:w="4341" w:type="dxa"/>
          </w:tcPr>
          <w:p w:rsidR="00C576A4" w:rsidRPr="00573934" w:rsidRDefault="00C576A4" w:rsidP="0094182C">
            <w:pPr>
              <w:autoSpaceDE w:val="0"/>
              <w:autoSpaceDN w:val="0"/>
              <w:adjustRightInd w:val="0"/>
              <w:rPr>
                <w:rFonts w:ascii="宋体" w:hAnsi="宋体"/>
                <w:szCs w:val="21"/>
              </w:rPr>
            </w:pPr>
            <w:r w:rsidRPr="00573934">
              <w:rPr>
                <w:rFonts w:ascii="宋体" w:hAnsi="宋体" w:hint="eastAsia"/>
                <w:szCs w:val="21"/>
              </w:rPr>
              <w:t>增补的用药途径内容</w:t>
            </w:r>
          </w:p>
        </w:tc>
      </w:tr>
    </w:tbl>
    <w:p w:rsidR="00C576A4" w:rsidRPr="00573934" w:rsidRDefault="00C576A4" w:rsidP="00C576A4">
      <w:pPr>
        <w:spacing w:line="360" w:lineRule="auto"/>
        <w:ind w:left="630" w:hangingChars="300" w:hanging="630"/>
        <w:rPr>
          <w:rFonts w:ascii="宋体" w:hAnsi="宋体"/>
        </w:rPr>
      </w:pPr>
    </w:p>
    <w:p w:rsidR="00C576A4" w:rsidRPr="00573934" w:rsidRDefault="00C576A4" w:rsidP="00C576A4">
      <w:pPr>
        <w:outlineLvl w:val="4"/>
        <w:rPr>
          <w:rFonts w:ascii="宋体" w:hAnsi="宋体"/>
          <w:b/>
          <w:sz w:val="24"/>
          <w:szCs w:val="24"/>
        </w:rPr>
      </w:pPr>
      <w:r w:rsidRPr="00573934">
        <w:rPr>
          <w:rFonts w:ascii="宋体" w:hAnsi="宋体" w:hint="eastAsia"/>
          <w:b/>
          <w:sz w:val="24"/>
          <w:szCs w:val="24"/>
        </w:rPr>
        <w:t>（七）住院收费明细表(</w:t>
      </w:r>
      <w:r w:rsidRPr="00573934">
        <w:rPr>
          <w:rFonts w:ascii="宋体" w:hAnsi="宋体"/>
          <w:b/>
          <w:sz w:val="24"/>
          <w:szCs w:val="24"/>
        </w:rPr>
        <w:t>TB_HIS_</w:t>
      </w:r>
      <w:r w:rsidRPr="00573934">
        <w:rPr>
          <w:rFonts w:ascii="宋体" w:hAnsi="宋体" w:hint="eastAsia"/>
          <w:b/>
          <w:sz w:val="24"/>
          <w:szCs w:val="24"/>
        </w:rPr>
        <w:t>ZY_</w:t>
      </w:r>
      <w:r w:rsidRPr="00573934">
        <w:rPr>
          <w:rFonts w:ascii="宋体" w:hAnsi="宋体"/>
          <w:b/>
          <w:sz w:val="24"/>
          <w:szCs w:val="24"/>
        </w:rPr>
        <w:t>Fee_Detail</w:t>
      </w:r>
      <w:r w:rsidRPr="00573934">
        <w:rPr>
          <w:rFonts w:ascii="宋体" w:hAnsi="宋体" w:hint="eastAsia"/>
          <w:b/>
          <w:sz w:val="24"/>
          <w:szCs w:val="24"/>
        </w:rPr>
        <w:t>)</w:t>
      </w:r>
    </w:p>
    <w:tbl>
      <w:tblPr>
        <w:tblpPr w:leftFromText="180" w:rightFromText="180" w:vertAnchor="text" w:horzAnchor="margin" w:tblpX="-918" w:tblpY="312"/>
        <w:tblW w:w="65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37"/>
        <w:gridCol w:w="1699"/>
        <w:gridCol w:w="1042"/>
        <w:gridCol w:w="866"/>
        <w:gridCol w:w="784"/>
        <w:gridCol w:w="851"/>
        <w:gridCol w:w="3261"/>
      </w:tblGrid>
      <w:tr w:rsidR="00C576A4" w:rsidRPr="00464D48" w:rsidTr="00AB3F5B">
        <w:tc>
          <w:tcPr>
            <w:tcW w:w="1041" w:type="pct"/>
            <w:tcBorders>
              <w:bottom w:val="single" w:sz="4" w:space="0" w:color="auto"/>
            </w:tcBorders>
            <w:shd w:val="clear" w:color="auto" w:fill="D9D9D9"/>
          </w:tcPr>
          <w:p w:rsidR="00C576A4" w:rsidRPr="00464D48" w:rsidRDefault="00C576A4" w:rsidP="00AB3F5B">
            <w:pPr>
              <w:jc w:val="center"/>
              <w:rPr>
                <w:rFonts w:ascii="宋体" w:hAnsi="宋体"/>
                <w:b/>
                <w:szCs w:val="21"/>
              </w:rPr>
            </w:pPr>
            <w:r>
              <w:rPr>
                <w:rFonts w:ascii="宋体" w:hAnsi="宋体" w:hint="eastAsia"/>
                <w:b/>
                <w:szCs w:val="21"/>
              </w:rPr>
              <w:t>标准</w:t>
            </w:r>
          </w:p>
        </w:tc>
        <w:tc>
          <w:tcPr>
            <w:tcW w:w="791" w:type="pct"/>
            <w:tcBorders>
              <w:bottom w:val="single" w:sz="4" w:space="0" w:color="auto"/>
            </w:tcBorders>
            <w:shd w:val="clear" w:color="auto" w:fill="D9D9D9"/>
            <w:vAlign w:val="center"/>
          </w:tcPr>
          <w:p w:rsidR="00C576A4" w:rsidRPr="00464D48" w:rsidRDefault="00C576A4" w:rsidP="00AB3F5B">
            <w:pPr>
              <w:jc w:val="center"/>
              <w:rPr>
                <w:rFonts w:ascii="宋体" w:hAnsi="宋体"/>
                <w:b/>
                <w:szCs w:val="21"/>
              </w:rPr>
            </w:pPr>
            <w:r w:rsidRPr="00464D48">
              <w:rPr>
                <w:rFonts w:ascii="宋体" w:hAnsi="宋体" w:hint="eastAsia"/>
                <w:b/>
                <w:szCs w:val="21"/>
              </w:rPr>
              <w:t>数据项</w:t>
            </w:r>
          </w:p>
        </w:tc>
        <w:tc>
          <w:tcPr>
            <w:tcW w:w="485" w:type="pct"/>
            <w:tcBorders>
              <w:bottom w:val="single" w:sz="4" w:space="0" w:color="auto"/>
            </w:tcBorders>
            <w:shd w:val="clear" w:color="auto" w:fill="D9D9D9"/>
            <w:vAlign w:val="center"/>
          </w:tcPr>
          <w:p w:rsidR="00C576A4" w:rsidRPr="00464D48" w:rsidRDefault="00C576A4" w:rsidP="00AB3F5B">
            <w:pPr>
              <w:ind w:leftChars="-6" w:rightChars="-45" w:right="-94" w:hangingChars="6" w:hanging="13"/>
              <w:jc w:val="center"/>
              <w:rPr>
                <w:rFonts w:ascii="宋体" w:hAnsi="宋体"/>
                <w:b/>
                <w:szCs w:val="21"/>
              </w:rPr>
            </w:pPr>
            <w:r w:rsidRPr="00464D48">
              <w:rPr>
                <w:rFonts w:ascii="宋体" w:hAnsi="宋体" w:hint="eastAsia"/>
                <w:b/>
                <w:szCs w:val="21"/>
              </w:rPr>
              <w:t>字段名</w:t>
            </w:r>
          </w:p>
        </w:tc>
        <w:tc>
          <w:tcPr>
            <w:tcW w:w="403" w:type="pct"/>
            <w:tcBorders>
              <w:bottom w:val="single" w:sz="4" w:space="0" w:color="auto"/>
            </w:tcBorders>
            <w:shd w:val="clear" w:color="auto" w:fill="D9D9D9"/>
            <w:vAlign w:val="center"/>
          </w:tcPr>
          <w:p w:rsidR="00C576A4" w:rsidRPr="00464D48" w:rsidRDefault="00C576A4" w:rsidP="00AB3F5B">
            <w:pPr>
              <w:ind w:leftChars="-46" w:left="-97" w:rightChars="-45" w:right="-94"/>
              <w:jc w:val="center"/>
              <w:rPr>
                <w:rFonts w:ascii="宋体" w:hAnsi="宋体"/>
                <w:b/>
                <w:szCs w:val="21"/>
              </w:rPr>
            </w:pPr>
            <w:r w:rsidRPr="00464D48">
              <w:rPr>
                <w:rFonts w:ascii="宋体" w:hAnsi="宋体" w:hint="eastAsia"/>
                <w:b/>
                <w:szCs w:val="21"/>
              </w:rPr>
              <w:t>类型</w:t>
            </w:r>
          </w:p>
        </w:tc>
        <w:tc>
          <w:tcPr>
            <w:tcW w:w="365" w:type="pct"/>
            <w:tcBorders>
              <w:bottom w:val="single" w:sz="4" w:space="0" w:color="auto"/>
            </w:tcBorders>
            <w:shd w:val="clear" w:color="auto" w:fill="D9D9D9"/>
            <w:vAlign w:val="center"/>
          </w:tcPr>
          <w:p w:rsidR="00C576A4" w:rsidRPr="00464D48" w:rsidRDefault="00C576A4" w:rsidP="00AB3F5B">
            <w:pPr>
              <w:jc w:val="center"/>
              <w:rPr>
                <w:rFonts w:ascii="宋体" w:hAnsi="宋体"/>
                <w:b/>
                <w:szCs w:val="21"/>
              </w:rPr>
            </w:pPr>
            <w:r w:rsidRPr="00464D48">
              <w:rPr>
                <w:rFonts w:ascii="宋体" w:hAnsi="宋体" w:hint="eastAsia"/>
                <w:b/>
                <w:szCs w:val="21"/>
              </w:rPr>
              <w:t>长度</w:t>
            </w:r>
          </w:p>
        </w:tc>
        <w:tc>
          <w:tcPr>
            <w:tcW w:w="396" w:type="pct"/>
            <w:tcBorders>
              <w:bottom w:val="single" w:sz="4" w:space="0" w:color="auto"/>
            </w:tcBorders>
            <w:shd w:val="clear" w:color="auto" w:fill="D9D9D9"/>
            <w:vAlign w:val="center"/>
          </w:tcPr>
          <w:p w:rsidR="00C576A4" w:rsidRPr="00464D48" w:rsidRDefault="00C576A4" w:rsidP="00AB3F5B">
            <w:pPr>
              <w:jc w:val="center"/>
              <w:rPr>
                <w:rFonts w:ascii="宋体" w:hAnsi="宋体"/>
                <w:b/>
                <w:szCs w:val="21"/>
              </w:rPr>
            </w:pPr>
            <w:r w:rsidRPr="00464D48">
              <w:rPr>
                <w:rFonts w:ascii="宋体" w:hAnsi="宋体" w:hint="eastAsia"/>
                <w:b/>
                <w:szCs w:val="21"/>
              </w:rPr>
              <w:t>填报要</w:t>
            </w:r>
            <w:r w:rsidRPr="00464D48">
              <w:rPr>
                <w:rFonts w:ascii="宋体" w:hAnsi="宋体" w:hint="eastAsia"/>
                <w:b/>
                <w:szCs w:val="21"/>
              </w:rPr>
              <w:lastRenderedPageBreak/>
              <w:t>求</w:t>
            </w:r>
          </w:p>
        </w:tc>
        <w:tc>
          <w:tcPr>
            <w:tcW w:w="1518" w:type="pct"/>
            <w:tcBorders>
              <w:bottom w:val="single" w:sz="4" w:space="0" w:color="auto"/>
            </w:tcBorders>
            <w:shd w:val="clear" w:color="auto" w:fill="D9D9D9"/>
            <w:vAlign w:val="center"/>
          </w:tcPr>
          <w:p w:rsidR="00C576A4" w:rsidRPr="00464D48" w:rsidRDefault="00C576A4" w:rsidP="00AB3F5B">
            <w:pPr>
              <w:jc w:val="center"/>
              <w:rPr>
                <w:rFonts w:ascii="宋体" w:hAnsi="宋体"/>
                <w:b/>
                <w:szCs w:val="21"/>
              </w:rPr>
            </w:pPr>
            <w:r w:rsidRPr="00464D48">
              <w:rPr>
                <w:rFonts w:ascii="宋体" w:hAnsi="宋体" w:hint="eastAsia"/>
                <w:b/>
                <w:szCs w:val="21"/>
              </w:rPr>
              <w:lastRenderedPageBreak/>
              <w:t>说明</w:t>
            </w:r>
          </w:p>
        </w:tc>
      </w:tr>
      <w:tr w:rsidR="00C576A4" w:rsidRPr="00464D48" w:rsidTr="00AB3F5B">
        <w:trPr>
          <w:trHeight w:val="346"/>
        </w:trPr>
        <w:tc>
          <w:tcPr>
            <w:tcW w:w="1041" w:type="pct"/>
            <w:shd w:val="clear" w:color="auto" w:fill="FBD4B4"/>
          </w:tcPr>
          <w:p w:rsidR="00C576A4" w:rsidRPr="00464D48" w:rsidRDefault="00C576A4" w:rsidP="00AB3F5B">
            <w:pPr>
              <w:autoSpaceDE w:val="0"/>
              <w:autoSpaceDN w:val="0"/>
              <w:adjustRightInd w:val="0"/>
              <w:rPr>
                <w:rFonts w:ascii="宋体" w:hAnsi="宋体"/>
                <w:szCs w:val="21"/>
              </w:rPr>
            </w:pPr>
            <w:r w:rsidRPr="001C2928">
              <w:rPr>
                <w:rFonts w:ascii="宋体" w:hAnsi="宋体"/>
                <w:szCs w:val="21"/>
              </w:rPr>
              <w:lastRenderedPageBreak/>
              <w:t>DE08.10.052.00</w:t>
            </w:r>
          </w:p>
        </w:tc>
        <w:tc>
          <w:tcPr>
            <w:tcW w:w="791"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医疗机构代码</w:t>
            </w:r>
          </w:p>
        </w:tc>
        <w:tc>
          <w:tcPr>
            <w:tcW w:w="485" w:type="pct"/>
            <w:shd w:val="clear" w:color="auto" w:fill="FBD4B4"/>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YLJGDM</w:t>
            </w:r>
          </w:p>
        </w:tc>
        <w:tc>
          <w:tcPr>
            <w:tcW w:w="403" w:type="pct"/>
            <w:shd w:val="clear" w:color="auto" w:fill="FBD4B4"/>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22</w:t>
            </w:r>
          </w:p>
        </w:tc>
        <w:tc>
          <w:tcPr>
            <w:tcW w:w="396" w:type="pct"/>
            <w:shd w:val="clear" w:color="auto" w:fill="FBD4B4"/>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AB3F5B">
        <w:trPr>
          <w:trHeight w:val="279"/>
        </w:trPr>
        <w:tc>
          <w:tcPr>
            <w:tcW w:w="1041" w:type="pct"/>
            <w:shd w:val="clear" w:color="auto" w:fill="FBD4B4"/>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WDDE07.00.120.00</w:t>
            </w:r>
          </w:p>
        </w:tc>
        <w:tc>
          <w:tcPr>
            <w:tcW w:w="791"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收费明细ID</w:t>
            </w:r>
          </w:p>
        </w:tc>
        <w:tc>
          <w:tcPr>
            <w:tcW w:w="485" w:type="pct"/>
            <w:shd w:val="clear" w:color="auto" w:fill="FBD4B4"/>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SFMXID</w:t>
            </w:r>
          </w:p>
        </w:tc>
        <w:tc>
          <w:tcPr>
            <w:tcW w:w="403" w:type="pct"/>
            <w:shd w:val="clear" w:color="auto" w:fill="FBD4B4"/>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shd w:val="clear" w:color="auto" w:fill="FBD4B4"/>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AB3F5B">
        <w:trPr>
          <w:trHeight w:val="368"/>
        </w:trPr>
        <w:tc>
          <w:tcPr>
            <w:tcW w:w="1041" w:type="pct"/>
            <w:shd w:val="clear" w:color="auto" w:fill="FBD4B4"/>
          </w:tcPr>
          <w:p w:rsidR="00C576A4" w:rsidRPr="00464D48" w:rsidRDefault="00C576A4" w:rsidP="00AB3F5B">
            <w:pPr>
              <w:autoSpaceDE w:val="0"/>
              <w:autoSpaceDN w:val="0"/>
              <w:adjustRightInd w:val="0"/>
              <w:rPr>
                <w:rFonts w:ascii="宋体" w:hAnsi="宋体"/>
                <w:szCs w:val="21"/>
              </w:rPr>
            </w:pPr>
            <w:r w:rsidRPr="001C2928">
              <w:rPr>
                <w:rFonts w:ascii="宋体" w:hAnsi="宋体"/>
                <w:color w:val="000000"/>
                <w:szCs w:val="21"/>
              </w:rPr>
              <w:t>WDDE07.00.103.00</w:t>
            </w:r>
          </w:p>
        </w:tc>
        <w:tc>
          <w:tcPr>
            <w:tcW w:w="791"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退费标志</w:t>
            </w:r>
          </w:p>
        </w:tc>
        <w:tc>
          <w:tcPr>
            <w:tcW w:w="485" w:type="pct"/>
            <w:shd w:val="clear" w:color="auto" w:fill="FBD4B4"/>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TFBZ</w:t>
            </w:r>
          </w:p>
        </w:tc>
        <w:tc>
          <w:tcPr>
            <w:tcW w:w="403" w:type="pct"/>
            <w:shd w:val="clear" w:color="auto" w:fill="FBD4B4"/>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w:t>
            </w:r>
          </w:p>
        </w:tc>
        <w:tc>
          <w:tcPr>
            <w:tcW w:w="365"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w:t>
            </w:r>
          </w:p>
        </w:tc>
        <w:tc>
          <w:tcPr>
            <w:tcW w:w="396" w:type="pct"/>
            <w:shd w:val="clear" w:color="auto" w:fill="FBD4B4"/>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shd w:val="clear" w:color="auto" w:fill="FBD4B4"/>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 xml:space="preserve">复合主键；1：正常；2：退费； </w:t>
            </w:r>
          </w:p>
        </w:tc>
      </w:tr>
      <w:tr w:rsidR="00C576A4" w:rsidRPr="00464D48" w:rsidTr="00AB3F5B">
        <w:trPr>
          <w:trHeight w:val="368"/>
        </w:trPr>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WDDE01.00.126.00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住院就诊流水号</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JZLSH</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50</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与住院就诊记录表关联的外键</w:t>
            </w:r>
          </w:p>
        </w:tc>
      </w:tr>
      <w:tr w:rsidR="00C576A4" w:rsidRPr="00464D48" w:rsidTr="00AB3F5B">
        <w:trPr>
          <w:trHeight w:val="368"/>
        </w:trPr>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szCs w:val="21"/>
              </w:rPr>
              <w:t>WDDE01.00.001.00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卡号</w:t>
            </w:r>
          </w:p>
        </w:tc>
        <w:tc>
          <w:tcPr>
            <w:tcW w:w="485" w:type="pct"/>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KH</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Merge w:val="restar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AB3F5B">
        <w:trPr>
          <w:trHeight w:val="368"/>
        </w:trPr>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szCs w:val="21"/>
              </w:rPr>
              <w:t>WDDE01.00.002.00</w:t>
            </w:r>
          </w:p>
        </w:tc>
        <w:tc>
          <w:tcPr>
            <w:tcW w:w="791" w:type="pct"/>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卡类型</w:t>
            </w:r>
          </w:p>
        </w:tc>
        <w:tc>
          <w:tcPr>
            <w:tcW w:w="485" w:type="pct"/>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KLX</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16</w:t>
            </w:r>
          </w:p>
        </w:tc>
        <w:tc>
          <w:tcPr>
            <w:tcW w:w="396" w:type="pct"/>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Merge/>
          </w:tcPr>
          <w:p w:rsidR="00C576A4" w:rsidRPr="00464D48" w:rsidRDefault="00C576A4" w:rsidP="00AB3F5B">
            <w:pPr>
              <w:autoSpaceDE w:val="0"/>
              <w:autoSpaceDN w:val="0"/>
              <w:adjustRightInd w:val="0"/>
              <w:rPr>
                <w:rFonts w:ascii="宋体" w:hAnsi="宋体"/>
                <w:szCs w:val="21"/>
              </w:rPr>
            </w:pP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WDDE01.00.135.00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相关医嘱ID</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YZID</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可选</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WDDE01.00.133.00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发票号</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FPH</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color w:val="000000"/>
                <w:szCs w:val="21"/>
              </w:rPr>
              <w:t>WDDE07.00.121.00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明细费用类别</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MXFYLB</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2</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color w:val="000000"/>
                <w:szCs w:val="21"/>
              </w:rPr>
              <w:t>WDDE07.00.104.00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收费/退费时间</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STFSJ</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datetime</w:t>
            </w:r>
          </w:p>
        </w:tc>
        <w:tc>
          <w:tcPr>
            <w:tcW w:w="365" w:type="pct"/>
            <w:vAlign w:val="center"/>
          </w:tcPr>
          <w:p w:rsidR="00C576A4" w:rsidRPr="00464D48" w:rsidRDefault="00C576A4" w:rsidP="00AB3F5B">
            <w:pPr>
              <w:autoSpaceDE w:val="0"/>
              <w:autoSpaceDN w:val="0"/>
              <w:adjustRightInd w:val="0"/>
              <w:rPr>
                <w:rFonts w:ascii="宋体" w:hAnsi="宋体"/>
                <w:szCs w:val="21"/>
              </w:rPr>
            </w:pP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WDDE09.00.101.00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明细项目编码</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MXXMBM</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编码。</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szCs w:val="21"/>
              </w:rPr>
              <w:t>DE09.00.064.00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明细项目名称</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MXXMMC</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128</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见明细项目字典表</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WDDE09.00.102.00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明细项目单位</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MXXMDW</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32</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见明细项目字典表</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WDDE09.00.103.00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明细项目单价</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MXXMDJ</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12，3</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 xml:space="preserve">见明细项目字典表；金额。 </w:t>
            </w:r>
          </w:p>
        </w:tc>
      </w:tr>
      <w:tr w:rsidR="00C576A4" w:rsidRPr="00464D48" w:rsidTr="00AB3F5B">
        <w:tc>
          <w:tcPr>
            <w:tcW w:w="1041" w:type="pct"/>
            <w:tcBorders>
              <w:bottom w:val="single" w:sz="4" w:space="0" w:color="auto"/>
            </w:tcBorders>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WDDE09.00.104.00</w:t>
            </w:r>
          </w:p>
        </w:tc>
        <w:tc>
          <w:tcPr>
            <w:tcW w:w="791" w:type="pct"/>
            <w:tcBorders>
              <w:bottom w:val="single" w:sz="4" w:space="0" w:color="auto"/>
            </w:tcBorders>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明细项目数量</w:t>
            </w:r>
          </w:p>
        </w:tc>
        <w:tc>
          <w:tcPr>
            <w:tcW w:w="485" w:type="pct"/>
            <w:tcBorders>
              <w:bottom w:val="single" w:sz="4" w:space="0" w:color="auto"/>
            </w:tcBorders>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MXXMSL</w:t>
            </w:r>
          </w:p>
        </w:tc>
        <w:tc>
          <w:tcPr>
            <w:tcW w:w="403" w:type="pct"/>
            <w:tcBorders>
              <w:bottom w:val="single" w:sz="4" w:space="0" w:color="auto"/>
            </w:tcBorders>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365" w:type="pct"/>
            <w:tcBorders>
              <w:bottom w:val="single" w:sz="4" w:space="0" w:color="auto"/>
            </w:tcBorders>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9，3</w:t>
            </w:r>
          </w:p>
        </w:tc>
        <w:tc>
          <w:tcPr>
            <w:tcW w:w="396" w:type="pct"/>
            <w:tcBorders>
              <w:bottom w:val="single" w:sz="4" w:space="0" w:color="auto"/>
            </w:tcBorders>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tcBorders>
              <w:bottom w:val="single" w:sz="4" w:space="0" w:color="auto"/>
            </w:tcBorders>
            <w:vAlign w:val="center"/>
          </w:tcPr>
          <w:p w:rsidR="00C576A4" w:rsidRPr="00464D48" w:rsidRDefault="00C576A4" w:rsidP="00AB3F5B">
            <w:pPr>
              <w:autoSpaceDE w:val="0"/>
              <w:autoSpaceDN w:val="0"/>
              <w:adjustRightInd w:val="0"/>
              <w:rPr>
                <w:rFonts w:ascii="宋体" w:hAnsi="宋体"/>
                <w:szCs w:val="21"/>
              </w:rPr>
            </w:pP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color w:val="000000"/>
                <w:szCs w:val="21"/>
              </w:rPr>
              <w:t>WDDE07.00.122.00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明细项目金额</w:t>
            </w:r>
          </w:p>
        </w:tc>
        <w:tc>
          <w:tcPr>
            <w:tcW w:w="485" w:type="pct"/>
            <w:vAlign w:val="center"/>
          </w:tcPr>
          <w:p w:rsidR="00C576A4" w:rsidRPr="00464D48" w:rsidRDefault="00C576A4" w:rsidP="00AB3F5B">
            <w:pPr>
              <w:autoSpaceDE w:val="0"/>
              <w:autoSpaceDN w:val="0"/>
              <w:adjustRightInd w:val="0"/>
              <w:ind w:leftChars="-6" w:rightChars="-45" w:right="-94" w:hangingChars="6" w:hanging="13"/>
              <w:rPr>
                <w:rFonts w:ascii="宋体" w:hAnsi="宋体"/>
                <w:szCs w:val="21"/>
              </w:rPr>
            </w:pPr>
            <w:r w:rsidRPr="00464D48">
              <w:rPr>
                <w:rFonts w:ascii="宋体" w:hAnsi="宋体" w:hint="eastAsia"/>
                <w:szCs w:val="21"/>
              </w:rPr>
              <w:t>MXXMJE</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数字</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12，3</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金额；&gt;=0。</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szCs w:val="21"/>
              </w:rPr>
              <w:t>WDDE99.00.002.00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修改标志</w:t>
            </w:r>
          </w:p>
        </w:tc>
        <w:tc>
          <w:tcPr>
            <w:tcW w:w="48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XGBZ</w:t>
            </w:r>
          </w:p>
        </w:tc>
        <w:tc>
          <w:tcPr>
            <w:tcW w:w="403"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数字</w:t>
            </w:r>
          </w:p>
        </w:tc>
        <w:tc>
          <w:tcPr>
            <w:tcW w:w="365" w:type="pct"/>
            <w:vAlign w:val="center"/>
          </w:tcPr>
          <w:p w:rsidR="00C576A4" w:rsidRPr="00464D48" w:rsidRDefault="00C576A4" w:rsidP="00AB3F5B">
            <w:pPr>
              <w:autoSpaceDE w:val="0"/>
              <w:autoSpaceDN w:val="0"/>
              <w:adjustRightInd w:val="0"/>
              <w:rPr>
                <w:rFonts w:ascii="宋体" w:hAnsi="宋体"/>
                <w:szCs w:val="21"/>
              </w:rPr>
            </w:pP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rPr>
              <w:t>必填</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该表只接受新增，默认“0”</w:t>
            </w:r>
          </w:p>
        </w:tc>
      </w:tr>
      <w:tr w:rsidR="00C576A4" w:rsidRPr="00464D48"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szCs w:val="21"/>
              </w:rPr>
              <w:t>WDDE99.00.052.00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预留一</w:t>
            </w:r>
          </w:p>
        </w:tc>
        <w:tc>
          <w:tcPr>
            <w:tcW w:w="485" w:type="pct"/>
            <w:vAlign w:val="center"/>
          </w:tcPr>
          <w:p w:rsidR="00C576A4" w:rsidRPr="00464D48" w:rsidRDefault="00C576A4" w:rsidP="00AB3F5B">
            <w:pPr>
              <w:autoSpaceDE w:val="0"/>
              <w:autoSpaceDN w:val="0"/>
              <w:adjustRightInd w:val="0"/>
              <w:ind w:leftChars="-6" w:hangingChars="6" w:hanging="13"/>
              <w:rPr>
                <w:rFonts w:ascii="宋体" w:hAnsi="宋体"/>
                <w:szCs w:val="21"/>
              </w:rPr>
            </w:pPr>
            <w:r w:rsidRPr="00464D48">
              <w:rPr>
                <w:rFonts w:ascii="宋体" w:hAnsi="宋体" w:hint="eastAsia"/>
                <w:szCs w:val="21"/>
              </w:rPr>
              <w:t>YLYL1</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128</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可选</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为系统处理该数据而预留</w:t>
            </w:r>
          </w:p>
        </w:tc>
      </w:tr>
      <w:tr w:rsidR="00C576A4" w:rsidRPr="00573934" w:rsidTr="00AB3F5B">
        <w:tc>
          <w:tcPr>
            <w:tcW w:w="1041" w:type="pct"/>
          </w:tcPr>
          <w:p w:rsidR="00C576A4" w:rsidRPr="00464D48" w:rsidRDefault="00C576A4" w:rsidP="00AB3F5B">
            <w:pPr>
              <w:autoSpaceDE w:val="0"/>
              <w:autoSpaceDN w:val="0"/>
              <w:adjustRightInd w:val="0"/>
              <w:rPr>
                <w:rFonts w:ascii="宋体" w:hAnsi="宋体"/>
                <w:szCs w:val="21"/>
              </w:rPr>
            </w:pPr>
            <w:r w:rsidRPr="001C2928">
              <w:rPr>
                <w:rFonts w:ascii="宋体" w:hAnsi="宋体" w:hint="eastAsia"/>
                <w:szCs w:val="21"/>
              </w:rPr>
              <w:t>WDDE99.00.053.00</w:t>
            </w:r>
          </w:p>
        </w:tc>
        <w:tc>
          <w:tcPr>
            <w:tcW w:w="791"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预留二</w:t>
            </w:r>
          </w:p>
        </w:tc>
        <w:tc>
          <w:tcPr>
            <w:tcW w:w="485" w:type="pct"/>
            <w:vAlign w:val="center"/>
          </w:tcPr>
          <w:p w:rsidR="00C576A4" w:rsidRPr="00464D48" w:rsidRDefault="00C576A4" w:rsidP="00AB3F5B">
            <w:pPr>
              <w:autoSpaceDE w:val="0"/>
              <w:autoSpaceDN w:val="0"/>
              <w:adjustRightInd w:val="0"/>
              <w:ind w:leftChars="-6" w:hangingChars="6" w:hanging="13"/>
              <w:rPr>
                <w:rFonts w:ascii="宋体" w:hAnsi="宋体"/>
                <w:szCs w:val="21"/>
              </w:rPr>
            </w:pPr>
            <w:r w:rsidRPr="00464D48">
              <w:rPr>
                <w:rFonts w:ascii="宋体" w:hAnsi="宋体" w:hint="eastAsia"/>
                <w:szCs w:val="21"/>
              </w:rPr>
              <w:t>YLYL2</w:t>
            </w:r>
          </w:p>
        </w:tc>
        <w:tc>
          <w:tcPr>
            <w:tcW w:w="403" w:type="pct"/>
            <w:vAlign w:val="center"/>
          </w:tcPr>
          <w:p w:rsidR="00C576A4" w:rsidRPr="00464D48" w:rsidRDefault="00C576A4" w:rsidP="00AB3F5B">
            <w:pPr>
              <w:autoSpaceDE w:val="0"/>
              <w:autoSpaceDN w:val="0"/>
              <w:adjustRightInd w:val="0"/>
              <w:ind w:leftChars="-46" w:left="-97" w:rightChars="-45" w:right="-94"/>
              <w:rPr>
                <w:rFonts w:ascii="宋体" w:hAnsi="宋体"/>
                <w:szCs w:val="21"/>
              </w:rPr>
            </w:pPr>
            <w:r w:rsidRPr="00464D48">
              <w:rPr>
                <w:rFonts w:ascii="宋体" w:hAnsi="宋体" w:hint="eastAsia"/>
                <w:szCs w:val="21"/>
              </w:rPr>
              <w:t>字符串</w:t>
            </w:r>
          </w:p>
        </w:tc>
        <w:tc>
          <w:tcPr>
            <w:tcW w:w="365"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128</w:t>
            </w:r>
          </w:p>
        </w:tc>
        <w:tc>
          <w:tcPr>
            <w:tcW w:w="396" w:type="pct"/>
            <w:vAlign w:val="center"/>
          </w:tcPr>
          <w:p w:rsidR="00C576A4" w:rsidRPr="00464D48" w:rsidRDefault="00C576A4" w:rsidP="00AB3F5B">
            <w:pPr>
              <w:autoSpaceDE w:val="0"/>
              <w:autoSpaceDN w:val="0"/>
              <w:adjustRightInd w:val="0"/>
              <w:jc w:val="center"/>
              <w:rPr>
                <w:rFonts w:ascii="宋体" w:hAnsi="宋体"/>
                <w:szCs w:val="21"/>
              </w:rPr>
            </w:pPr>
            <w:r w:rsidRPr="00464D48">
              <w:rPr>
                <w:rFonts w:ascii="宋体" w:hAnsi="宋体" w:hint="eastAsia"/>
                <w:szCs w:val="21"/>
              </w:rPr>
              <w:t>可选</w:t>
            </w:r>
          </w:p>
        </w:tc>
        <w:tc>
          <w:tcPr>
            <w:tcW w:w="1518" w:type="pct"/>
            <w:vAlign w:val="center"/>
          </w:tcPr>
          <w:p w:rsidR="00C576A4" w:rsidRPr="00464D48" w:rsidRDefault="00C576A4" w:rsidP="00AB3F5B">
            <w:pPr>
              <w:autoSpaceDE w:val="0"/>
              <w:autoSpaceDN w:val="0"/>
              <w:adjustRightInd w:val="0"/>
              <w:rPr>
                <w:rFonts w:ascii="宋体" w:hAnsi="宋体"/>
                <w:szCs w:val="21"/>
              </w:rPr>
            </w:pPr>
            <w:r w:rsidRPr="00464D48">
              <w:rPr>
                <w:rFonts w:ascii="宋体" w:hAnsi="宋体" w:hint="eastAsia"/>
                <w:szCs w:val="21"/>
              </w:rPr>
              <w:t>为系统处理该数据而预留</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收费明细表说明：</w:t>
      </w:r>
    </w:p>
    <w:p w:rsidR="00C576A4" w:rsidRPr="00573934" w:rsidRDefault="00C576A4" w:rsidP="00631648">
      <w:pPr>
        <w:numPr>
          <w:ilvl w:val="0"/>
          <w:numId w:val="29"/>
        </w:numPr>
        <w:tabs>
          <w:tab w:val="left" w:pos="720"/>
        </w:tabs>
        <w:spacing w:line="360" w:lineRule="auto"/>
        <w:rPr>
          <w:rFonts w:ascii="宋体" w:hAnsi="宋体"/>
          <w:sz w:val="24"/>
          <w:szCs w:val="24"/>
        </w:rPr>
      </w:pPr>
      <w:r w:rsidRPr="00573934">
        <w:rPr>
          <w:rFonts w:ascii="宋体" w:hAnsi="宋体" w:hint="eastAsia"/>
          <w:sz w:val="24"/>
          <w:szCs w:val="24"/>
        </w:rPr>
        <w:t>收费明细ID是医院内部唯一标示此条明细记录的一个序号，必须保证在本医院内不重复。</w:t>
      </w:r>
    </w:p>
    <w:p w:rsidR="00C576A4" w:rsidRPr="00573934" w:rsidRDefault="00C576A4" w:rsidP="00631648">
      <w:pPr>
        <w:numPr>
          <w:ilvl w:val="0"/>
          <w:numId w:val="29"/>
        </w:numPr>
        <w:tabs>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29"/>
        </w:numPr>
        <w:tabs>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相关医嘱ID用于关联与此笔收费相关的医嘱。如医院尚未实现医生工作站，可暂时上传空字段。</w:t>
      </w:r>
    </w:p>
    <w:p w:rsidR="00C576A4" w:rsidRPr="00573934" w:rsidRDefault="00C576A4" w:rsidP="00631648">
      <w:pPr>
        <w:numPr>
          <w:ilvl w:val="0"/>
          <w:numId w:val="29"/>
        </w:numPr>
        <w:tabs>
          <w:tab w:val="left" w:pos="720"/>
        </w:tabs>
        <w:spacing w:line="360" w:lineRule="auto"/>
        <w:ind w:left="720" w:hangingChars="300" w:hanging="720"/>
        <w:rPr>
          <w:rFonts w:ascii="宋体" w:hAnsi="宋体"/>
          <w:sz w:val="24"/>
          <w:szCs w:val="24"/>
        </w:rPr>
      </w:pPr>
      <w:r w:rsidRPr="00573934">
        <w:rPr>
          <w:rFonts w:ascii="宋体" w:hAnsi="宋体" w:hint="eastAsia"/>
          <w:sz w:val="24"/>
          <w:szCs w:val="24"/>
        </w:rPr>
        <w:t>明细费用类别用于区别明细项目的收费类别，按照医保对住院费用进行分类的要求填写编码。具体定义如下：</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1 </w:t>
      </w:r>
      <w:r w:rsidRPr="00573934">
        <w:rPr>
          <w:rFonts w:ascii="宋体" w:hAnsi="宋体"/>
          <w:sz w:val="24"/>
          <w:szCs w:val="24"/>
        </w:rPr>
        <w:t>=</w:t>
      </w:r>
      <w:r w:rsidRPr="00573934">
        <w:rPr>
          <w:rFonts w:ascii="宋体" w:hAnsi="宋体" w:hint="eastAsia"/>
          <w:sz w:val="24"/>
          <w:szCs w:val="24"/>
        </w:rPr>
        <w:t xml:space="preserve"> 住院费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02 = 诊疗费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3 </w:t>
      </w:r>
      <w:r w:rsidRPr="00573934">
        <w:rPr>
          <w:rFonts w:ascii="宋体" w:hAnsi="宋体"/>
          <w:sz w:val="24"/>
          <w:szCs w:val="24"/>
        </w:rPr>
        <w:t>=</w:t>
      </w:r>
      <w:r w:rsidRPr="00573934">
        <w:rPr>
          <w:rFonts w:ascii="宋体" w:hAnsi="宋体" w:hint="eastAsia"/>
          <w:sz w:val="24"/>
          <w:szCs w:val="24"/>
        </w:rPr>
        <w:t xml:space="preserve"> 治疗费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04 = 护理费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5 </w:t>
      </w:r>
      <w:r w:rsidRPr="00573934">
        <w:rPr>
          <w:rFonts w:ascii="宋体" w:hAnsi="宋体"/>
          <w:sz w:val="24"/>
          <w:szCs w:val="24"/>
        </w:rPr>
        <w:t>=</w:t>
      </w:r>
      <w:r w:rsidRPr="00573934">
        <w:rPr>
          <w:rFonts w:ascii="宋体" w:hAnsi="宋体" w:hint="eastAsia"/>
          <w:sz w:val="24"/>
          <w:szCs w:val="24"/>
        </w:rPr>
        <w:t xml:space="preserve"> 手术材料费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6 </w:t>
      </w:r>
      <w:r w:rsidRPr="00573934">
        <w:rPr>
          <w:rFonts w:ascii="宋体" w:hAnsi="宋体"/>
          <w:sz w:val="24"/>
          <w:szCs w:val="24"/>
        </w:rPr>
        <w:t>=</w:t>
      </w:r>
      <w:r w:rsidRPr="00573934">
        <w:rPr>
          <w:rFonts w:ascii="宋体" w:hAnsi="宋体" w:hint="eastAsia"/>
          <w:sz w:val="24"/>
          <w:szCs w:val="24"/>
        </w:rPr>
        <w:t xml:space="preserve"> 检查费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7 </w:t>
      </w:r>
      <w:r w:rsidRPr="00573934">
        <w:rPr>
          <w:rFonts w:ascii="宋体" w:hAnsi="宋体"/>
          <w:sz w:val="24"/>
          <w:szCs w:val="24"/>
        </w:rPr>
        <w:t>=</w:t>
      </w:r>
      <w:r w:rsidRPr="00573934">
        <w:rPr>
          <w:rFonts w:ascii="宋体" w:hAnsi="宋体" w:hint="eastAsia"/>
          <w:sz w:val="24"/>
          <w:szCs w:val="24"/>
        </w:rPr>
        <w:t xml:space="preserve"> 化验费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lastRenderedPageBreak/>
        <w:t>0</w:t>
      </w:r>
      <w:r w:rsidRPr="00573934">
        <w:rPr>
          <w:rFonts w:ascii="宋体" w:hAnsi="宋体" w:hint="eastAsia"/>
          <w:sz w:val="24"/>
          <w:szCs w:val="24"/>
        </w:rPr>
        <w:t xml:space="preserve">8 </w:t>
      </w:r>
      <w:r w:rsidRPr="00573934">
        <w:rPr>
          <w:rFonts w:ascii="宋体" w:hAnsi="宋体"/>
          <w:sz w:val="24"/>
          <w:szCs w:val="24"/>
        </w:rPr>
        <w:t>=</w:t>
      </w:r>
      <w:r w:rsidRPr="00573934">
        <w:rPr>
          <w:rFonts w:ascii="宋体" w:hAnsi="宋体" w:hint="eastAsia"/>
          <w:sz w:val="24"/>
          <w:szCs w:val="24"/>
        </w:rPr>
        <w:t xml:space="preserve"> 摄片费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sz w:val="24"/>
          <w:szCs w:val="24"/>
        </w:rPr>
        <w:t>0</w:t>
      </w:r>
      <w:r w:rsidRPr="00573934">
        <w:rPr>
          <w:rFonts w:ascii="宋体" w:hAnsi="宋体" w:hint="eastAsia"/>
          <w:sz w:val="24"/>
          <w:szCs w:val="24"/>
        </w:rPr>
        <w:t xml:space="preserve">9 </w:t>
      </w:r>
      <w:r w:rsidRPr="00573934">
        <w:rPr>
          <w:rFonts w:ascii="宋体" w:hAnsi="宋体"/>
          <w:sz w:val="24"/>
          <w:szCs w:val="24"/>
        </w:rPr>
        <w:t>=</w:t>
      </w:r>
      <w:r w:rsidRPr="00573934">
        <w:rPr>
          <w:rFonts w:ascii="宋体" w:hAnsi="宋体" w:hint="eastAsia"/>
          <w:sz w:val="24"/>
          <w:szCs w:val="24"/>
        </w:rPr>
        <w:t xml:space="preserve"> 透视费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10 = 输血费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11 = 输氧费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12 </w:t>
      </w:r>
      <w:r w:rsidRPr="00573934">
        <w:rPr>
          <w:rFonts w:ascii="宋体" w:hAnsi="宋体"/>
          <w:sz w:val="24"/>
          <w:szCs w:val="24"/>
        </w:rPr>
        <w:t>=</w:t>
      </w:r>
      <w:r w:rsidRPr="00573934">
        <w:rPr>
          <w:rFonts w:ascii="宋体" w:hAnsi="宋体" w:hint="eastAsia"/>
          <w:sz w:val="24"/>
          <w:szCs w:val="24"/>
        </w:rPr>
        <w:t xml:space="preserve"> 西药费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13 </w:t>
      </w:r>
      <w:r w:rsidRPr="00573934">
        <w:rPr>
          <w:rFonts w:ascii="宋体" w:hAnsi="宋体"/>
          <w:sz w:val="24"/>
          <w:szCs w:val="24"/>
        </w:rPr>
        <w:t>=</w:t>
      </w:r>
      <w:r w:rsidRPr="00573934">
        <w:rPr>
          <w:rFonts w:ascii="宋体" w:hAnsi="宋体" w:hint="eastAsia"/>
          <w:sz w:val="24"/>
          <w:szCs w:val="24"/>
        </w:rPr>
        <w:t xml:space="preserve"> 中成药费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14 </w:t>
      </w:r>
      <w:r w:rsidRPr="00573934">
        <w:rPr>
          <w:rFonts w:ascii="宋体" w:hAnsi="宋体"/>
          <w:sz w:val="24"/>
          <w:szCs w:val="24"/>
        </w:rPr>
        <w:t>=</w:t>
      </w:r>
      <w:r w:rsidRPr="00573934">
        <w:rPr>
          <w:rFonts w:ascii="宋体" w:hAnsi="宋体" w:hint="eastAsia"/>
          <w:sz w:val="24"/>
          <w:szCs w:val="24"/>
        </w:rPr>
        <w:t xml:space="preserve"> 中草药费</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 xml:space="preserve">15 </w:t>
      </w:r>
      <w:r w:rsidRPr="00573934">
        <w:rPr>
          <w:rFonts w:ascii="宋体" w:hAnsi="宋体"/>
          <w:sz w:val="24"/>
          <w:szCs w:val="24"/>
        </w:rPr>
        <w:t>=</w:t>
      </w:r>
      <w:r w:rsidRPr="00573934">
        <w:rPr>
          <w:rFonts w:ascii="宋体" w:hAnsi="宋体" w:hint="eastAsia"/>
          <w:sz w:val="24"/>
          <w:szCs w:val="24"/>
        </w:rPr>
        <w:t xml:space="preserve"> 其它费用</w:t>
      </w:r>
    </w:p>
    <w:p w:rsidR="00C576A4" w:rsidRPr="00573934" w:rsidRDefault="00C576A4" w:rsidP="00C576A4">
      <w:pPr>
        <w:pStyle w:val="2"/>
        <w:rPr>
          <w:rFonts w:ascii="宋体" w:hAnsi="宋体"/>
          <w:sz w:val="30"/>
          <w:szCs w:val="30"/>
        </w:rPr>
      </w:pPr>
      <w:bookmarkStart w:id="80" w:name="_Toc174523079"/>
      <w:bookmarkStart w:id="81" w:name="_Toc188350985"/>
      <w:bookmarkStart w:id="82" w:name="_Toc188768919"/>
      <w:bookmarkStart w:id="83" w:name="_Toc232918311"/>
      <w:bookmarkStart w:id="84" w:name="_Toc232918367"/>
      <w:bookmarkStart w:id="85" w:name="_Toc270683304"/>
      <w:bookmarkStart w:id="86" w:name="_Toc270684769"/>
      <w:bookmarkStart w:id="87" w:name="_Toc270692144"/>
      <w:bookmarkStart w:id="88" w:name="_Toc271208371"/>
      <w:bookmarkStart w:id="89" w:name="_Toc271701247"/>
      <w:bookmarkStart w:id="90" w:name="_Toc284232738"/>
      <w:bookmarkStart w:id="91" w:name="_Toc342661560"/>
      <w:bookmarkStart w:id="92" w:name="_Toc429573860"/>
      <w:r w:rsidRPr="00573934">
        <w:rPr>
          <w:rFonts w:ascii="宋体" w:hAnsi="宋体" w:hint="eastAsia"/>
          <w:sz w:val="30"/>
          <w:szCs w:val="30"/>
        </w:rPr>
        <w:t>实验室检验报告</w:t>
      </w:r>
      <w:bookmarkEnd w:id="80"/>
      <w:bookmarkEnd w:id="81"/>
      <w:bookmarkEnd w:id="82"/>
      <w:bookmarkEnd w:id="83"/>
      <w:bookmarkEnd w:id="84"/>
      <w:bookmarkEnd w:id="85"/>
      <w:bookmarkEnd w:id="86"/>
      <w:bookmarkEnd w:id="87"/>
      <w:bookmarkEnd w:id="88"/>
      <w:bookmarkEnd w:id="89"/>
      <w:bookmarkEnd w:id="90"/>
      <w:bookmarkEnd w:id="91"/>
      <w:bookmarkEnd w:id="92"/>
    </w:p>
    <w:p w:rsidR="00C576A4" w:rsidRPr="00573934" w:rsidRDefault="00C576A4" w:rsidP="00C576A4">
      <w:pPr>
        <w:pStyle w:val="3"/>
        <w:ind w:left="0"/>
        <w:rPr>
          <w:rFonts w:ascii="宋体" w:hAnsi="宋体"/>
          <w:sz w:val="28"/>
          <w:szCs w:val="28"/>
        </w:rPr>
      </w:pPr>
      <w:bookmarkStart w:id="93" w:name="_Toc287782045"/>
      <w:bookmarkStart w:id="94" w:name="_Toc290900496"/>
      <w:bookmarkStart w:id="95" w:name="_Toc291057282"/>
      <w:bookmarkStart w:id="96" w:name="_Toc342661561"/>
      <w:bookmarkStart w:id="97" w:name="_Toc429573861"/>
      <w:r w:rsidRPr="00573934">
        <w:rPr>
          <w:rFonts w:ascii="宋体" w:hAnsi="宋体" w:hint="eastAsia"/>
          <w:sz w:val="28"/>
          <w:szCs w:val="28"/>
        </w:rPr>
        <w:t>数据表关系说明</w:t>
      </w:r>
      <w:bookmarkEnd w:id="93"/>
      <w:bookmarkEnd w:id="94"/>
      <w:bookmarkEnd w:id="95"/>
      <w:bookmarkEnd w:id="96"/>
      <w:bookmarkEnd w:id="97"/>
    </w:p>
    <w:p w:rsidR="00C576A4" w:rsidRPr="00573934" w:rsidRDefault="00C576A4" w:rsidP="00C576A4">
      <w:pPr>
        <w:spacing w:line="360" w:lineRule="auto"/>
        <w:ind w:firstLine="420"/>
        <w:rPr>
          <w:rFonts w:ascii="宋体" w:hAnsi="宋体"/>
          <w:sz w:val="24"/>
          <w:szCs w:val="24"/>
        </w:rPr>
      </w:pPr>
      <w:r w:rsidRPr="00573934">
        <w:rPr>
          <w:rFonts w:ascii="宋体" w:hAnsi="宋体" w:hint="eastAsia"/>
          <w:sz w:val="24"/>
          <w:szCs w:val="24"/>
        </w:rPr>
        <w:t>实验室检验报告中的各表关系如下图：</w:t>
      </w:r>
    </w:p>
    <w:p w:rsidR="00C576A4" w:rsidRPr="00573934" w:rsidRDefault="00C576A4" w:rsidP="00C576A4">
      <w:pPr>
        <w:spacing w:line="360" w:lineRule="auto"/>
        <w:rPr>
          <w:rFonts w:ascii="宋体" w:hAnsi="宋体"/>
          <w:sz w:val="24"/>
          <w:szCs w:val="24"/>
        </w:rPr>
      </w:pPr>
      <w:r>
        <w:rPr>
          <w:rFonts w:ascii="宋体" w:hAnsi="宋体" w:hint="eastAsia"/>
          <w:noProof/>
          <w:sz w:val="24"/>
          <w:szCs w:val="24"/>
        </w:rPr>
        <w:drawing>
          <wp:inline distT="0" distB="0" distL="0" distR="0">
            <wp:extent cx="5103495" cy="1754505"/>
            <wp:effectExtent l="0" t="0" r="1905" b="0"/>
            <wp:docPr id="6" name="图片 6" descr="检验报告单关联表WYJ1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检验报告单关联表WYJ100831"/>
                    <pic:cNvPicPr>
                      <a:picLocks noChangeAspect="1" noChangeArrowheads="1"/>
                    </pic:cNvPicPr>
                  </pic:nvPicPr>
                  <pic:blipFill>
                    <a:blip r:embed="rId12"/>
                    <a:srcRect/>
                    <a:stretch>
                      <a:fillRect/>
                    </a:stretch>
                  </pic:blipFill>
                  <pic:spPr bwMode="auto">
                    <a:xfrm>
                      <a:off x="0" y="0"/>
                      <a:ext cx="5103495" cy="1754505"/>
                    </a:xfrm>
                    <a:prstGeom prst="rect">
                      <a:avLst/>
                    </a:prstGeom>
                    <a:noFill/>
                    <a:ln w="9525">
                      <a:noFill/>
                      <a:miter lim="800000"/>
                      <a:headEnd/>
                      <a:tailEnd/>
                    </a:ln>
                  </pic:spPr>
                </pic:pic>
              </a:graphicData>
            </a:graphic>
          </wp:inline>
        </w:drawing>
      </w:r>
    </w:p>
    <w:p w:rsidR="00C576A4" w:rsidRPr="00573934" w:rsidRDefault="00C576A4" w:rsidP="00C576A4">
      <w:pPr>
        <w:spacing w:line="360" w:lineRule="auto"/>
        <w:ind w:firstLineChars="150" w:firstLine="360"/>
        <w:rPr>
          <w:rFonts w:ascii="宋体" w:hAnsi="宋体"/>
          <w:sz w:val="24"/>
          <w:szCs w:val="24"/>
        </w:rPr>
      </w:pPr>
      <w:r w:rsidRPr="00573934">
        <w:rPr>
          <w:rFonts w:ascii="宋体" w:hAnsi="宋体" w:hint="eastAsia"/>
          <w:sz w:val="24"/>
          <w:szCs w:val="24"/>
        </w:rPr>
        <w:t>其中，《实验室检验报告表头》为主表；《检验结果指标表》、《细菌结果》、《药敏结果》为从表。必须保证此图所示各表之间的关联性。</w:t>
      </w:r>
    </w:p>
    <w:p w:rsidR="00C576A4" w:rsidRPr="00573934" w:rsidRDefault="00C576A4" w:rsidP="00C576A4">
      <w:pPr>
        <w:pStyle w:val="3"/>
        <w:ind w:left="0"/>
        <w:rPr>
          <w:rFonts w:ascii="宋体" w:hAnsi="宋体"/>
          <w:sz w:val="28"/>
          <w:szCs w:val="28"/>
        </w:rPr>
      </w:pPr>
      <w:bookmarkStart w:id="98" w:name="_Toc287782046"/>
      <w:bookmarkStart w:id="99" w:name="_Toc290900497"/>
      <w:bookmarkStart w:id="100" w:name="_Toc291057283"/>
      <w:bookmarkStart w:id="101" w:name="_Toc342661562"/>
      <w:bookmarkStart w:id="102" w:name="_Toc429573862"/>
      <w:r w:rsidRPr="00573934">
        <w:rPr>
          <w:rFonts w:ascii="宋体" w:hAnsi="宋体" w:hint="eastAsia"/>
          <w:sz w:val="28"/>
          <w:szCs w:val="28"/>
        </w:rPr>
        <w:t>数据表内容定义</w:t>
      </w:r>
      <w:bookmarkEnd w:id="98"/>
      <w:bookmarkEnd w:id="99"/>
      <w:bookmarkEnd w:id="100"/>
      <w:bookmarkEnd w:id="101"/>
      <w:bookmarkEnd w:id="102"/>
    </w:p>
    <w:p w:rsidR="00C576A4" w:rsidRPr="00573934" w:rsidRDefault="00C576A4" w:rsidP="00C576A4">
      <w:pPr>
        <w:spacing w:line="480" w:lineRule="auto"/>
        <w:outlineLvl w:val="4"/>
        <w:rPr>
          <w:rFonts w:ascii="宋体" w:hAnsi="宋体"/>
          <w:b/>
          <w:sz w:val="24"/>
          <w:szCs w:val="24"/>
        </w:rPr>
      </w:pPr>
      <w:r w:rsidRPr="00573934">
        <w:rPr>
          <w:rFonts w:ascii="宋体" w:hAnsi="宋体" w:hint="eastAsia"/>
          <w:b/>
          <w:sz w:val="24"/>
          <w:szCs w:val="24"/>
        </w:rPr>
        <w:t>（八）实验室检验报告表头(TB_LIS_Report)</w:t>
      </w: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900"/>
        <w:gridCol w:w="1080"/>
        <w:gridCol w:w="684"/>
        <w:gridCol w:w="744"/>
        <w:gridCol w:w="3612"/>
      </w:tblGrid>
      <w:tr w:rsidR="00C576A4" w:rsidRPr="00464D48" w:rsidTr="0094182C">
        <w:trPr>
          <w:trHeight w:val="403"/>
        </w:trPr>
        <w:tc>
          <w:tcPr>
            <w:tcW w:w="180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900" w:type="dxa"/>
            <w:tcBorders>
              <w:bottom w:val="single" w:sz="4" w:space="0" w:color="auto"/>
            </w:tcBorders>
            <w:shd w:val="clear" w:color="auto" w:fill="D9D9D9"/>
            <w:vAlign w:val="center"/>
          </w:tcPr>
          <w:p w:rsidR="00C576A4" w:rsidRPr="00464D48" w:rsidRDefault="00C576A4" w:rsidP="0094182C">
            <w:pPr>
              <w:ind w:leftChars="-45" w:left="-94" w:rightChars="-45" w:right="-94"/>
              <w:jc w:val="center"/>
              <w:rPr>
                <w:rFonts w:ascii="宋体" w:hAnsi="宋体"/>
                <w:b/>
                <w:szCs w:val="21"/>
              </w:rPr>
            </w:pPr>
            <w:r w:rsidRPr="00464D48">
              <w:rPr>
                <w:rFonts w:ascii="宋体" w:hAnsi="宋体" w:hint="eastAsia"/>
                <w:b/>
                <w:szCs w:val="21"/>
              </w:rPr>
              <w:t>字段名</w:t>
            </w:r>
          </w:p>
        </w:tc>
        <w:tc>
          <w:tcPr>
            <w:tcW w:w="108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8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44"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612"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800"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DE08.10.052.00</w:t>
            </w:r>
          </w:p>
        </w:tc>
        <w:tc>
          <w:tcPr>
            <w:tcW w:w="18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900" w:type="dxa"/>
            <w:shd w:val="clear" w:color="auto" w:fill="FBD4B4"/>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YLJGDM</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44"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 xml:space="preserve">复合主键 </w:t>
            </w:r>
          </w:p>
        </w:tc>
      </w:tr>
      <w:tr w:rsidR="00C576A4" w:rsidRPr="00464D48" w:rsidTr="0094182C">
        <w:trPr>
          <w:trHeight w:val="403"/>
        </w:trPr>
        <w:tc>
          <w:tcPr>
            <w:tcW w:w="1800" w:type="dxa"/>
            <w:tcBorders>
              <w:bottom w:val="single" w:sz="4" w:space="0" w:color="auto"/>
            </w:tcBorders>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WDDE01.00.136.00</w:t>
            </w:r>
          </w:p>
        </w:tc>
        <w:tc>
          <w:tcPr>
            <w:tcW w:w="1800"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检验报告单号</w:t>
            </w:r>
          </w:p>
        </w:tc>
        <w:tc>
          <w:tcPr>
            <w:tcW w:w="900" w:type="dxa"/>
            <w:tcBorders>
              <w:bottom w:val="single" w:sz="4" w:space="0" w:color="auto"/>
            </w:tcBorders>
            <w:shd w:val="clear" w:color="auto" w:fill="FBD4B4"/>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BGDH</w:t>
            </w:r>
          </w:p>
        </w:tc>
        <w:tc>
          <w:tcPr>
            <w:tcW w:w="1080"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44" w:type="dxa"/>
            <w:tcBorders>
              <w:bottom w:val="single" w:sz="4" w:space="0" w:color="auto"/>
            </w:tcBorders>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tcBorders>
              <w:bottom w:val="single" w:sz="4" w:space="0" w:color="auto"/>
            </w:tcBorders>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复合主键；见说明（1）</w:t>
            </w:r>
          </w:p>
        </w:tc>
      </w:tr>
      <w:tr w:rsidR="00C576A4" w:rsidRPr="00464D48" w:rsidTr="0094182C">
        <w:trPr>
          <w:trHeight w:val="403"/>
        </w:trPr>
        <w:tc>
          <w:tcPr>
            <w:tcW w:w="1800"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WDDE06.00.198.0</w:t>
            </w:r>
            <w:r w:rsidRPr="001C2928">
              <w:rPr>
                <w:rFonts w:ascii="宋体" w:hAnsi="宋体" w:hint="eastAsia"/>
                <w:color w:val="000000"/>
                <w:szCs w:val="21"/>
              </w:rPr>
              <w:lastRenderedPageBreak/>
              <w:t>0</w:t>
            </w:r>
          </w:p>
        </w:tc>
        <w:tc>
          <w:tcPr>
            <w:tcW w:w="18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lastRenderedPageBreak/>
              <w:t>报告日期</w:t>
            </w:r>
          </w:p>
        </w:tc>
        <w:tc>
          <w:tcPr>
            <w:tcW w:w="900" w:type="dxa"/>
            <w:shd w:val="clear" w:color="auto" w:fill="FBD4B4"/>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BGRQ</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44" w:type="dxa"/>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复合主键；YYYYMMDD</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lastRenderedPageBreak/>
              <w:t>WDDE01.00.137.00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就诊流水号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JZLSH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用于与住院就诊记录表或门诊就诊记录表关联的外键(可选关联关系)</w:t>
            </w:r>
          </w:p>
        </w:tc>
      </w:tr>
      <w:tr w:rsidR="00C576A4" w:rsidRPr="00464D48" w:rsidTr="0094182C">
        <w:trPr>
          <w:trHeight w:val="403"/>
        </w:trPr>
        <w:tc>
          <w:tcPr>
            <w:tcW w:w="1800" w:type="dxa"/>
          </w:tcPr>
          <w:p w:rsidR="00C576A4" w:rsidRPr="00464D48" w:rsidRDefault="00C576A4" w:rsidP="0094182C">
            <w:pPr>
              <w:widowControl/>
              <w:rPr>
                <w:rFonts w:ascii="宋体" w:hAnsi="宋体"/>
                <w:szCs w:val="21"/>
              </w:rPr>
            </w:pPr>
            <w:r w:rsidRPr="001C2928">
              <w:rPr>
                <w:rFonts w:ascii="宋体" w:hAnsi="宋体" w:hint="eastAsia"/>
                <w:szCs w:val="21"/>
              </w:rPr>
              <w:t>WDDE01.00.138.00</w:t>
            </w:r>
          </w:p>
        </w:tc>
        <w:tc>
          <w:tcPr>
            <w:tcW w:w="180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门诊/住院标志</w:t>
            </w:r>
          </w:p>
        </w:tc>
        <w:tc>
          <w:tcPr>
            <w:tcW w:w="90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MZZYBZ</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4"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744"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612"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1门诊，2住院</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KH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必须与患者基本信息关联，见说明(2)以及相关说明。</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KLX</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Merge/>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病人姓名</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DE02.01.040.00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性别</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BRXB</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编码。按国标</w:t>
            </w:r>
            <w:r w:rsidRPr="00464D48">
              <w:rPr>
                <w:rFonts w:hint="eastAsia"/>
              </w:rPr>
              <w:t>GB/T2261.1-2003</w:t>
            </w:r>
            <w:r w:rsidRPr="00464D48">
              <w:rPr>
                <w:rFonts w:ascii="宋体" w:hAnsi="宋体" w:hint="eastAsia"/>
                <w:szCs w:val="21"/>
              </w:rPr>
              <w:t>执行</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DE02.01.026.00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年龄</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BRNL</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申请人工号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SQRGH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申请人姓名</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SQRXM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报告人工号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报告人姓名</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审核人工号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SHRGH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审核人姓名</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SHRXM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申请科室编码</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SQKS</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申请科室名称</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SQKSMC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WDDE08.10.106.00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病区</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WDDE08.10.107.00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床号</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CH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打印日期</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DYRQ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WDDE06.00.200.00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申请日期</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SQRQ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采集日期</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CJRQ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检验日期</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JYRQ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WDDE04.01.163.00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报告备注</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WDDE04.50.123.00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标本代码</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BBDM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编码。见标本字典表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WDDE04.50.124.00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标本名称</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BBMC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44"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必填写具体的标本名称。</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lastRenderedPageBreak/>
              <w:t>WDDE01.00.139.00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报告单类别编码</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BGDLBBM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w:t>
            </w:r>
          </w:p>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 = 一般临床检验；2 = 血液学检查</w:t>
            </w:r>
          </w:p>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 = 临床化学检查；4 = 临床免疫学检查；5 = 临床微生物学检查</w:t>
            </w:r>
          </w:p>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 = 临床寄生虫学检查；7 = 分子生物学检查；9999 = 其它</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WDDE04.50.125.00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报告单类别名称</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BGDLB</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256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必填写中文。如“血常规”、“尿常规”等行业常识的名称</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密级</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MJ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见说明（3）</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F84FDA">
              <w:rPr>
                <w:rFonts w:ascii="宋体" w:hAnsi="宋体" w:hint="eastAsia"/>
                <w:szCs w:val="21"/>
              </w:rPr>
              <w:t>WDDE99.00.0</w:t>
            </w:r>
            <w:r>
              <w:rPr>
                <w:rFonts w:ascii="宋体" w:hAnsi="宋体" w:hint="eastAsia"/>
                <w:szCs w:val="21"/>
              </w:rPr>
              <w:t>62</w:t>
            </w:r>
            <w:r w:rsidRPr="00F84FDA">
              <w:rPr>
                <w:rFonts w:ascii="宋体" w:hAnsi="宋体" w:hint="eastAsia"/>
                <w:szCs w:val="21"/>
              </w:rPr>
              <w:t>.00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文件链接</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WJLJ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256</w:t>
            </w: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94182C">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4" w:type="dxa"/>
            <w:vAlign w:val="center"/>
          </w:tcPr>
          <w:p w:rsidR="00C576A4" w:rsidRPr="00464D48" w:rsidRDefault="00C576A4" w:rsidP="0094182C">
            <w:pPr>
              <w:autoSpaceDE w:val="0"/>
              <w:autoSpaceDN w:val="0"/>
              <w:adjustRightInd w:val="0"/>
              <w:rPr>
                <w:rFonts w:ascii="宋体" w:hAnsi="宋体"/>
                <w:szCs w:val="21"/>
              </w:rPr>
            </w:pPr>
          </w:p>
        </w:tc>
        <w:tc>
          <w:tcPr>
            <w:tcW w:w="7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612"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编码。0：正常、1：撤销；见说明（5）</w:t>
            </w:r>
          </w:p>
        </w:tc>
      </w:tr>
      <w:tr w:rsidR="00C576A4" w:rsidRPr="00464D48" w:rsidTr="0094182C">
        <w:tc>
          <w:tcPr>
            <w:tcW w:w="1800"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800"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YLYL1</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800"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90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YLYL2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4"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44"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12"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E2545B" w:rsidRPr="00573934" w:rsidTr="009F7EFA">
        <w:tc>
          <w:tcPr>
            <w:tcW w:w="1800" w:type="dxa"/>
            <w:vAlign w:val="center"/>
          </w:tcPr>
          <w:p w:rsidR="00E2545B" w:rsidRPr="004D2C0D" w:rsidRDefault="00E2545B" w:rsidP="00B77EE2">
            <w:pPr>
              <w:widowControl/>
              <w:jc w:val="center"/>
              <w:rPr>
                <w:rFonts w:cs="宋体"/>
                <w:bCs/>
                <w:kern w:val="0"/>
              </w:rPr>
            </w:pPr>
            <w:r w:rsidRPr="004D2C0D">
              <w:rPr>
                <w:rFonts w:cs="宋体" w:hint="eastAsia"/>
                <w:bCs/>
                <w:kern w:val="0"/>
              </w:rPr>
              <w:t>DE01.00.014.00</w:t>
            </w:r>
          </w:p>
        </w:tc>
        <w:tc>
          <w:tcPr>
            <w:tcW w:w="1800" w:type="dxa"/>
            <w:vAlign w:val="center"/>
          </w:tcPr>
          <w:p w:rsidR="00E2545B" w:rsidRPr="003E4911" w:rsidRDefault="00E254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900" w:type="dxa"/>
            <w:vAlign w:val="center"/>
          </w:tcPr>
          <w:p w:rsidR="00E2545B" w:rsidRPr="003E4911" w:rsidRDefault="00E254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80"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E2545B" w:rsidRPr="003E4911" w:rsidRDefault="00E254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E2545B" w:rsidRPr="003E4911" w:rsidRDefault="00E2545B" w:rsidP="00B77EE2">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573934" w:rsidTr="009F7EFA">
        <w:tc>
          <w:tcPr>
            <w:tcW w:w="1800" w:type="dxa"/>
            <w:vAlign w:val="center"/>
          </w:tcPr>
          <w:p w:rsidR="00E2545B" w:rsidRPr="004D2C0D" w:rsidRDefault="00E2545B" w:rsidP="00B77EE2">
            <w:pPr>
              <w:widowControl/>
              <w:jc w:val="center"/>
              <w:rPr>
                <w:rFonts w:cs="宋体"/>
                <w:bCs/>
                <w:kern w:val="0"/>
              </w:rPr>
            </w:pPr>
            <w:r w:rsidRPr="004D2C0D">
              <w:rPr>
                <w:rFonts w:cs="宋体" w:hint="eastAsia"/>
                <w:bCs/>
                <w:kern w:val="0"/>
              </w:rPr>
              <w:t>DE01.00.010.00</w:t>
            </w:r>
          </w:p>
        </w:tc>
        <w:tc>
          <w:tcPr>
            <w:tcW w:w="1800" w:type="dxa"/>
            <w:vAlign w:val="center"/>
          </w:tcPr>
          <w:p w:rsidR="00E2545B" w:rsidRPr="003E4911" w:rsidRDefault="00E254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900" w:type="dxa"/>
            <w:vAlign w:val="center"/>
          </w:tcPr>
          <w:p w:rsidR="00E2545B" w:rsidRPr="003E4911" w:rsidRDefault="00E2545B" w:rsidP="00B77EE2">
            <w:pPr>
              <w:widowControl/>
              <w:jc w:val="left"/>
              <w:rPr>
                <w:rFonts w:ascii="宋体" w:hAnsi="宋体" w:cs="宋体"/>
                <w:kern w:val="0"/>
                <w:szCs w:val="21"/>
              </w:rPr>
            </w:pPr>
            <w:r w:rsidRPr="003E4911">
              <w:rPr>
                <w:rFonts w:ascii="宋体" w:hAnsi="宋体" w:cs="宋体" w:hint="eastAsia"/>
                <w:kern w:val="0"/>
                <w:szCs w:val="21"/>
              </w:rPr>
              <w:t>MJZH</w:t>
            </w:r>
          </w:p>
        </w:tc>
        <w:tc>
          <w:tcPr>
            <w:tcW w:w="1080"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vAlign w:val="center"/>
          </w:tcPr>
          <w:p w:rsidR="00E2545B" w:rsidRPr="003E4911" w:rsidRDefault="00E254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E2545B" w:rsidRPr="003E4911" w:rsidRDefault="00E2545B" w:rsidP="00B77EE2">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DE02.01.060.00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患者类型代码</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HZLXDM</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Pr>
                <w:rFonts w:ascii="宋体" w:hAnsi="宋体" w:cs="宋体" w:hint="eastAsia"/>
                <w:color w:val="000000"/>
                <w:kern w:val="0"/>
                <w:szCs w:val="21"/>
              </w:rPr>
              <w:t>2</w:t>
            </w:r>
            <w:r w:rsidRPr="003E4911">
              <w:rPr>
                <w:rFonts w:ascii="宋体" w:hAnsi="宋体" w:cs="宋体" w:hint="eastAsia"/>
                <w:color w:val="000000"/>
                <w:kern w:val="0"/>
                <w:szCs w:val="21"/>
              </w:rPr>
              <w:t>.1.3说明（1）CV09.00.404</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DE01.00.019.00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病房号</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BFH</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612" w:type="dxa"/>
            <w:vAlign w:val="center"/>
          </w:tcPr>
          <w:p w:rsidR="00AB3F5B" w:rsidRPr="003E4911" w:rsidRDefault="00AB3F5B" w:rsidP="00B77EE2">
            <w:pPr>
              <w:widowControl/>
              <w:jc w:val="left"/>
              <w:rPr>
                <w:rFonts w:ascii="宋体" w:hAnsi="宋体" w:cs="宋体"/>
                <w:color w:val="000000"/>
                <w:kern w:val="0"/>
                <w:szCs w:val="21"/>
              </w:rPr>
            </w:pP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DE01.00.026.00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病床号</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BCH</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612" w:type="dxa"/>
            <w:vAlign w:val="center"/>
          </w:tcPr>
          <w:p w:rsidR="00AB3F5B" w:rsidRPr="003E4911" w:rsidRDefault="00AB3F5B" w:rsidP="00B77EE2">
            <w:pPr>
              <w:widowControl/>
              <w:jc w:val="left"/>
              <w:rPr>
                <w:rFonts w:ascii="宋体" w:hAnsi="宋体" w:cs="宋体"/>
                <w:color w:val="000000"/>
                <w:kern w:val="0"/>
                <w:szCs w:val="21"/>
              </w:rPr>
            </w:pP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DE01.00.008.00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电子申请单编号</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DZSQDBH</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DE08.10.013.00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检验申请机构名称</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JYSQJGMC</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70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DE04.50.134.00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标本类别</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BBLB</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4E3FEE">
              <w:rPr>
                <w:rFonts w:ascii="宋体" w:hAnsi="宋体" w:hint="eastAsia"/>
                <w:szCs w:val="21"/>
              </w:rPr>
              <w:t>见标本字典表</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DE01.00.003.00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检验标本号</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JYBBH</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DE04.50.135.00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标本状态</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BBZT</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DE04.50.141.00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接收标本日期时间</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JSBBRQSJ</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AB3F5B" w:rsidRPr="003E4911" w:rsidRDefault="00AB3F5B" w:rsidP="00B77EE2">
            <w:pPr>
              <w:widowControl/>
              <w:jc w:val="center"/>
              <w:rPr>
                <w:rFonts w:ascii="宋体" w:hAnsi="宋体" w:cs="宋体"/>
                <w:color w:val="000000"/>
                <w:kern w:val="0"/>
                <w:szCs w:val="21"/>
              </w:rPr>
            </w:pP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AB3F5B" w:rsidRPr="00573934" w:rsidTr="009F7EFA">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WDDE98.00.001.00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是否有诊断明细</w:t>
            </w:r>
          </w:p>
        </w:tc>
        <w:tc>
          <w:tcPr>
            <w:tcW w:w="90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SFYZDMX</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612"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bl>
    <w:p w:rsidR="00C576A4" w:rsidRDefault="00C576A4" w:rsidP="00093F99">
      <w:pPr>
        <w:spacing w:beforeLines="50"/>
        <w:rPr>
          <w:rFonts w:ascii="宋体" w:hAnsi="宋体"/>
          <w:b/>
          <w:sz w:val="24"/>
          <w:szCs w:val="24"/>
        </w:rPr>
      </w:pPr>
      <w:r w:rsidRPr="00573934">
        <w:rPr>
          <w:rFonts w:ascii="宋体" w:hAnsi="宋体" w:hint="eastAsia"/>
          <w:b/>
          <w:sz w:val="24"/>
          <w:szCs w:val="24"/>
        </w:rPr>
        <w:t>检验报告表头说明：</w:t>
      </w:r>
    </w:p>
    <w:p w:rsidR="00C576A4" w:rsidRDefault="00C576A4" w:rsidP="00093F99">
      <w:pPr>
        <w:numPr>
          <w:ilvl w:val="0"/>
          <w:numId w:val="30"/>
        </w:numPr>
        <w:tabs>
          <w:tab w:val="clear" w:pos="900"/>
          <w:tab w:val="left" w:pos="720"/>
        </w:tabs>
        <w:spacing w:beforeLines="50"/>
        <w:ind w:left="720" w:hanging="720"/>
        <w:rPr>
          <w:rFonts w:ascii="宋体" w:hAnsi="宋体"/>
          <w:sz w:val="24"/>
          <w:szCs w:val="24"/>
        </w:rPr>
      </w:pPr>
      <w:r w:rsidRPr="00573934">
        <w:rPr>
          <w:rFonts w:ascii="宋体" w:hAnsi="宋体" w:hint="eastAsia"/>
          <w:sz w:val="24"/>
          <w:szCs w:val="24"/>
        </w:rPr>
        <w:t>在同一家医院内，“检验报告单号+报告日期”唯一标识了一份检验报告。</w:t>
      </w:r>
    </w:p>
    <w:p w:rsidR="00C576A4" w:rsidRPr="00573934" w:rsidRDefault="00C576A4" w:rsidP="00631648">
      <w:pPr>
        <w:numPr>
          <w:ilvl w:val="0"/>
          <w:numId w:val="30"/>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30"/>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密级的填报的规定如下：</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lastRenderedPageBreak/>
        <w:t>第一位用于填写对于病种的权限控制参数。其中0：无须病种控制；1：恶性肿瘤；2：性病艾滋病；3：其它不治之症；4.精神类病；9：其它。</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第二位用于填写患者对本报告是否申明被特控调阅。其中0：无特控；1：患者申明特控（无特殊原因不予调阅）。（目前暂不必医院填报执行。）</w:t>
      </w:r>
    </w:p>
    <w:p w:rsidR="00C576A4" w:rsidRPr="00573934" w:rsidRDefault="00C576A4" w:rsidP="00C576A4">
      <w:pPr>
        <w:spacing w:line="360" w:lineRule="auto"/>
        <w:ind w:leftChars="299" w:left="628"/>
        <w:rPr>
          <w:rFonts w:ascii="宋体" w:hAnsi="宋体"/>
          <w:sz w:val="24"/>
          <w:szCs w:val="24"/>
        </w:rPr>
      </w:pPr>
      <w:r w:rsidRPr="00573934">
        <w:rPr>
          <w:rFonts w:ascii="宋体" w:hAnsi="宋体" w:hint="eastAsia"/>
          <w:sz w:val="24"/>
          <w:szCs w:val="24"/>
        </w:rPr>
        <w:t>其余各位预留备用，可均填0。</w:t>
      </w:r>
    </w:p>
    <w:p w:rsidR="00C576A4" w:rsidRPr="00573934" w:rsidRDefault="00C576A4" w:rsidP="00631648">
      <w:pPr>
        <w:numPr>
          <w:ilvl w:val="0"/>
          <w:numId w:val="30"/>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文件链接”主要是针对某些医院会将检验报告单制作成PDF文件（也有可能使其它非格式化的数据文件），这里填报的是该文件在前置机上存储的位置和名称。医院上传PDF文件可在展示时最大程度地还原检验报告单的原样。该字段非业务必填字段，若医院无此文件就不用填报。若医院上传PDF文件，则文件名约定应为“报告日期”+“-”+“检验报告单号”+“.pdf”。例如：20070227-00001.pdf。</w:t>
      </w:r>
    </w:p>
    <w:p w:rsidR="00C576A4" w:rsidRPr="00573934" w:rsidRDefault="00C576A4" w:rsidP="00631648">
      <w:pPr>
        <w:numPr>
          <w:ilvl w:val="0"/>
          <w:numId w:val="30"/>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“0”：通常情况下的填报。若中心存在具有相同“医疗机构代码＋检验报告单号＋检验日期”的记录，则认为要求对已填报数据进行技术上的覆盖处理，中心将对原先已经重复的记录予以覆盖；</w:t>
      </w:r>
    </w:p>
    <w:p w:rsidR="00C576A4" w:rsidRPr="0057393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“1”：对已填报的某一条具有相同“医疗机构代码＋检验报告单号＋检验日期”的记录予以撤销，使其失效。若中心发现并不存在原记录，则本条记录不被处理（废弃）。</w:t>
      </w:r>
    </w:p>
    <w:p w:rsidR="00C576A4" w:rsidRPr="00573934" w:rsidRDefault="00C576A4" w:rsidP="00C576A4">
      <w:pPr>
        <w:spacing w:line="480" w:lineRule="auto"/>
        <w:outlineLvl w:val="4"/>
        <w:rPr>
          <w:rFonts w:ascii="宋体" w:hAnsi="宋体"/>
          <w:b/>
          <w:sz w:val="24"/>
          <w:szCs w:val="24"/>
        </w:rPr>
      </w:pPr>
      <w:r w:rsidRPr="00573934">
        <w:rPr>
          <w:rFonts w:ascii="宋体" w:hAnsi="宋体" w:hint="eastAsia"/>
          <w:b/>
          <w:sz w:val="24"/>
          <w:szCs w:val="24"/>
        </w:rPr>
        <w:t>（九）检验结果指标表（TB_LIS_Indicators）</w:t>
      </w: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1080"/>
        <w:gridCol w:w="1080"/>
        <w:gridCol w:w="718"/>
        <w:gridCol w:w="709"/>
        <w:gridCol w:w="3433"/>
      </w:tblGrid>
      <w:tr w:rsidR="00C576A4" w:rsidRPr="00464D48" w:rsidTr="0094182C">
        <w:trPr>
          <w:trHeight w:val="403"/>
        </w:trPr>
        <w:tc>
          <w:tcPr>
            <w:tcW w:w="1800"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8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080" w:type="dxa"/>
            <w:tcBorders>
              <w:bottom w:val="single" w:sz="4" w:space="0" w:color="auto"/>
            </w:tcBorders>
            <w:shd w:val="clear" w:color="auto" w:fill="D9D9D9"/>
            <w:vAlign w:val="center"/>
          </w:tcPr>
          <w:p w:rsidR="00C576A4" w:rsidRPr="00464D48" w:rsidRDefault="00C576A4" w:rsidP="0094182C">
            <w:pPr>
              <w:ind w:leftChars="-45" w:left="-94" w:rightChars="-45" w:right="-94"/>
              <w:jc w:val="center"/>
              <w:rPr>
                <w:rFonts w:ascii="宋体" w:hAnsi="宋体"/>
                <w:b/>
                <w:szCs w:val="21"/>
              </w:rPr>
            </w:pPr>
            <w:r w:rsidRPr="00464D48">
              <w:rPr>
                <w:rFonts w:ascii="宋体" w:hAnsi="宋体" w:hint="eastAsia"/>
                <w:b/>
                <w:szCs w:val="21"/>
              </w:rPr>
              <w:t>字段名</w:t>
            </w:r>
          </w:p>
        </w:tc>
        <w:tc>
          <w:tcPr>
            <w:tcW w:w="108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71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09"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433"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800" w:type="dxa"/>
            <w:shd w:val="clear" w:color="auto" w:fill="FBD4B4"/>
          </w:tcPr>
          <w:p w:rsidR="00C576A4" w:rsidRPr="00464D48" w:rsidRDefault="00C576A4" w:rsidP="0094182C">
            <w:pPr>
              <w:rPr>
                <w:rFonts w:ascii="宋体" w:hAnsi="宋体"/>
                <w:szCs w:val="21"/>
              </w:rPr>
            </w:pPr>
            <w:r w:rsidRPr="001C2928">
              <w:rPr>
                <w:rFonts w:ascii="宋体" w:hAnsi="宋体" w:hint="eastAsia"/>
                <w:color w:val="000000"/>
                <w:szCs w:val="21"/>
              </w:rPr>
              <w:t>WDDE01.00.140.00</w:t>
            </w:r>
          </w:p>
        </w:tc>
        <w:tc>
          <w:tcPr>
            <w:tcW w:w="180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检验指标流水号</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JYZBLSH</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09" w:type="dxa"/>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 xml:space="preserve">复合主键；见说明（1）； </w:t>
            </w:r>
          </w:p>
        </w:tc>
      </w:tr>
      <w:tr w:rsidR="00C576A4" w:rsidRPr="00464D48" w:rsidTr="0094182C">
        <w:trPr>
          <w:trHeight w:val="403"/>
        </w:trPr>
        <w:tc>
          <w:tcPr>
            <w:tcW w:w="1800" w:type="dxa"/>
            <w:shd w:val="clear" w:color="auto" w:fill="FBD4B4"/>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DE08.10.052.00</w:t>
            </w:r>
          </w:p>
        </w:tc>
        <w:tc>
          <w:tcPr>
            <w:tcW w:w="180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医疗机构代码</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YLJGDM</w:t>
            </w:r>
          </w:p>
        </w:tc>
        <w:tc>
          <w:tcPr>
            <w:tcW w:w="108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09" w:type="dxa"/>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800" w:type="dxa"/>
            <w:shd w:val="clear" w:color="auto" w:fill="FFFFFF"/>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WDDE01.00.136.00</w:t>
            </w:r>
          </w:p>
        </w:tc>
        <w:tc>
          <w:tcPr>
            <w:tcW w:w="180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检验报告单号</w:t>
            </w:r>
          </w:p>
        </w:tc>
        <w:tc>
          <w:tcPr>
            <w:tcW w:w="108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BGDH</w:t>
            </w:r>
          </w:p>
        </w:tc>
        <w:tc>
          <w:tcPr>
            <w:tcW w:w="108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09" w:type="dxa"/>
            <w:shd w:val="clear" w:color="auto" w:fill="FFFFF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与报告日期一起作为关联“试验室检验报告表头”的外键。</w:t>
            </w:r>
          </w:p>
        </w:tc>
      </w:tr>
      <w:tr w:rsidR="00C576A4" w:rsidRPr="00464D48" w:rsidTr="0094182C">
        <w:trPr>
          <w:trHeight w:val="403"/>
        </w:trPr>
        <w:tc>
          <w:tcPr>
            <w:tcW w:w="1800" w:type="dxa"/>
            <w:shd w:val="clear" w:color="auto" w:fill="FFFFFF"/>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WDDE06.00.198.00</w:t>
            </w:r>
          </w:p>
        </w:tc>
        <w:tc>
          <w:tcPr>
            <w:tcW w:w="180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报告日期</w:t>
            </w:r>
          </w:p>
        </w:tc>
        <w:tc>
          <w:tcPr>
            <w:tcW w:w="108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BGRQ</w:t>
            </w:r>
          </w:p>
        </w:tc>
        <w:tc>
          <w:tcPr>
            <w:tcW w:w="1080"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09" w:type="dxa"/>
            <w:shd w:val="clear" w:color="auto" w:fill="FFFFF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shd w:val="clear" w:color="auto" w:fill="FFFFFF"/>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检测人工号</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检测人姓名</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审核人工号</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SHRGH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lastRenderedPageBreak/>
              <w:t>DE02.01.039.00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审核人姓名</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SHRXM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WDDE07.00.123.00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检测收费代码</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YBSFDM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编码。见说明（2）</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WDDE06.00.203.00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检测指标代码</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JCZBDM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编码。见说明（3）</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WDDE04.50.126.00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检测方法</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JCFF</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如：“化学法”</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WDDE04.50.127.00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检测指标名称</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JCZBMC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100</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如：“红细胞压积”</w:t>
            </w:r>
          </w:p>
        </w:tc>
      </w:tr>
      <w:tr w:rsidR="00C576A4" w:rsidRPr="00464D48" w:rsidTr="0094182C">
        <w:trPr>
          <w:trHeight w:val="403"/>
        </w:trPr>
        <w:tc>
          <w:tcPr>
            <w:tcW w:w="1800" w:type="dxa"/>
          </w:tcPr>
          <w:p w:rsidR="00C576A4" w:rsidRPr="001C2928" w:rsidRDefault="00C576A4" w:rsidP="0094182C">
            <w:pPr>
              <w:rPr>
                <w:rFonts w:ascii="宋体" w:hAnsi="宋体" w:cs="宋体"/>
                <w:color w:val="000000"/>
                <w:szCs w:val="21"/>
              </w:rPr>
            </w:pPr>
            <w:r w:rsidRPr="001C2928">
              <w:rPr>
                <w:rFonts w:ascii="宋体" w:hAnsi="宋体" w:hint="eastAsia"/>
                <w:color w:val="000000"/>
                <w:szCs w:val="21"/>
              </w:rPr>
              <w:t>WDDE04.50.128.00</w:t>
            </w:r>
          </w:p>
          <w:p w:rsidR="00C576A4" w:rsidRPr="00464D48" w:rsidRDefault="00C576A4" w:rsidP="0094182C">
            <w:pPr>
              <w:autoSpaceDE w:val="0"/>
              <w:autoSpaceDN w:val="0"/>
              <w:adjustRightInd w:val="0"/>
              <w:rPr>
                <w:rFonts w:ascii="宋体" w:hAnsi="宋体"/>
                <w:szCs w:val="21"/>
              </w:rPr>
            </w:pP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检测指标结果</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JCZBJG</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量化结果或定性结果；例如：“阴性”或“+”，以及描述性文字</w:t>
            </w:r>
          </w:p>
        </w:tc>
      </w:tr>
      <w:tr w:rsidR="00C576A4" w:rsidRPr="00464D48" w:rsidTr="0094182C">
        <w:trPr>
          <w:trHeight w:val="403"/>
        </w:trPr>
        <w:tc>
          <w:tcPr>
            <w:tcW w:w="1800" w:type="dxa"/>
          </w:tcPr>
          <w:p w:rsidR="00C576A4" w:rsidRPr="00464D48" w:rsidRDefault="00C576A4" w:rsidP="0094182C">
            <w:pPr>
              <w:rPr>
                <w:rFonts w:ascii="宋体" w:hAnsi="宋体"/>
                <w:szCs w:val="21"/>
              </w:rPr>
            </w:pPr>
            <w:r w:rsidRPr="001C2928">
              <w:rPr>
                <w:rFonts w:ascii="宋体" w:hAnsi="宋体" w:hint="eastAsia"/>
                <w:color w:val="000000"/>
                <w:szCs w:val="21"/>
              </w:rPr>
              <w:t>WDDE01.00.141.00</w:t>
            </w:r>
          </w:p>
        </w:tc>
        <w:tc>
          <w:tcPr>
            <w:tcW w:w="1800" w:type="dxa"/>
            <w:vAlign w:val="center"/>
          </w:tcPr>
          <w:p w:rsidR="00C576A4" w:rsidRPr="00464D48" w:rsidRDefault="00C576A4" w:rsidP="0094182C">
            <w:pPr>
              <w:rPr>
                <w:rFonts w:ascii="宋体" w:hAnsi="宋体"/>
                <w:szCs w:val="21"/>
              </w:rPr>
            </w:pPr>
            <w:r w:rsidRPr="00464D48">
              <w:rPr>
                <w:rFonts w:ascii="宋体" w:hAnsi="宋体" w:hint="eastAsia"/>
                <w:szCs w:val="21"/>
              </w:rPr>
              <w:t>LOINC编码</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LOINC</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检测项目的LOINC编码</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WDDE08.50.110.00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设备编码</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SBBM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非特指某台物理设备，而指能表示某类设备的编号。</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WDDE08.50.111.00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仪器编号</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YQBH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编码。医院内某一台物理设备的唯一序号。</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WDDE08.50</w:t>
            </w:r>
            <w:r w:rsidRPr="001C2928">
              <w:rPr>
                <w:rFonts w:ascii="宋体" w:hAnsi="宋体" w:cs="宋体" w:hint="eastAsia"/>
                <w:color w:val="000000"/>
                <w:szCs w:val="21"/>
              </w:rPr>
              <w:t>.112.00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仪器名称</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YQMC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100</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WDDE04.30.114.00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参考值范围</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CKZ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WDDE04.30.115.00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计量单位</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JLDW</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WDDE04.30.116.00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异常提示</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YCTS</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编码。1：正常；2：无法识别的异常；3：异常偏高；4：异常偏低。</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WDDE01.00.135.00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相关医嘱ID或处方项目明细编号</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YZID</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见说明（4）</w:t>
            </w:r>
          </w:p>
        </w:tc>
      </w:tr>
      <w:tr w:rsidR="00C576A4" w:rsidRPr="00464D48" w:rsidTr="0094182C">
        <w:trPr>
          <w:trHeight w:val="403"/>
        </w:trPr>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WDDE01.00.142.00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打印序号</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DYXH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整数</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80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18"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编码。0：正常、1：撤销；见说明（5）</w:t>
            </w:r>
          </w:p>
        </w:tc>
      </w:tr>
      <w:tr w:rsidR="00C576A4" w:rsidRPr="00464D48" w:rsidTr="0094182C">
        <w:tc>
          <w:tcPr>
            <w:tcW w:w="1800"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800"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080" w:type="dxa"/>
            <w:vAlign w:val="center"/>
          </w:tcPr>
          <w:p w:rsidR="00C576A4" w:rsidRPr="00464D48" w:rsidRDefault="00C576A4" w:rsidP="0094182C">
            <w:pPr>
              <w:ind w:rightChars="-45" w:right="-94"/>
              <w:jc w:val="left"/>
              <w:rPr>
                <w:rFonts w:ascii="宋体" w:hAnsi="宋体"/>
                <w:szCs w:val="21"/>
              </w:rPr>
            </w:pPr>
            <w:r w:rsidRPr="00464D48">
              <w:rPr>
                <w:rFonts w:ascii="宋体" w:hAnsi="宋体" w:hint="eastAsia"/>
                <w:szCs w:val="21"/>
              </w:rPr>
              <w:t>YLYL1</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800"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800"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080" w:type="dxa"/>
            <w:vAlign w:val="center"/>
          </w:tcPr>
          <w:p w:rsidR="00C576A4" w:rsidRPr="00464D48" w:rsidRDefault="00C576A4" w:rsidP="0094182C">
            <w:pPr>
              <w:ind w:rightChars="-45" w:right="-94"/>
              <w:jc w:val="left"/>
              <w:rPr>
                <w:rFonts w:ascii="宋体" w:hAnsi="宋体"/>
                <w:szCs w:val="21"/>
              </w:rPr>
            </w:pPr>
            <w:r w:rsidRPr="00464D48">
              <w:rPr>
                <w:rFonts w:ascii="宋体" w:hAnsi="宋体" w:hint="eastAsia"/>
                <w:szCs w:val="21"/>
              </w:rPr>
              <w:t>YLYL2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DE04.30.015.00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检验定量结果</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JYDLJG</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14,4</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DE04.30.016.00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检验定量结果计算单位</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JYDLJGJSDW</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DE02.01.039.00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检验技师签名</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JYJSQM</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AB3F5B" w:rsidRPr="003E4911" w:rsidRDefault="00AB3F5B" w:rsidP="00B77EE2">
            <w:pPr>
              <w:widowControl/>
              <w:rPr>
                <w:rFonts w:ascii="宋体" w:hAnsi="宋体" w:cs="宋体"/>
                <w:color w:val="000000"/>
                <w:kern w:val="0"/>
                <w:szCs w:val="21"/>
              </w:rPr>
            </w:pPr>
            <w:r>
              <w:rPr>
                <w:rFonts w:ascii="宋体" w:hAnsi="宋体" w:cs="宋体" w:hint="eastAsia"/>
                <w:color w:val="000000"/>
                <w:kern w:val="0"/>
                <w:szCs w:val="21"/>
              </w:rPr>
              <w:t>可选</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bCs/>
                <w:kern w:val="0"/>
              </w:rPr>
              <w:t>WDDE08.30.001.00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检验技师</w:t>
            </w:r>
            <w:r>
              <w:rPr>
                <w:rFonts w:ascii="宋体" w:hAnsi="宋体" w:cs="宋体" w:hint="eastAsia"/>
                <w:color w:val="000000"/>
                <w:kern w:val="0"/>
                <w:szCs w:val="21"/>
              </w:rPr>
              <w:t>工号</w:t>
            </w:r>
          </w:p>
        </w:tc>
        <w:tc>
          <w:tcPr>
            <w:tcW w:w="1080" w:type="dxa"/>
            <w:vAlign w:val="center"/>
          </w:tcPr>
          <w:p w:rsidR="00AB3F5B" w:rsidRPr="003E4911" w:rsidRDefault="00AB3F5B" w:rsidP="00B77EE2">
            <w:pPr>
              <w:widowControl/>
              <w:jc w:val="left"/>
              <w:rPr>
                <w:rFonts w:ascii="宋体" w:hAnsi="宋体" w:cs="宋体"/>
                <w:kern w:val="0"/>
                <w:szCs w:val="21"/>
              </w:rPr>
            </w:pPr>
            <w:r>
              <w:rPr>
                <w:rFonts w:ascii="宋体" w:hAnsi="宋体" w:cs="宋体" w:hint="eastAsia"/>
                <w:kern w:val="0"/>
                <w:szCs w:val="21"/>
              </w:rPr>
              <w:t>JYJSGH</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AB3F5B" w:rsidRDefault="00AB3F5B" w:rsidP="00B77EE2">
            <w:r w:rsidRPr="00E801F7">
              <w:rPr>
                <w:rFonts w:ascii="宋体" w:hAnsi="宋体" w:cs="宋体" w:hint="eastAsia"/>
                <w:color w:val="000000"/>
                <w:kern w:val="0"/>
                <w:szCs w:val="21"/>
              </w:rPr>
              <w:t>可选</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DE08.10.013.00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检验报告机构名</w:t>
            </w:r>
            <w:r w:rsidRPr="003E4911">
              <w:rPr>
                <w:rFonts w:ascii="宋体" w:hAnsi="宋体" w:cs="宋体" w:hint="eastAsia"/>
                <w:color w:val="000000"/>
                <w:kern w:val="0"/>
                <w:szCs w:val="21"/>
              </w:rPr>
              <w:lastRenderedPageBreak/>
              <w:t>称</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lastRenderedPageBreak/>
              <w:t>JYBGJGMC</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70</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lastRenderedPageBreak/>
              <w:t>DE04.50.130.00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检验报告结果</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JYBGJG</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200</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DE06.00.179.00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检验报告备注</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JYBGBZ</w:t>
            </w:r>
          </w:p>
        </w:tc>
        <w:tc>
          <w:tcPr>
            <w:tcW w:w="1080"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433" w:type="dxa"/>
            <w:vAlign w:val="center"/>
          </w:tcPr>
          <w:p w:rsidR="00AB3F5B" w:rsidRPr="00464D48" w:rsidRDefault="00AB3F5B" w:rsidP="0094182C">
            <w:pPr>
              <w:rPr>
                <w:rFonts w:ascii="宋体" w:hAnsi="宋体"/>
                <w:szCs w:val="21"/>
              </w:rPr>
            </w:pPr>
          </w:p>
        </w:tc>
      </w:tr>
      <w:tr w:rsidR="00AB3F5B" w:rsidRPr="00573934" w:rsidTr="00320980">
        <w:tc>
          <w:tcPr>
            <w:tcW w:w="1800" w:type="dxa"/>
            <w:vAlign w:val="center"/>
          </w:tcPr>
          <w:p w:rsidR="00AB3F5B" w:rsidRPr="004D2C0D" w:rsidRDefault="00AB3F5B" w:rsidP="00B77EE2">
            <w:pPr>
              <w:widowControl/>
              <w:jc w:val="center"/>
              <w:rPr>
                <w:rFonts w:cs="宋体"/>
                <w:bCs/>
                <w:kern w:val="0"/>
              </w:rPr>
            </w:pPr>
            <w:r w:rsidRPr="004D2C0D">
              <w:rPr>
                <w:rFonts w:cs="宋体" w:hint="eastAsia"/>
                <w:bCs/>
                <w:kern w:val="0"/>
              </w:rPr>
              <w:t>WDDE98.00.001.00</w:t>
            </w:r>
          </w:p>
        </w:tc>
        <w:tc>
          <w:tcPr>
            <w:tcW w:w="1800"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是否有诊断明细</w:t>
            </w:r>
          </w:p>
        </w:tc>
        <w:tc>
          <w:tcPr>
            <w:tcW w:w="1080" w:type="dxa"/>
            <w:vAlign w:val="center"/>
          </w:tcPr>
          <w:p w:rsidR="00AB3F5B" w:rsidRPr="003E4911" w:rsidRDefault="00AB3F5B" w:rsidP="00B77EE2">
            <w:pPr>
              <w:widowControl/>
              <w:jc w:val="left"/>
              <w:rPr>
                <w:rFonts w:ascii="宋体" w:hAnsi="宋体" w:cs="宋体"/>
                <w:kern w:val="0"/>
                <w:szCs w:val="21"/>
              </w:rPr>
            </w:pPr>
            <w:r w:rsidRPr="003E4911">
              <w:rPr>
                <w:rFonts w:ascii="宋体" w:hAnsi="宋体" w:cs="宋体" w:hint="eastAsia"/>
                <w:kern w:val="0"/>
                <w:szCs w:val="21"/>
              </w:rPr>
              <w:t>SFYZDMX</w:t>
            </w:r>
          </w:p>
        </w:tc>
        <w:tc>
          <w:tcPr>
            <w:tcW w:w="1080" w:type="dxa"/>
            <w:vAlign w:val="center"/>
          </w:tcPr>
          <w:p w:rsidR="00AB3F5B" w:rsidRPr="003E4911" w:rsidRDefault="00AB3F5B" w:rsidP="00B77EE2">
            <w:pPr>
              <w:jc w:val="center"/>
              <w:rPr>
                <w:rFonts w:ascii="宋体" w:hAnsi="宋体"/>
                <w:szCs w:val="21"/>
              </w:rPr>
            </w:pPr>
            <w:r w:rsidRPr="003E4911">
              <w:rPr>
                <w:rFonts w:ascii="宋体" w:hAnsi="宋体" w:cs="宋体" w:hint="eastAsia"/>
                <w:bCs/>
                <w:kern w:val="0"/>
                <w:szCs w:val="21"/>
              </w:rPr>
              <w:t>字符</w:t>
            </w:r>
          </w:p>
        </w:tc>
        <w:tc>
          <w:tcPr>
            <w:tcW w:w="718"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AB3F5B" w:rsidRPr="003E4911" w:rsidRDefault="00AB3F5B" w:rsidP="00B77EE2">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433" w:type="dxa"/>
            <w:vAlign w:val="center"/>
          </w:tcPr>
          <w:p w:rsidR="00AB3F5B" w:rsidRPr="003E4911" w:rsidRDefault="00AB3F5B" w:rsidP="00B77EE2">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检验指标表说明：</w:t>
      </w:r>
    </w:p>
    <w:p w:rsidR="00C576A4" w:rsidRPr="00573934" w:rsidRDefault="00C576A4" w:rsidP="00631648">
      <w:pPr>
        <w:numPr>
          <w:ilvl w:val="0"/>
          <w:numId w:val="19"/>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检验指标流水号是医院内部唯一标示此检验指标记录的一个序号，必须保证在本医院内不重复。</w:t>
      </w:r>
    </w:p>
    <w:p w:rsidR="00C576A4" w:rsidRPr="00573934" w:rsidRDefault="00C576A4" w:rsidP="00631648">
      <w:pPr>
        <w:numPr>
          <w:ilvl w:val="0"/>
          <w:numId w:val="19"/>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检测收费代码是指卫生行业统一编制的不重复的编码。参见《</w:t>
      </w:r>
      <w:r>
        <w:rPr>
          <w:rFonts w:ascii="宋体" w:hAnsi="宋体" w:hint="eastAsia"/>
          <w:sz w:val="24"/>
          <w:szCs w:val="24"/>
        </w:rPr>
        <w:t>检验指标字典表》。</w:t>
      </w:r>
    </w:p>
    <w:p w:rsidR="00C576A4" w:rsidRPr="00573934" w:rsidRDefault="00C576A4" w:rsidP="00631648">
      <w:pPr>
        <w:numPr>
          <w:ilvl w:val="0"/>
          <w:numId w:val="19"/>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医院可按实际情况填写，可填写通用的英文简称（如：“红细胞计数”的英文缩写为</w:t>
      </w:r>
      <w:r w:rsidRPr="00573934">
        <w:rPr>
          <w:rFonts w:ascii="宋体" w:hAnsi="宋体"/>
          <w:sz w:val="24"/>
          <w:szCs w:val="24"/>
        </w:rPr>
        <w:t>RBC</w:t>
      </w:r>
      <w:r w:rsidRPr="00573934">
        <w:rPr>
          <w:rFonts w:ascii="宋体" w:hAnsi="宋体" w:hint="eastAsia"/>
          <w:sz w:val="24"/>
          <w:szCs w:val="24"/>
        </w:rPr>
        <w:t>）</w:t>
      </w:r>
    </w:p>
    <w:p w:rsidR="00C576A4" w:rsidRPr="00573934" w:rsidRDefault="00C576A4" w:rsidP="00631648">
      <w:pPr>
        <w:numPr>
          <w:ilvl w:val="0"/>
          <w:numId w:val="19"/>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相关医嘱ID用于关联与此项检验相关的医嘱。若医院尚未实现医生工作站与实验室系统的信息互通，可暂时上传空字段。</w:t>
      </w:r>
    </w:p>
    <w:p w:rsidR="00C576A4" w:rsidRPr="00573934" w:rsidRDefault="00C576A4" w:rsidP="00631648">
      <w:pPr>
        <w:numPr>
          <w:ilvl w:val="0"/>
          <w:numId w:val="19"/>
        </w:numPr>
        <w:tabs>
          <w:tab w:val="clear" w:pos="900"/>
          <w:tab w:val="left" w:pos="720"/>
        </w:tabs>
        <w:spacing w:line="360" w:lineRule="auto"/>
        <w:ind w:left="720" w:hanging="720"/>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32"/>
        </w:numPr>
        <w:spacing w:line="360" w:lineRule="auto"/>
        <w:rPr>
          <w:rFonts w:ascii="宋体" w:hAnsi="宋体"/>
          <w:sz w:val="24"/>
          <w:szCs w:val="24"/>
        </w:rPr>
      </w:pPr>
      <w:r w:rsidRPr="00573934">
        <w:rPr>
          <w:rFonts w:ascii="宋体" w:hAnsi="宋体" w:hint="eastAsia"/>
          <w:sz w:val="24"/>
          <w:szCs w:val="24"/>
        </w:rPr>
        <w:t>“1”：通常情况下的填报。若中心存在具有相同“检验指标流水号”的记录，则认为要求对已填报数据进行技术上的覆盖处理，中心将对原先已经重复的记录予以覆盖；</w:t>
      </w:r>
    </w:p>
    <w:p w:rsidR="00C576A4" w:rsidRPr="00573934" w:rsidRDefault="00C576A4" w:rsidP="00631648">
      <w:pPr>
        <w:numPr>
          <w:ilvl w:val="1"/>
          <w:numId w:val="32"/>
        </w:numPr>
        <w:spacing w:line="360" w:lineRule="auto"/>
        <w:rPr>
          <w:rFonts w:ascii="宋体" w:hAnsi="宋体"/>
          <w:sz w:val="24"/>
          <w:szCs w:val="24"/>
        </w:rPr>
      </w:pPr>
      <w:r w:rsidRPr="00573934">
        <w:rPr>
          <w:rFonts w:ascii="宋体" w:hAnsi="宋体" w:hint="eastAsia"/>
          <w:sz w:val="24"/>
          <w:szCs w:val="24"/>
        </w:rPr>
        <w:t>“2”：刻意指明要求对已填报的某一条具有相同“检验指标流水号”的记录进行内容修正。若并无被修改的记录存在，则作为新增记录处理。</w:t>
      </w:r>
    </w:p>
    <w:p w:rsidR="00C576A4" w:rsidRPr="00573934" w:rsidRDefault="00C576A4" w:rsidP="00631648">
      <w:pPr>
        <w:numPr>
          <w:ilvl w:val="1"/>
          <w:numId w:val="32"/>
        </w:numPr>
        <w:spacing w:line="360" w:lineRule="auto"/>
        <w:rPr>
          <w:rFonts w:ascii="宋体" w:hAnsi="宋体"/>
          <w:sz w:val="24"/>
          <w:szCs w:val="24"/>
        </w:rPr>
      </w:pPr>
      <w:r w:rsidRPr="00573934">
        <w:rPr>
          <w:rFonts w:ascii="宋体" w:hAnsi="宋体" w:hint="eastAsia"/>
          <w:sz w:val="24"/>
          <w:szCs w:val="24"/>
        </w:rPr>
        <w:t>“3”：对已填报的某一条具有相同“检验指标流水号”的记录予以撤销，使其失效。若中心发现并不存在原记录，则本条记录不被处理（废弃）。</w:t>
      </w:r>
    </w:p>
    <w:p w:rsidR="00C576A4" w:rsidRPr="00573934" w:rsidRDefault="00C576A4" w:rsidP="00C576A4">
      <w:pPr>
        <w:spacing w:line="360" w:lineRule="auto"/>
        <w:ind w:left="420"/>
        <w:rPr>
          <w:rFonts w:ascii="宋体" w:hAnsi="宋体"/>
        </w:rPr>
      </w:pPr>
    </w:p>
    <w:p w:rsidR="00C576A4" w:rsidRPr="00573934" w:rsidRDefault="00C576A4" w:rsidP="00093F99">
      <w:pPr>
        <w:spacing w:afterLines="50" w:line="480" w:lineRule="auto"/>
        <w:outlineLvl w:val="4"/>
        <w:rPr>
          <w:rFonts w:ascii="宋体" w:hAnsi="宋体"/>
          <w:b/>
          <w:sz w:val="24"/>
          <w:szCs w:val="24"/>
        </w:rPr>
      </w:pPr>
      <w:r w:rsidRPr="00573934">
        <w:rPr>
          <w:rFonts w:ascii="宋体" w:hAnsi="宋体" w:hint="eastAsia"/>
          <w:b/>
          <w:sz w:val="24"/>
          <w:szCs w:val="24"/>
        </w:rPr>
        <w:t>（十）细菌结果(TB_LIS_Bacteria_Result)</w:t>
      </w:r>
    </w:p>
    <w:p w:rsidR="00C576A4" w:rsidRPr="00573934" w:rsidRDefault="00C576A4" w:rsidP="00C576A4">
      <w:pPr>
        <w:spacing w:line="360" w:lineRule="auto"/>
        <w:rPr>
          <w:rFonts w:ascii="宋体" w:hAnsi="宋体"/>
          <w:sz w:val="24"/>
          <w:szCs w:val="24"/>
        </w:rPr>
      </w:pPr>
      <w:r w:rsidRPr="00573934">
        <w:rPr>
          <w:rFonts w:ascii="宋体" w:hAnsi="宋体" w:hint="eastAsia"/>
          <w:b/>
          <w:sz w:val="24"/>
          <w:szCs w:val="24"/>
        </w:rPr>
        <w:t>说明：</w:t>
      </w:r>
      <w:r w:rsidRPr="00573934">
        <w:rPr>
          <w:rFonts w:ascii="宋体" w:hAnsi="宋体" w:hint="eastAsia"/>
          <w:sz w:val="24"/>
          <w:szCs w:val="24"/>
        </w:rPr>
        <w:t>微生物检验是实验室检验中的一个特殊检验类别，包含一些特殊内容，因此设置此表。细菌结果的一条记录可能会对应多条药敏结果的记录。如果医院LIS系统中并未将微生物检验独立出来，则可根据现有实施情况决定是否填写本表。</w:t>
      </w:r>
    </w:p>
    <w:tbl>
      <w:tblPr>
        <w:tblW w:w="10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1908"/>
        <w:gridCol w:w="1080"/>
        <w:gridCol w:w="900"/>
        <w:gridCol w:w="720"/>
        <w:gridCol w:w="720"/>
        <w:gridCol w:w="3600"/>
      </w:tblGrid>
      <w:tr w:rsidR="00C576A4" w:rsidRPr="00464D48" w:rsidTr="0094182C">
        <w:trPr>
          <w:trHeight w:val="403"/>
        </w:trPr>
        <w:tc>
          <w:tcPr>
            <w:tcW w:w="1908"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lastRenderedPageBreak/>
              <w:t>标准</w:t>
            </w:r>
          </w:p>
        </w:tc>
        <w:tc>
          <w:tcPr>
            <w:tcW w:w="190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08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字段名</w:t>
            </w:r>
          </w:p>
        </w:tc>
        <w:tc>
          <w:tcPr>
            <w:tcW w:w="9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7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2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60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908" w:type="dxa"/>
            <w:shd w:val="clear" w:color="auto" w:fill="FBD4B4"/>
          </w:tcPr>
          <w:p w:rsidR="00C576A4" w:rsidRPr="00464D48" w:rsidRDefault="00C576A4" w:rsidP="0094182C">
            <w:pPr>
              <w:rPr>
                <w:rFonts w:ascii="宋体" w:hAnsi="宋体"/>
                <w:szCs w:val="21"/>
              </w:rPr>
            </w:pPr>
            <w:r w:rsidRPr="001C2928">
              <w:rPr>
                <w:rFonts w:ascii="宋体" w:hAnsi="宋体" w:hint="eastAsia"/>
                <w:color w:val="000000"/>
                <w:szCs w:val="21"/>
              </w:rPr>
              <w:t>WDDE01.00.143.00</w:t>
            </w:r>
          </w:p>
        </w:tc>
        <w:tc>
          <w:tcPr>
            <w:tcW w:w="1908"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细菌结果流水号</w:t>
            </w:r>
          </w:p>
        </w:tc>
        <w:tc>
          <w:tcPr>
            <w:tcW w:w="1080" w:type="dxa"/>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XJJGLSH</w:t>
            </w:r>
          </w:p>
        </w:tc>
        <w:tc>
          <w:tcPr>
            <w:tcW w:w="90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2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复合主键；见说明（1）</w:t>
            </w:r>
          </w:p>
        </w:tc>
      </w:tr>
      <w:tr w:rsidR="00C576A4" w:rsidRPr="00464D48" w:rsidTr="0094182C">
        <w:trPr>
          <w:trHeight w:val="403"/>
        </w:trPr>
        <w:tc>
          <w:tcPr>
            <w:tcW w:w="1908" w:type="dxa"/>
            <w:shd w:val="clear" w:color="auto" w:fill="FBD4B4"/>
          </w:tcPr>
          <w:p w:rsidR="00C576A4" w:rsidRPr="00464D48" w:rsidRDefault="00C576A4" w:rsidP="0094182C">
            <w:pPr>
              <w:rPr>
                <w:rFonts w:ascii="宋体" w:hAnsi="宋体"/>
                <w:szCs w:val="21"/>
              </w:rPr>
            </w:pPr>
            <w:r w:rsidRPr="001C2928">
              <w:rPr>
                <w:rFonts w:ascii="宋体" w:hAnsi="宋体"/>
                <w:szCs w:val="21"/>
              </w:rPr>
              <w:t>DE08.10.052.00</w:t>
            </w:r>
          </w:p>
        </w:tc>
        <w:tc>
          <w:tcPr>
            <w:tcW w:w="1908"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医疗机构代码</w:t>
            </w:r>
          </w:p>
        </w:tc>
        <w:tc>
          <w:tcPr>
            <w:tcW w:w="1080" w:type="dxa"/>
            <w:shd w:val="clear" w:color="auto" w:fill="FBD4B4"/>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YLJGDM</w:t>
            </w:r>
          </w:p>
        </w:tc>
        <w:tc>
          <w:tcPr>
            <w:tcW w:w="90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22</w:t>
            </w:r>
          </w:p>
        </w:tc>
        <w:tc>
          <w:tcPr>
            <w:tcW w:w="72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复合主键</w:t>
            </w:r>
          </w:p>
        </w:tc>
      </w:tr>
      <w:tr w:rsidR="00C576A4" w:rsidRPr="00464D48" w:rsidTr="0094182C">
        <w:trPr>
          <w:trHeight w:val="403"/>
        </w:trPr>
        <w:tc>
          <w:tcPr>
            <w:tcW w:w="1908" w:type="dxa"/>
            <w:shd w:val="clear" w:color="auto" w:fill="FFFFFF"/>
          </w:tcPr>
          <w:p w:rsidR="00C576A4" w:rsidRPr="00464D48" w:rsidRDefault="00C576A4" w:rsidP="0094182C">
            <w:pPr>
              <w:rPr>
                <w:rFonts w:ascii="宋体" w:hAnsi="宋体"/>
                <w:szCs w:val="21"/>
              </w:rPr>
            </w:pPr>
            <w:r w:rsidRPr="001C2928">
              <w:rPr>
                <w:rFonts w:ascii="宋体" w:hAnsi="宋体" w:hint="eastAsia"/>
                <w:color w:val="000000"/>
                <w:szCs w:val="21"/>
              </w:rPr>
              <w:t>WDDE01.00.136.00</w:t>
            </w:r>
          </w:p>
        </w:tc>
        <w:tc>
          <w:tcPr>
            <w:tcW w:w="1908"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检验报告单号</w:t>
            </w:r>
          </w:p>
        </w:tc>
        <w:tc>
          <w:tcPr>
            <w:tcW w:w="1080" w:type="dxa"/>
            <w:shd w:val="clear" w:color="auto" w:fill="FFFFFF"/>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BGDH</w:t>
            </w:r>
          </w:p>
        </w:tc>
        <w:tc>
          <w:tcPr>
            <w:tcW w:w="90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2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与报告日期一起作为关联“实验室检验报告表头”的外键。</w:t>
            </w:r>
          </w:p>
        </w:tc>
      </w:tr>
      <w:tr w:rsidR="00C576A4" w:rsidRPr="00464D48" w:rsidTr="0094182C">
        <w:trPr>
          <w:trHeight w:val="403"/>
        </w:trPr>
        <w:tc>
          <w:tcPr>
            <w:tcW w:w="1908" w:type="dxa"/>
            <w:shd w:val="clear" w:color="auto" w:fill="FFFFFF"/>
          </w:tcPr>
          <w:p w:rsidR="00C576A4" w:rsidRPr="00464D48" w:rsidRDefault="00C576A4" w:rsidP="0094182C">
            <w:pPr>
              <w:rPr>
                <w:rFonts w:ascii="宋体" w:hAnsi="宋体"/>
                <w:szCs w:val="21"/>
              </w:rPr>
            </w:pPr>
            <w:r w:rsidRPr="001C2928">
              <w:rPr>
                <w:rFonts w:ascii="宋体" w:hAnsi="宋体" w:hint="eastAsia"/>
                <w:color w:val="000000"/>
                <w:szCs w:val="21"/>
              </w:rPr>
              <w:t>WDDE06.00.198.00</w:t>
            </w:r>
          </w:p>
        </w:tc>
        <w:tc>
          <w:tcPr>
            <w:tcW w:w="1908"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报告日期</w:t>
            </w:r>
          </w:p>
        </w:tc>
        <w:tc>
          <w:tcPr>
            <w:tcW w:w="1080" w:type="dxa"/>
            <w:shd w:val="clear" w:color="auto" w:fill="FFFFFF"/>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BGRQ</w:t>
            </w:r>
          </w:p>
        </w:tc>
        <w:tc>
          <w:tcPr>
            <w:tcW w:w="90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8</w:t>
            </w:r>
          </w:p>
        </w:tc>
        <w:tc>
          <w:tcPr>
            <w:tcW w:w="72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YYYYMMDD</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WDDE01.00.144.00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细菌代号</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XJDH</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见说明（2）</w:t>
            </w:r>
            <w:r w:rsidRPr="00464D48">
              <w:rPr>
                <w:rFonts w:ascii="宋体" w:hAnsi="宋体" w:hint="eastAsia"/>
                <w:kern w:val="0"/>
                <w:szCs w:val="21"/>
              </w:rPr>
              <w:t>；如未发现细菌，填“YLJYXJ_WFX”</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WDDE04.50.129.00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细菌名称</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XJMC</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中文名称。如：“金黄色葡萄球菌”等；如未发现细菌，填“无”</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WDDE04.50.130.00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菌落计数</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JLJS</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单位：cfu/ml；如“&gt;10万”</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WDDE04.50.131.00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培养基</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BYJ</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40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例如：“巧克力平板”、“血平板”、“琼脂平板”等</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WDDE04.50.132.00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培养时间</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BYSJ</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应包含单位；例如：72小时</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WDDE04.50.133.00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培养条件</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PYTJ</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64</w:t>
            </w:r>
          </w:p>
        </w:tc>
        <w:tc>
          <w:tcPr>
            <w:tcW w:w="72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例如：“37℃；空气”或“35℃±2℃；5%CO2”</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WDDE04.50.134.00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发现方式</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FXFS</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例如：“肉眼”或“镜检”等</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WDDE04.50.135.00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检测结果</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JCJG</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kern w:val="0"/>
                <w:szCs w:val="21"/>
              </w:rPr>
              <w:t>简要描述是否发现或是否生长等</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WDDE04.50.136.00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检测结果文字描述</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JCJGWZ</w:t>
            </w:r>
          </w:p>
        </w:tc>
        <w:tc>
          <w:tcPr>
            <w:tcW w:w="9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1024</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kern w:val="0"/>
                <w:szCs w:val="21"/>
              </w:rPr>
              <w:t>详细描述检验的结果</w:t>
            </w: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WDDE08.50.110.00</w:t>
            </w:r>
          </w:p>
        </w:tc>
        <w:tc>
          <w:tcPr>
            <w:tcW w:w="190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设备编码</w:t>
            </w:r>
          </w:p>
        </w:tc>
        <w:tc>
          <w:tcPr>
            <w:tcW w:w="1080" w:type="dxa"/>
            <w:vAlign w:val="center"/>
          </w:tcPr>
          <w:p w:rsidR="00C576A4" w:rsidRPr="00464D48" w:rsidRDefault="00C576A4" w:rsidP="0094182C">
            <w:pPr>
              <w:autoSpaceDE w:val="0"/>
              <w:autoSpaceDN w:val="0"/>
              <w:adjustRightInd w:val="0"/>
              <w:jc w:val="center"/>
              <w:rPr>
                <w:rFonts w:ascii="宋体" w:hAnsi="宋体"/>
                <w:kern w:val="0"/>
                <w:szCs w:val="21"/>
              </w:rPr>
            </w:pPr>
            <w:r w:rsidRPr="00464D48">
              <w:rPr>
                <w:rFonts w:ascii="宋体" w:hAnsi="宋体" w:hint="eastAsia"/>
                <w:kern w:val="0"/>
                <w:szCs w:val="21"/>
              </w:rPr>
              <w:t>SBBM</w:t>
            </w:r>
          </w:p>
        </w:tc>
        <w:tc>
          <w:tcPr>
            <w:tcW w:w="90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非特指某台物理设备，而指能表示某类设备的编号。</w:t>
            </w:r>
          </w:p>
        </w:tc>
      </w:tr>
      <w:tr w:rsidR="00C576A4" w:rsidRPr="00464D48" w:rsidTr="0094182C">
        <w:trPr>
          <w:trHeight w:val="403"/>
        </w:trPr>
        <w:tc>
          <w:tcPr>
            <w:tcW w:w="1908" w:type="dxa"/>
          </w:tcPr>
          <w:p w:rsidR="00C576A4" w:rsidRPr="00464D48" w:rsidRDefault="00C576A4" w:rsidP="0094182C">
            <w:pPr>
              <w:rPr>
                <w:rFonts w:ascii="宋体" w:hAnsi="宋体"/>
                <w:szCs w:val="21"/>
              </w:rPr>
            </w:pPr>
            <w:r w:rsidRPr="001C2928">
              <w:rPr>
                <w:rFonts w:ascii="宋体" w:hAnsi="宋体" w:hint="eastAsia"/>
                <w:color w:val="000000"/>
                <w:szCs w:val="21"/>
              </w:rPr>
              <w:t>WDDE08.50.111.00</w:t>
            </w:r>
          </w:p>
        </w:tc>
        <w:tc>
          <w:tcPr>
            <w:tcW w:w="1908" w:type="dxa"/>
            <w:vAlign w:val="center"/>
          </w:tcPr>
          <w:p w:rsidR="00C576A4" w:rsidRPr="00464D48" w:rsidRDefault="00C576A4" w:rsidP="0094182C">
            <w:pPr>
              <w:rPr>
                <w:rFonts w:ascii="宋体" w:hAnsi="宋体"/>
                <w:szCs w:val="21"/>
              </w:rPr>
            </w:pPr>
            <w:r w:rsidRPr="00464D48">
              <w:rPr>
                <w:rFonts w:ascii="宋体" w:hAnsi="宋体" w:hint="eastAsia"/>
                <w:szCs w:val="21"/>
              </w:rPr>
              <w:t>仪器编号</w:t>
            </w:r>
          </w:p>
        </w:tc>
        <w:tc>
          <w:tcPr>
            <w:tcW w:w="108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YQBH</w:t>
            </w:r>
          </w:p>
        </w:tc>
        <w:tc>
          <w:tcPr>
            <w:tcW w:w="90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rPr>
                <w:rFonts w:ascii="宋体" w:hAnsi="宋体"/>
                <w:szCs w:val="21"/>
              </w:rPr>
            </w:pPr>
            <w:r w:rsidRPr="00464D48">
              <w:rPr>
                <w:rFonts w:ascii="宋体" w:hAnsi="宋体" w:hint="eastAsia"/>
                <w:szCs w:val="21"/>
              </w:rPr>
              <w:t>编码。医院内某一台物理设备的唯一序号。</w:t>
            </w:r>
          </w:p>
        </w:tc>
      </w:tr>
      <w:tr w:rsidR="00C576A4" w:rsidRPr="00464D48" w:rsidTr="0094182C">
        <w:trPr>
          <w:trHeight w:val="403"/>
        </w:trPr>
        <w:tc>
          <w:tcPr>
            <w:tcW w:w="1908" w:type="dxa"/>
          </w:tcPr>
          <w:p w:rsidR="00C576A4" w:rsidRPr="00464D48" w:rsidRDefault="00C576A4" w:rsidP="0094182C">
            <w:pPr>
              <w:rPr>
                <w:rFonts w:ascii="宋体" w:hAnsi="宋体"/>
                <w:szCs w:val="21"/>
              </w:rPr>
            </w:pPr>
            <w:r w:rsidRPr="001C2928">
              <w:rPr>
                <w:rFonts w:ascii="宋体" w:hAnsi="宋体" w:hint="eastAsia"/>
                <w:color w:val="000000"/>
                <w:szCs w:val="21"/>
              </w:rPr>
              <w:t>WDDE08.50</w:t>
            </w:r>
            <w:r w:rsidRPr="001C2928">
              <w:rPr>
                <w:rFonts w:ascii="宋体" w:hAnsi="宋体" w:cs="宋体" w:hint="eastAsia"/>
                <w:color w:val="000000"/>
                <w:szCs w:val="21"/>
              </w:rPr>
              <w:t>.112.00</w:t>
            </w:r>
          </w:p>
        </w:tc>
        <w:tc>
          <w:tcPr>
            <w:tcW w:w="1908" w:type="dxa"/>
            <w:vAlign w:val="center"/>
          </w:tcPr>
          <w:p w:rsidR="00C576A4" w:rsidRPr="00464D48" w:rsidRDefault="00C576A4" w:rsidP="0094182C">
            <w:pPr>
              <w:rPr>
                <w:rFonts w:ascii="宋体" w:hAnsi="宋体"/>
                <w:szCs w:val="21"/>
              </w:rPr>
            </w:pPr>
            <w:r w:rsidRPr="00464D48">
              <w:rPr>
                <w:rFonts w:ascii="宋体" w:hAnsi="宋体" w:hint="eastAsia"/>
                <w:szCs w:val="21"/>
              </w:rPr>
              <w:t>仪器名称</w:t>
            </w:r>
          </w:p>
        </w:tc>
        <w:tc>
          <w:tcPr>
            <w:tcW w:w="108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YQMC</w:t>
            </w:r>
          </w:p>
        </w:tc>
        <w:tc>
          <w:tcPr>
            <w:tcW w:w="90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100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rPr>
                <w:rFonts w:ascii="宋体" w:hAnsi="宋体"/>
                <w:szCs w:val="21"/>
              </w:rPr>
            </w:pPr>
          </w:p>
        </w:tc>
      </w:tr>
      <w:tr w:rsidR="00C576A4" w:rsidRPr="00464D48" w:rsidTr="0094182C">
        <w:trPr>
          <w:trHeight w:val="403"/>
        </w:trPr>
        <w:tc>
          <w:tcPr>
            <w:tcW w:w="190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90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2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6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rPr>
          <w:trHeight w:val="403"/>
        </w:trPr>
        <w:tc>
          <w:tcPr>
            <w:tcW w:w="1908"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908"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08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YLYL1</w:t>
            </w:r>
          </w:p>
        </w:tc>
        <w:tc>
          <w:tcPr>
            <w:tcW w:w="90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rPr>
          <w:trHeight w:val="403"/>
        </w:trPr>
        <w:tc>
          <w:tcPr>
            <w:tcW w:w="1908"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908"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080" w:type="dxa"/>
            <w:vAlign w:val="center"/>
          </w:tcPr>
          <w:p w:rsidR="00C576A4" w:rsidRPr="00464D48" w:rsidRDefault="00C576A4" w:rsidP="0094182C">
            <w:pPr>
              <w:ind w:leftChars="-45" w:left="-94" w:rightChars="-45" w:right="-94"/>
              <w:jc w:val="center"/>
              <w:rPr>
                <w:rFonts w:ascii="宋体" w:hAnsi="宋体"/>
                <w:szCs w:val="21"/>
              </w:rPr>
            </w:pPr>
            <w:r w:rsidRPr="00464D48">
              <w:rPr>
                <w:rFonts w:ascii="宋体" w:hAnsi="宋体" w:hint="eastAsia"/>
                <w:szCs w:val="21"/>
              </w:rPr>
              <w:t>YLYL2</w:t>
            </w:r>
          </w:p>
        </w:tc>
        <w:tc>
          <w:tcPr>
            <w:tcW w:w="90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细菌结果表说明：</w:t>
      </w:r>
    </w:p>
    <w:p w:rsidR="00C576A4" w:rsidRDefault="00C576A4" w:rsidP="00093F99">
      <w:pPr>
        <w:numPr>
          <w:ilvl w:val="0"/>
          <w:numId w:val="33"/>
        </w:numPr>
        <w:tabs>
          <w:tab w:val="clear" w:pos="900"/>
          <w:tab w:val="left" w:pos="720"/>
        </w:tabs>
        <w:spacing w:beforeLines="50" w:line="360" w:lineRule="auto"/>
        <w:ind w:left="720" w:hanging="720"/>
        <w:rPr>
          <w:rFonts w:ascii="宋体" w:hAnsi="宋体"/>
          <w:sz w:val="24"/>
          <w:szCs w:val="24"/>
        </w:rPr>
      </w:pPr>
      <w:r w:rsidRPr="00573934">
        <w:rPr>
          <w:rFonts w:ascii="宋体" w:hAnsi="宋体" w:hint="eastAsia"/>
          <w:sz w:val="24"/>
          <w:szCs w:val="24"/>
        </w:rPr>
        <w:t>细菌结果流水号是医院内部唯一标示此细菌结果记录的一个序号，必须保证在本医院内不重复。</w:t>
      </w:r>
    </w:p>
    <w:p w:rsidR="00C576A4" w:rsidRDefault="00C576A4" w:rsidP="00093F99">
      <w:pPr>
        <w:numPr>
          <w:ilvl w:val="0"/>
          <w:numId w:val="33"/>
        </w:numPr>
        <w:tabs>
          <w:tab w:val="clear" w:pos="900"/>
          <w:tab w:val="left" w:pos="720"/>
        </w:tabs>
        <w:spacing w:beforeLines="50" w:line="360" w:lineRule="auto"/>
        <w:ind w:left="720" w:hanging="720"/>
        <w:rPr>
          <w:rFonts w:ascii="宋体" w:hAnsi="宋体"/>
          <w:sz w:val="24"/>
          <w:szCs w:val="24"/>
        </w:rPr>
      </w:pPr>
      <w:r w:rsidRPr="00573934">
        <w:rPr>
          <w:rFonts w:ascii="宋体" w:hAnsi="宋体" w:hint="eastAsia"/>
          <w:sz w:val="24"/>
          <w:szCs w:val="24"/>
        </w:rPr>
        <w:t>在本</w:t>
      </w:r>
      <w:r w:rsidRPr="00573934">
        <w:rPr>
          <w:rFonts w:ascii="宋体" w:hAnsi="宋体"/>
          <w:sz w:val="24"/>
          <w:szCs w:val="24"/>
        </w:rPr>
        <w:t>表中</w:t>
      </w:r>
      <w:r w:rsidRPr="00573934">
        <w:rPr>
          <w:rFonts w:ascii="宋体" w:hAnsi="宋体" w:hint="eastAsia"/>
          <w:sz w:val="24"/>
          <w:szCs w:val="24"/>
        </w:rPr>
        <w:t>，</w:t>
      </w:r>
      <w:r w:rsidRPr="00573934">
        <w:rPr>
          <w:rFonts w:ascii="宋体" w:hAnsi="宋体"/>
          <w:sz w:val="24"/>
          <w:szCs w:val="24"/>
        </w:rPr>
        <w:t>要保证</w:t>
      </w:r>
      <w:r w:rsidRPr="00573934">
        <w:rPr>
          <w:rFonts w:ascii="宋体" w:hAnsi="宋体" w:hint="eastAsia"/>
          <w:sz w:val="24"/>
          <w:szCs w:val="24"/>
        </w:rPr>
        <w:t>“</w:t>
      </w:r>
      <w:r w:rsidRPr="00573934">
        <w:rPr>
          <w:rFonts w:ascii="宋体" w:hAnsi="宋体"/>
          <w:sz w:val="24"/>
          <w:szCs w:val="24"/>
        </w:rPr>
        <w:t>医疗机构代码 + 检验报告单号 + 报告日期 + 细菌代号</w:t>
      </w:r>
      <w:r w:rsidRPr="00573934">
        <w:rPr>
          <w:rFonts w:ascii="宋体" w:hAnsi="宋体" w:hint="eastAsia"/>
          <w:sz w:val="24"/>
          <w:szCs w:val="24"/>
        </w:rPr>
        <w:t>”</w:t>
      </w:r>
      <w:r w:rsidRPr="00573934">
        <w:rPr>
          <w:rFonts w:ascii="宋体" w:hAnsi="宋体"/>
          <w:sz w:val="24"/>
          <w:szCs w:val="24"/>
        </w:rPr>
        <w:t>在</w:t>
      </w:r>
      <w:r w:rsidRPr="00573934">
        <w:rPr>
          <w:rFonts w:ascii="宋体" w:hAnsi="宋体" w:hint="eastAsia"/>
          <w:sz w:val="24"/>
          <w:szCs w:val="24"/>
        </w:rPr>
        <w:t>本</w:t>
      </w:r>
      <w:r w:rsidRPr="00573934">
        <w:rPr>
          <w:rFonts w:ascii="宋体" w:hAnsi="宋体"/>
          <w:sz w:val="24"/>
          <w:szCs w:val="24"/>
        </w:rPr>
        <w:t>表中唯一</w:t>
      </w:r>
      <w:r w:rsidRPr="00573934">
        <w:rPr>
          <w:rFonts w:ascii="宋体" w:hAnsi="宋体" w:hint="eastAsia"/>
          <w:sz w:val="24"/>
          <w:szCs w:val="24"/>
        </w:rPr>
        <w:t>，因为</w:t>
      </w:r>
      <w:r w:rsidRPr="00573934">
        <w:rPr>
          <w:rFonts w:ascii="宋体" w:hAnsi="宋体"/>
          <w:sz w:val="24"/>
          <w:szCs w:val="24"/>
        </w:rPr>
        <w:t>《药敏结果》</w:t>
      </w:r>
      <w:r w:rsidRPr="00573934">
        <w:rPr>
          <w:rFonts w:ascii="宋体" w:hAnsi="宋体" w:hint="eastAsia"/>
          <w:sz w:val="24"/>
          <w:szCs w:val="24"/>
        </w:rPr>
        <w:t>需要</w:t>
      </w:r>
      <w:r w:rsidRPr="00573934">
        <w:rPr>
          <w:rFonts w:ascii="宋体" w:hAnsi="宋体"/>
          <w:sz w:val="24"/>
          <w:szCs w:val="24"/>
        </w:rPr>
        <w:t>通过</w:t>
      </w:r>
      <w:r w:rsidRPr="00573934">
        <w:rPr>
          <w:rFonts w:ascii="宋体" w:hAnsi="宋体" w:hint="eastAsia"/>
          <w:sz w:val="24"/>
          <w:szCs w:val="24"/>
        </w:rPr>
        <w:t>“</w:t>
      </w:r>
      <w:r w:rsidRPr="00573934">
        <w:rPr>
          <w:rFonts w:ascii="宋体" w:hAnsi="宋体"/>
          <w:sz w:val="24"/>
          <w:szCs w:val="24"/>
        </w:rPr>
        <w:t>医疗机构代码 + 检验报告单号 + 报告日期 + 细菌代号</w:t>
      </w:r>
      <w:r w:rsidRPr="00573934">
        <w:rPr>
          <w:rFonts w:ascii="宋体" w:hAnsi="宋体" w:hint="eastAsia"/>
          <w:sz w:val="24"/>
          <w:szCs w:val="24"/>
        </w:rPr>
        <w:t>”</w:t>
      </w:r>
      <w:r w:rsidRPr="00573934">
        <w:rPr>
          <w:rFonts w:ascii="宋体" w:hAnsi="宋体"/>
          <w:sz w:val="24"/>
          <w:szCs w:val="24"/>
        </w:rPr>
        <w:t>与</w:t>
      </w:r>
      <w:r w:rsidRPr="00573934">
        <w:rPr>
          <w:rFonts w:ascii="宋体" w:hAnsi="宋体" w:hint="eastAsia"/>
          <w:sz w:val="24"/>
          <w:szCs w:val="24"/>
        </w:rPr>
        <w:t>本</w:t>
      </w:r>
      <w:r w:rsidRPr="00573934">
        <w:rPr>
          <w:rFonts w:ascii="宋体" w:hAnsi="宋体"/>
          <w:sz w:val="24"/>
          <w:szCs w:val="24"/>
        </w:rPr>
        <w:t>表相关联。</w:t>
      </w:r>
    </w:p>
    <w:p w:rsidR="00C576A4" w:rsidRDefault="00C576A4" w:rsidP="00093F99">
      <w:pPr>
        <w:spacing w:afterLines="50" w:line="480" w:lineRule="auto"/>
        <w:outlineLvl w:val="4"/>
        <w:rPr>
          <w:rFonts w:ascii="宋体" w:hAnsi="宋体"/>
          <w:b/>
          <w:sz w:val="24"/>
          <w:szCs w:val="24"/>
        </w:rPr>
      </w:pPr>
      <w:r w:rsidRPr="00573934">
        <w:rPr>
          <w:rFonts w:ascii="宋体" w:hAnsi="宋体" w:hint="eastAsia"/>
          <w:b/>
          <w:sz w:val="24"/>
          <w:szCs w:val="24"/>
        </w:rPr>
        <w:t>（十一）药敏结果(TB_LIS_A</w:t>
      </w:r>
      <w:r w:rsidRPr="00573934">
        <w:rPr>
          <w:rFonts w:ascii="宋体" w:hAnsi="宋体"/>
          <w:b/>
          <w:sz w:val="24"/>
          <w:szCs w:val="24"/>
        </w:rPr>
        <w:t>llergy</w:t>
      </w:r>
      <w:r w:rsidRPr="00573934">
        <w:rPr>
          <w:rFonts w:ascii="宋体" w:hAnsi="宋体" w:hint="eastAsia"/>
          <w:b/>
          <w:sz w:val="24"/>
          <w:szCs w:val="24"/>
        </w:rPr>
        <w:t>_Result)</w:t>
      </w:r>
    </w:p>
    <w:tbl>
      <w:tblPr>
        <w:tblW w:w="10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728"/>
        <w:gridCol w:w="1080"/>
        <w:gridCol w:w="1080"/>
        <w:gridCol w:w="756"/>
        <w:gridCol w:w="709"/>
        <w:gridCol w:w="3575"/>
      </w:tblGrid>
      <w:tr w:rsidR="00C576A4" w:rsidRPr="00464D48" w:rsidTr="0094182C">
        <w:trPr>
          <w:trHeight w:val="403"/>
        </w:trPr>
        <w:tc>
          <w:tcPr>
            <w:tcW w:w="1728" w:type="dxa"/>
            <w:tcBorders>
              <w:bottom w:val="single" w:sz="4" w:space="0" w:color="auto"/>
            </w:tcBorders>
            <w:shd w:val="clear" w:color="auto" w:fill="D9D9D9"/>
          </w:tcPr>
          <w:p w:rsidR="00C576A4" w:rsidRPr="00464D48" w:rsidRDefault="00C576A4" w:rsidP="0094182C">
            <w:pPr>
              <w:jc w:val="center"/>
              <w:rPr>
                <w:rFonts w:ascii="宋体" w:hAnsi="宋体"/>
                <w:b/>
                <w:szCs w:val="21"/>
              </w:rPr>
            </w:pPr>
            <w:r>
              <w:rPr>
                <w:rFonts w:ascii="宋体" w:hAnsi="宋体" w:hint="eastAsia"/>
                <w:b/>
                <w:szCs w:val="21"/>
              </w:rPr>
              <w:lastRenderedPageBreak/>
              <w:t>标准</w:t>
            </w:r>
          </w:p>
        </w:tc>
        <w:tc>
          <w:tcPr>
            <w:tcW w:w="1728"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080" w:type="dxa"/>
            <w:tcBorders>
              <w:bottom w:val="single" w:sz="4" w:space="0" w:color="auto"/>
            </w:tcBorders>
            <w:shd w:val="clear" w:color="auto" w:fill="D9D9D9"/>
            <w:vAlign w:val="center"/>
          </w:tcPr>
          <w:p w:rsidR="00C576A4" w:rsidRPr="00464D48" w:rsidRDefault="00C576A4" w:rsidP="0094182C">
            <w:pPr>
              <w:ind w:leftChars="-80" w:left="-168" w:rightChars="-48" w:right="-101" w:firstLineChars="66" w:firstLine="139"/>
              <w:jc w:val="center"/>
              <w:rPr>
                <w:rFonts w:ascii="宋体" w:hAnsi="宋体"/>
                <w:b/>
                <w:szCs w:val="21"/>
              </w:rPr>
            </w:pPr>
            <w:r w:rsidRPr="00464D48">
              <w:rPr>
                <w:rFonts w:ascii="宋体" w:hAnsi="宋体" w:hint="eastAsia"/>
                <w:b/>
                <w:szCs w:val="21"/>
              </w:rPr>
              <w:t>字段名</w:t>
            </w:r>
          </w:p>
        </w:tc>
        <w:tc>
          <w:tcPr>
            <w:tcW w:w="1080"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756"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长度</w:t>
            </w:r>
          </w:p>
        </w:tc>
        <w:tc>
          <w:tcPr>
            <w:tcW w:w="709"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575" w:type="dxa"/>
            <w:tcBorders>
              <w:bottom w:val="single" w:sz="4" w:space="0" w:color="auto"/>
            </w:tcBorders>
            <w:shd w:val="clear" w:color="auto" w:fill="D9D9D9"/>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728" w:type="dxa"/>
            <w:shd w:val="clear" w:color="auto" w:fill="FBD4B4"/>
          </w:tcPr>
          <w:p w:rsidR="00C576A4" w:rsidRPr="00464D48" w:rsidRDefault="00C576A4" w:rsidP="0094182C">
            <w:pPr>
              <w:rPr>
                <w:rFonts w:ascii="宋体" w:hAnsi="宋体"/>
                <w:szCs w:val="21"/>
              </w:rPr>
            </w:pPr>
            <w:r w:rsidRPr="001C2928">
              <w:rPr>
                <w:rFonts w:ascii="宋体" w:hAnsi="宋体" w:hint="eastAsia"/>
                <w:color w:val="000000"/>
                <w:szCs w:val="21"/>
              </w:rPr>
              <w:t>WDDE01.00.145.00</w:t>
            </w:r>
          </w:p>
        </w:tc>
        <w:tc>
          <w:tcPr>
            <w:tcW w:w="1728"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药敏结果流水号</w:t>
            </w:r>
          </w:p>
        </w:tc>
        <w:tc>
          <w:tcPr>
            <w:tcW w:w="1080" w:type="dxa"/>
            <w:shd w:val="clear" w:color="auto" w:fill="FBD4B4"/>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szCs w:val="21"/>
              </w:rPr>
            </w:pPr>
            <w:r w:rsidRPr="00464D48">
              <w:rPr>
                <w:rFonts w:ascii="宋体" w:hAnsi="宋体" w:hint="eastAsia"/>
                <w:szCs w:val="21"/>
              </w:rPr>
              <w:t>YMJGLSH</w:t>
            </w:r>
          </w:p>
        </w:tc>
        <w:tc>
          <w:tcPr>
            <w:tcW w:w="108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09" w:type="dxa"/>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复合主键；见说明（1）</w:t>
            </w:r>
          </w:p>
        </w:tc>
      </w:tr>
      <w:tr w:rsidR="00C576A4" w:rsidRPr="00464D48" w:rsidTr="0094182C">
        <w:trPr>
          <w:trHeight w:val="225"/>
        </w:trPr>
        <w:tc>
          <w:tcPr>
            <w:tcW w:w="1728" w:type="dxa"/>
            <w:shd w:val="clear" w:color="auto" w:fill="FBD4B4"/>
          </w:tcPr>
          <w:p w:rsidR="00C576A4" w:rsidRPr="00464D48" w:rsidRDefault="00C576A4" w:rsidP="0094182C">
            <w:pPr>
              <w:rPr>
                <w:rFonts w:ascii="宋体" w:hAnsi="宋体"/>
                <w:szCs w:val="21"/>
              </w:rPr>
            </w:pPr>
            <w:r w:rsidRPr="001C2928">
              <w:rPr>
                <w:rFonts w:ascii="宋体" w:hAnsi="宋体"/>
                <w:szCs w:val="21"/>
              </w:rPr>
              <w:t>DE08.10.052.00</w:t>
            </w:r>
          </w:p>
        </w:tc>
        <w:tc>
          <w:tcPr>
            <w:tcW w:w="1728"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医疗机构代码</w:t>
            </w:r>
          </w:p>
        </w:tc>
        <w:tc>
          <w:tcPr>
            <w:tcW w:w="1080" w:type="dxa"/>
            <w:shd w:val="clear" w:color="auto" w:fill="FBD4B4"/>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szCs w:val="21"/>
              </w:rPr>
            </w:pPr>
            <w:r w:rsidRPr="00464D48">
              <w:rPr>
                <w:rFonts w:ascii="宋体" w:hAnsi="宋体" w:hint="eastAsia"/>
                <w:szCs w:val="21"/>
              </w:rPr>
              <w:t>YLJGDM</w:t>
            </w:r>
          </w:p>
        </w:tc>
        <w:tc>
          <w:tcPr>
            <w:tcW w:w="108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22</w:t>
            </w:r>
          </w:p>
        </w:tc>
        <w:tc>
          <w:tcPr>
            <w:tcW w:w="709" w:type="dxa"/>
            <w:shd w:val="clear" w:color="auto" w:fill="FBD4B4"/>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shd w:val="clear" w:color="auto" w:fill="FBD4B4"/>
            <w:vAlign w:val="center"/>
          </w:tcPr>
          <w:p w:rsidR="00C576A4" w:rsidRDefault="00C576A4" w:rsidP="00093F99">
            <w:pPr>
              <w:spacing w:afterLines="50"/>
              <w:rPr>
                <w:rFonts w:ascii="宋体" w:hAnsi="宋体"/>
                <w:szCs w:val="21"/>
              </w:rPr>
            </w:pPr>
            <w:r w:rsidRPr="00464D48">
              <w:rPr>
                <w:rFonts w:ascii="宋体" w:hAnsi="宋体" w:hint="eastAsia"/>
                <w:szCs w:val="21"/>
              </w:rPr>
              <w:t>复合主键</w:t>
            </w:r>
          </w:p>
        </w:tc>
      </w:tr>
      <w:tr w:rsidR="00C576A4" w:rsidRPr="00464D48" w:rsidTr="0094182C">
        <w:trPr>
          <w:trHeight w:val="343"/>
        </w:trPr>
        <w:tc>
          <w:tcPr>
            <w:tcW w:w="1728" w:type="dxa"/>
            <w:shd w:val="clear" w:color="auto" w:fill="FFFFFF"/>
          </w:tcPr>
          <w:p w:rsidR="00C576A4" w:rsidRPr="00464D48" w:rsidRDefault="00C576A4" w:rsidP="0094182C">
            <w:pPr>
              <w:rPr>
                <w:rFonts w:ascii="宋体" w:hAnsi="宋体"/>
                <w:szCs w:val="21"/>
              </w:rPr>
            </w:pPr>
            <w:r w:rsidRPr="001C2928">
              <w:rPr>
                <w:rFonts w:ascii="宋体" w:hAnsi="宋体" w:hint="eastAsia"/>
                <w:color w:val="000000"/>
                <w:szCs w:val="21"/>
              </w:rPr>
              <w:t>WDDE01.00.136.00</w:t>
            </w:r>
          </w:p>
        </w:tc>
        <w:tc>
          <w:tcPr>
            <w:tcW w:w="1728"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检验报告单号</w:t>
            </w:r>
          </w:p>
        </w:tc>
        <w:tc>
          <w:tcPr>
            <w:tcW w:w="1080" w:type="dxa"/>
            <w:shd w:val="clear" w:color="auto" w:fill="FFFFFF"/>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szCs w:val="21"/>
              </w:rPr>
            </w:pPr>
            <w:r w:rsidRPr="00464D48">
              <w:rPr>
                <w:rFonts w:ascii="宋体" w:hAnsi="宋体" w:hint="eastAsia"/>
                <w:szCs w:val="21"/>
              </w:rPr>
              <w:t>BGDH</w:t>
            </w:r>
          </w:p>
        </w:tc>
        <w:tc>
          <w:tcPr>
            <w:tcW w:w="108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09" w:type="dxa"/>
            <w:shd w:val="clear" w:color="auto" w:fill="FFFFF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shd w:val="clear" w:color="auto" w:fill="FFFFFF"/>
            <w:vAlign w:val="center"/>
          </w:tcPr>
          <w:p w:rsidR="00C576A4" w:rsidRDefault="00C576A4" w:rsidP="00093F99">
            <w:pPr>
              <w:spacing w:afterLines="50"/>
              <w:rPr>
                <w:rFonts w:ascii="宋体" w:hAnsi="宋体"/>
                <w:szCs w:val="21"/>
              </w:rPr>
            </w:pPr>
            <w:r w:rsidRPr="00464D48">
              <w:rPr>
                <w:rFonts w:ascii="宋体" w:hAnsi="宋体" w:hint="eastAsia"/>
                <w:szCs w:val="21"/>
              </w:rPr>
              <w:t>与报告日期一起作为关联“试验室检验报告表头”的外键。</w:t>
            </w:r>
          </w:p>
        </w:tc>
      </w:tr>
      <w:tr w:rsidR="00C576A4" w:rsidRPr="00464D48" w:rsidTr="0094182C">
        <w:trPr>
          <w:trHeight w:val="403"/>
        </w:trPr>
        <w:tc>
          <w:tcPr>
            <w:tcW w:w="1728" w:type="dxa"/>
            <w:shd w:val="clear" w:color="auto" w:fill="FFFFFF"/>
          </w:tcPr>
          <w:p w:rsidR="00C576A4" w:rsidRPr="00464D48" w:rsidRDefault="00C576A4" w:rsidP="0094182C">
            <w:pPr>
              <w:rPr>
                <w:rFonts w:ascii="宋体" w:hAnsi="宋体"/>
                <w:szCs w:val="21"/>
              </w:rPr>
            </w:pPr>
            <w:r w:rsidRPr="001C2928">
              <w:rPr>
                <w:rFonts w:ascii="宋体" w:hAnsi="宋体" w:hint="eastAsia"/>
                <w:color w:val="000000"/>
                <w:szCs w:val="21"/>
              </w:rPr>
              <w:t>WDDE06.00.198.00</w:t>
            </w:r>
          </w:p>
        </w:tc>
        <w:tc>
          <w:tcPr>
            <w:tcW w:w="1728"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报告日期</w:t>
            </w:r>
          </w:p>
        </w:tc>
        <w:tc>
          <w:tcPr>
            <w:tcW w:w="1080" w:type="dxa"/>
            <w:shd w:val="clear" w:color="auto" w:fill="FFFFFF"/>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szCs w:val="21"/>
              </w:rPr>
            </w:pPr>
            <w:r w:rsidRPr="00464D48">
              <w:rPr>
                <w:rFonts w:ascii="宋体" w:hAnsi="宋体" w:hint="eastAsia"/>
                <w:szCs w:val="21"/>
              </w:rPr>
              <w:t>BGRQ</w:t>
            </w:r>
          </w:p>
        </w:tc>
        <w:tc>
          <w:tcPr>
            <w:tcW w:w="1080"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shd w:val="clear" w:color="auto" w:fill="FFFFFF"/>
            <w:vAlign w:val="center"/>
          </w:tcPr>
          <w:p w:rsidR="00C576A4" w:rsidRPr="00464D48" w:rsidRDefault="00C576A4" w:rsidP="0094182C">
            <w:pPr>
              <w:rPr>
                <w:rFonts w:ascii="宋体" w:hAnsi="宋体"/>
                <w:szCs w:val="21"/>
              </w:rPr>
            </w:pPr>
            <w:r w:rsidRPr="00464D48">
              <w:rPr>
                <w:rFonts w:ascii="宋体" w:hAnsi="宋体" w:hint="eastAsia"/>
                <w:szCs w:val="21"/>
              </w:rPr>
              <w:t>8</w:t>
            </w:r>
          </w:p>
        </w:tc>
        <w:tc>
          <w:tcPr>
            <w:tcW w:w="709" w:type="dxa"/>
            <w:shd w:val="clear" w:color="auto" w:fill="FFFFFF"/>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shd w:val="clear" w:color="auto" w:fill="FFFFFF"/>
            <w:vAlign w:val="center"/>
          </w:tcPr>
          <w:p w:rsidR="00C576A4" w:rsidRDefault="00C576A4" w:rsidP="00093F99">
            <w:pPr>
              <w:spacing w:afterLines="50"/>
              <w:rPr>
                <w:rFonts w:ascii="宋体" w:hAnsi="宋体"/>
                <w:szCs w:val="21"/>
              </w:rPr>
            </w:pPr>
            <w:r w:rsidRPr="00464D48">
              <w:rPr>
                <w:rFonts w:ascii="宋体" w:hAnsi="宋体" w:hint="eastAsia"/>
                <w:szCs w:val="21"/>
              </w:rPr>
              <w:t>YYYYMMDD</w:t>
            </w:r>
          </w:p>
        </w:tc>
      </w:tr>
      <w:tr w:rsidR="00C576A4" w:rsidRPr="00464D48" w:rsidTr="0094182C">
        <w:trPr>
          <w:trHeight w:val="403"/>
        </w:trPr>
        <w:tc>
          <w:tcPr>
            <w:tcW w:w="1728" w:type="dxa"/>
          </w:tcPr>
          <w:p w:rsidR="00C576A4" w:rsidRPr="00464D48" w:rsidRDefault="00C576A4" w:rsidP="0094182C">
            <w:pPr>
              <w:rPr>
                <w:rFonts w:ascii="宋体" w:hAnsi="宋体"/>
                <w:szCs w:val="21"/>
              </w:rPr>
            </w:pPr>
            <w:r w:rsidRPr="001C2928">
              <w:rPr>
                <w:rFonts w:ascii="宋体" w:hAnsi="宋体" w:hint="eastAsia"/>
                <w:color w:val="000000"/>
                <w:szCs w:val="21"/>
              </w:rPr>
              <w:t>WDDE01.00.144.00</w:t>
            </w:r>
          </w:p>
        </w:tc>
        <w:tc>
          <w:tcPr>
            <w:tcW w:w="1728" w:type="dxa"/>
            <w:vAlign w:val="center"/>
          </w:tcPr>
          <w:p w:rsidR="00C576A4" w:rsidRPr="00464D48" w:rsidRDefault="00C576A4" w:rsidP="0094182C">
            <w:pPr>
              <w:rPr>
                <w:rFonts w:ascii="宋体" w:hAnsi="宋体"/>
                <w:szCs w:val="21"/>
              </w:rPr>
            </w:pPr>
            <w:r w:rsidRPr="00464D48">
              <w:rPr>
                <w:rFonts w:ascii="宋体" w:hAnsi="宋体" w:hint="eastAsia"/>
                <w:szCs w:val="21"/>
              </w:rPr>
              <w:t>细菌代号</w:t>
            </w:r>
          </w:p>
        </w:tc>
        <w:tc>
          <w:tcPr>
            <w:tcW w:w="1080" w:type="dxa"/>
            <w:vAlign w:val="center"/>
          </w:tcPr>
          <w:p w:rsidR="00C576A4" w:rsidRPr="00464D48" w:rsidRDefault="00C576A4" w:rsidP="0094182C">
            <w:pPr>
              <w:ind w:leftChars="-80" w:left="-168" w:rightChars="-48" w:right="-101" w:firstLineChars="66" w:firstLine="139"/>
              <w:rPr>
                <w:rFonts w:ascii="宋体" w:hAnsi="宋体"/>
                <w:szCs w:val="21"/>
              </w:rPr>
            </w:pPr>
            <w:r w:rsidRPr="00464D48">
              <w:rPr>
                <w:rFonts w:ascii="宋体" w:hAnsi="宋体" w:hint="eastAsia"/>
                <w:szCs w:val="21"/>
              </w:rPr>
              <w:t>XJDH</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用于与“细菌结果”作可能的外部关联</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WDDE01.00.142.00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打印序号</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DYXH</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整数</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4</w:t>
            </w:r>
          </w:p>
        </w:tc>
        <w:tc>
          <w:tcPr>
            <w:tcW w:w="709" w:type="dxa"/>
            <w:vAlign w:val="center"/>
          </w:tcPr>
          <w:p w:rsidR="00C576A4" w:rsidRPr="00464D48" w:rsidRDefault="00C576A4" w:rsidP="0094182C">
            <w:pPr>
              <w:autoSpaceDE w:val="0"/>
              <w:autoSpaceDN w:val="0"/>
              <w:adjustRightInd w:val="0"/>
              <w:rPr>
                <w:rFonts w:ascii="宋体" w:hAnsi="宋体"/>
                <w:caps/>
                <w:szCs w:val="21"/>
              </w:rPr>
            </w:pPr>
            <w:r w:rsidRPr="00464D48">
              <w:rPr>
                <w:rFonts w:ascii="宋体" w:hAnsi="宋体" w:hint="eastAsia"/>
                <w:szCs w:val="21"/>
              </w:rPr>
              <w:t>可选</w:t>
            </w:r>
          </w:p>
        </w:tc>
        <w:tc>
          <w:tcPr>
            <w:tcW w:w="3575" w:type="dxa"/>
            <w:vAlign w:val="center"/>
          </w:tcPr>
          <w:p w:rsidR="00C576A4" w:rsidRPr="00464D48" w:rsidRDefault="00C576A4" w:rsidP="0094182C">
            <w:pPr>
              <w:autoSpaceDE w:val="0"/>
              <w:autoSpaceDN w:val="0"/>
              <w:adjustRightInd w:val="0"/>
              <w:rPr>
                <w:rFonts w:ascii="宋体" w:hAnsi="宋体"/>
                <w:kern w:val="0"/>
                <w:szCs w:val="21"/>
              </w:rPr>
            </w:pP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WDDE05.01.155.00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药敏代码</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YMDM</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40</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例如：阿莫西林代码为“AMX”或“AMOX”</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WDDE05.01.156.00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药敏名称</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YMMC</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40</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中文，例如：“阿莫西林”</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WDDE05.01.157.00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检测结果描述</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JCJG</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512</w:t>
            </w:r>
          </w:p>
        </w:tc>
        <w:tc>
          <w:tcPr>
            <w:tcW w:w="709"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文字描述,如:耐药、中度敏感、敏感等。</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WDDE04.50.137.00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纸片含药量</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ZPHYL</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字符串</w:t>
            </w:r>
          </w:p>
        </w:tc>
        <w:tc>
          <w:tcPr>
            <w:tcW w:w="756"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16</w:t>
            </w:r>
          </w:p>
        </w:tc>
        <w:tc>
          <w:tcPr>
            <w:tcW w:w="709"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可选</w:t>
            </w:r>
          </w:p>
        </w:tc>
        <w:tc>
          <w:tcPr>
            <w:tcW w:w="3575"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应包含单位：</w:t>
            </w:r>
            <w:r w:rsidRPr="00464D48">
              <w:rPr>
                <w:rFonts w:ascii="宋体" w:hAnsi="宋体" w:cs="宋体" w:hint="eastAsia"/>
                <w:szCs w:val="21"/>
              </w:rPr>
              <w:t></w:t>
            </w:r>
            <w:r w:rsidRPr="00464D48">
              <w:rPr>
                <w:rFonts w:ascii="宋体" w:hAnsi="宋体" w:hint="eastAsia"/>
                <w:kern w:val="0"/>
                <w:szCs w:val="21"/>
              </w:rPr>
              <w:t>g、mg、g</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WDDE04.50.138.00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抑菌浓度</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YJND</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09" w:type="dxa"/>
            <w:vAlign w:val="center"/>
          </w:tcPr>
          <w:p w:rsidR="00C576A4" w:rsidRPr="00464D48" w:rsidRDefault="00C576A4" w:rsidP="0094182C">
            <w:pPr>
              <w:autoSpaceDE w:val="0"/>
              <w:autoSpaceDN w:val="0"/>
              <w:adjustRightInd w:val="0"/>
              <w:rPr>
                <w:rFonts w:ascii="宋体" w:hAnsi="宋体"/>
                <w:caps/>
                <w:szCs w:val="21"/>
              </w:rPr>
            </w:pPr>
            <w:r w:rsidRPr="00464D48">
              <w:rPr>
                <w:rFonts w:ascii="宋体" w:hAnsi="宋体" w:hint="eastAsia"/>
                <w:szCs w:val="21"/>
              </w:rPr>
              <w:t>可选</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即MIC；单位：</w:t>
            </w:r>
            <w:r w:rsidRPr="00464D48">
              <w:rPr>
                <w:rFonts w:ascii="宋体" w:hAnsi="宋体" w:cs="宋体" w:hint="eastAsia"/>
                <w:szCs w:val="21"/>
              </w:rPr>
              <w:t></w:t>
            </w:r>
            <w:r w:rsidRPr="00464D48">
              <w:rPr>
                <w:rFonts w:ascii="宋体" w:hAnsi="宋体" w:hint="eastAsia"/>
                <w:szCs w:val="21"/>
              </w:rPr>
              <w:t>g/ml</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kern w:val="0"/>
                <w:szCs w:val="21"/>
              </w:rPr>
            </w:pPr>
            <w:r w:rsidRPr="001C2928">
              <w:rPr>
                <w:rFonts w:ascii="宋体" w:hAnsi="宋体" w:hint="eastAsia"/>
                <w:color w:val="000000"/>
                <w:szCs w:val="21"/>
              </w:rPr>
              <w:t>WDDE04.50.139.00</w:t>
            </w:r>
          </w:p>
        </w:tc>
        <w:tc>
          <w:tcPr>
            <w:tcW w:w="1728"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kern w:val="0"/>
                <w:szCs w:val="21"/>
              </w:rPr>
              <w:t>抑</w:t>
            </w:r>
            <w:r w:rsidRPr="00464D48">
              <w:rPr>
                <w:rFonts w:ascii="宋体" w:hAnsi="宋体" w:hint="eastAsia"/>
                <w:szCs w:val="21"/>
              </w:rPr>
              <w:t>菌环</w:t>
            </w:r>
            <w:r w:rsidRPr="00464D48">
              <w:rPr>
                <w:rFonts w:ascii="宋体" w:hAnsi="宋体" w:hint="eastAsia"/>
                <w:kern w:val="0"/>
                <w:szCs w:val="21"/>
              </w:rPr>
              <w:t>直径</w:t>
            </w:r>
          </w:p>
        </w:tc>
        <w:tc>
          <w:tcPr>
            <w:tcW w:w="1080" w:type="dxa"/>
            <w:vAlign w:val="center"/>
          </w:tcPr>
          <w:p w:rsidR="00C576A4" w:rsidRPr="00464D48" w:rsidRDefault="00C576A4" w:rsidP="0094182C">
            <w:pPr>
              <w:autoSpaceDE w:val="0"/>
              <w:autoSpaceDN w:val="0"/>
              <w:adjustRightInd w:val="0"/>
              <w:ind w:leftChars="-80" w:left="-168" w:rightChars="-48" w:right="-101" w:firstLineChars="66" w:firstLine="139"/>
              <w:rPr>
                <w:rFonts w:ascii="宋体" w:hAnsi="宋体"/>
                <w:kern w:val="0"/>
                <w:szCs w:val="21"/>
              </w:rPr>
            </w:pPr>
            <w:r w:rsidRPr="00464D48">
              <w:rPr>
                <w:rFonts w:ascii="宋体" w:hAnsi="宋体" w:hint="eastAsia"/>
                <w:kern w:val="0"/>
                <w:szCs w:val="21"/>
              </w:rPr>
              <w:t>YJHZJ</w:t>
            </w:r>
          </w:p>
        </w:tc>
        <w:tc>
          <w:tcPr>
            <w:tcW w:w="1080" w:type="dxa"/>
            <w:vAlign w:val="center"/>
          </w:tcPr>
          <w:p w:rsidR="00C576A4" w:rsidRPr="00464D48" w:rsidRDefault="00C576A4" w:rsidP="0094182C">
            <w:pPr>
              <w:autoSpaceDE w:val="0"/>
              <w:autoSpaceDN w:val="0"/>
              <w:adjustRightInd w:val="0"/>
              <w:rPr>
                <w:rFonts w:ascii="宋体" w:hAnsi="宋体"/>
                <w:kern w:val="0"/>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09" w:type="dxa"/>
            <w:vAlign w:val="center"/>
          </w:tcPr>
          <w:p w:rsidR="00C576A4" w:rsidRPr="00464D48" w:rsidRDefault="00C576A4" w:rsidP="0094182C">
            <w:pPr>
              <w:autoSpaceDE w:val="0"/>
              <w:autoSpaceDN w:val="0"/>
              <w:adjustRightInd w:val="0"/>
              <w:rPr>
                <w:rFonts w:ascii="宋体" w:hAnsi="宋体"/>
                <w:caps/>
                <w:szCs w:val="21"/>
              </w:rPr>
            </w:pPr>
            <w:r w:rsidRPr="00464D48">
              <w:rPr>
                <w:rFonts w:ascii="宋体" w:hAnsi="宋体" w:hint="eastAsia"/>
                <w:szCs w:val="21"/>
              </w:rPr>
              <w:t>可选</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单位：mm</w:t>
            </w:r>
          </w:p>
        </w:tc>
      </w:tr>
      <w:tr w:rsidR="00C576A4" w:rsidRPr="00464D48" w:rsidTr="0094182C">
        <w:trPr>
          <w:trHeight w:val="403"/>
        </w:trPr>
        <w:tc>
          <w:tcPr>
            <w:tcW w:w="1728"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72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56"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575"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rPr>
          <w:trHeight w:val="403"/>
        </w:trPr>
        <w:tc>
          <w:tcPr>
            <w:tcW w:w="1728"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728"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080" w:type="dxa"/>
            <w:vAlign w:val="center"/>
          </w:tcPr>
          <w:p w:rsidR="00C576A4" w:rsidRPr="00464D48" w:rsidRDefault="00C576A4" w:rsidP="0094182C">
            <w:pPr>
              <w:spacing w:line="360" w:lineRule="auto"/>
              <w:ind w:leftChars="-80" w:left="-168" w:rightChars="-48" w:right="-101" w:firstLineChars="66" w:firstLine="139"/>
              <w:rPr>
                <w:rFonts w:ascii="宋体" w:hAnsi="宋体"/>
                <w:szCs w:val="21"/>
              </w:rPr>
            </w:pPr>
            <w:r w:rsidRPr="00464D48">
              <w:rPr>
                <w:rFonts w:ascii="宋体" w:hAnsi="宋体" w:hint="eastAsia"/>
                <w:szCs w:val="21"/>
              </w:rPr>
              <w:t>YLYL1</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rPr>
          <w:trHeight w:val="403"/>
        </w:trPr>
        <w:tc>
          <w:tcPr>
            <w:tcW w:w="1728"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728"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080" w:type="dxa"/>
            <w:vAlign w:val="center"/>
          </w:tcPr>
          <w:p w:rsidR="00C576A4" w:rsidRPr="00464D48" w:rsidRDefault="00C576A4" w:rsidP="0094182C">
            <w:pPr>
              <w:spacing w:line="360" w:lineRule="auto"/>
              <w:ind w:leftChars="-80" w:left="-168" w:rightChars="-48" w:right="-101" w:firstLineChars="66" w:firstLine="139"/>
              <w:rPr>
                <w:rFonts w:ascii="宋体" w:hAnsi="宋体"/>
                <w:szCs w:val="21"/>
              </w:rPr>
            </w:pPr>
            <w:r w:rsidRPr="00464D48">
              <w:rPr>
                <w:rFonts w:ascii="宋体" w:hAnsi="宋体" w:hint="eastAsia"/>
                <w:szCs w:val="21"/>
              </w:rPr>
              <w:t>YLYL2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56"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575"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药敏结果表说明：</w:t>
      </w:r>
    </w:p>
    <w:p w:rsidR="00C576A4" w:rsidRDefault="00C576A4" w:rsidP="00093F99">
      <w:pPr>
        <w:numPr>
          <w:ilvl w:val="0"/>
          <w:numId w:val="34"/>
        </w:numPr>
        <w:tabs>
          <w:tab w:val="clear" w:pos="900"/>
          <w:tab w:val="left" w:pos="720"/>
        </w:tabs>
        <w:spacing w:beforeLines="50" w:line="360" w:lineRule="auto"/>
        <w:ind w:left="720" w:hanging="720"/>
        <w:rPr>
          <w:rFonts w:ascii="宋体" w:hAnsi="宋体"/>
          <w:sz w:val="24"/>
          <w:szCs w:val="24"/>
        </w:rPr>
      </w:pPr>
      <w:r w:rsidRPr="00573934">
        <w:rPr>
          <w:rFonts w:ascii="宋体" w:hAnsi="宋体" w:hint="eastAsia"/>
          <w:sz w:val="24"/>
          <w:szCs w:val="24"/>
        </w:rPr>
        <w:t>药敏结果流水号是医院内部唯一标示此药敏结果记录的一个序号，必须保证在本医院内不重复。</w:t>
      </w:r>
    </w:p>
    <w:p w:rsidR="00C576A4" w:rsidRPr="00573934" w:rsidRDefault="00C576A4" w:rsidP="00C576A4">
      <w:pPr>
        <w:pStyle w:val="2"/>
        <w:rPr>
          <w:rFonts w:ascii="宋体" w:hAnsi="宋体"/>
          <w:sz w:val="30"/>
          <w:szCs w:val="30"/>
        </w:rPr>
      </w:pPr>
      <w:bookmarkStart w:id="103" w:name="_Toc174523081"/>
      <w:bookmarkStart w:id="104" w:name="_Toc188350987"/>
      <w:bookmarkStart w:id="105" w:name="_Toc188768921"/>
      <w:bookmarkStart w:id="106" w:name="_Toc270683305"/>
      <w:bookmarkStart w:id="107" w:name="_Toc270684770"/>
      <w:bookmarkStart w:id="108" w:name="_Toc270692145"/>
      <w:bookmarkStart w:id="109" w:name="_Toc271208372"/>
      <w:bookmarkStart w:id="110" w:name="_Toc271701248"/>
      <w:bookmarkStart w:id="111" w:name="_Toc284232739"/>
      <w:bookmarkStart w:id="112" w:name="_Toc342661563"/>
      <w:bookmarkStart w:id="113" w:name="_Toc429573863"/>
      <w:r w:rsidRPr="00573934">
        <w:rPr>
          <w:rFonts w:ascii="宋体" w:hAnsi="宋体" w:hint="eastAsia"/>
          <w:sz w:val="30"/>
          <w:szCs w:val="30"/>
        </w:rPr>
        <w:t>医学影像检查报告</w:t>
      </w:r>
      <w:bookmarkEnd w:id="103"/>
      <w:bookmarkEnd w:id="104"/>
      <w:bookmarkEnd w:id="105"/>
      <w:bookmarkEnd w:id="106"/>
      <w:bookmarkEnd w:id="107"/>
      <w:bookmarkEnd w:id="108"/>
      <w:bookmarkEnd w:id="109"/>
      <w:bookmarkEnd w:id="110"/>
      <w:bookmarkEnd w:id="111"/>
      <w:bookmarkEnd w:id="112"/>
      <w:bookmarkEnd w:id="113"/>
    </w:p>
    <w:p w:rsidR="00C576A4" w:rsidRPr="00573934" w:rsidRDefault="00C576A4" w:rsidP="00C576A4">
      <w:pPr>
        <w:spacing w:line="360" w:lineRule="auto"/>
        <w:ind w:firstLine="420"/>
        <w:rPr>
          <w:rFonts w:ascii="宋体" w:hAnsi="宋体"/>
          <w:sz w:val="24"/>
          <w:szCs w:val="24"/>
        </w:rPr>
      </w:pPr>
      <w:r w:rsidRPr="00573934">
        <w:rPr>
          <w:rFonts w:ascii="宋体" w:hAnsi="宋体" w:hint="eastAsia"/>
          <w:sz w:val="24"/>
          <w:szCs w:val="24"/>
        </w:rPr>
        <w:t>医学影像检查报告是指由放射科室（普放、</w:t>
      </w:r>
      <w:r w:rsidRPr="00573934">
        <w:rPr>
          <w:rFonts w:ascii="宋体" w:hAnsi="宋体"/>
          <w:sz w:val="24"/>
          <w:szCs w:val="24"/>
        </w:rPr>
        <w:t>CT</w:t>
      </w:r>
      <w:r w:rsidRPr="00573934">
        <w:rPr>
          <w:rFonts w:ascii="宋体" w:hAnsi="宋体" w:hint="eastAsia"/>
          <w:sz w:val="24"/>
          <w:szCs w:val="24"/>
        </w:rPr>
        <w:t>、</w:t>
      </w:r>
      <w:r w:rsidRPr="00573934">
        <w:rPr>
          <w:rFonts w:ascii="宋体" w:hAnsi="宋体"/>
          <w:sz w:val="24"/>
          <w:szCs w:val="24"/>
        </w:rPr>
        <w:t>MR</w:t>
      </w:r>
      <w:r w:rsidRPr="00573934">
        <w:rPr>
          <w:rFonts w:ascii="宋体" w:hAnsi="宋体" w:hint="eastAsia"/>
          <w:sz w:val="24"/>
          <w:szCs w:val="24"/>
        </w:rPr>
        <w:t>、</w:t>
      </w:r>
      <w:r w:rsidRPr="00573934">
        <w:rPr>
          <w:rFonts w:ascii="宋体" w:hAnsi="宋体"/>
          <w:sz w:val="24"/>
          <w:szCs w:val="24"/>
        </w:rPr>
        <w:t>PET</w:t>
      </w:r>
      <w:r w:rsidRPr="00573934">
        <w:rPr>
          <w:rFonts w:ascii="宋体" w:hAnsi="宋体" w:hint="eastAsia"/>
          <w:sz w:val="24"/>
          <w:szCs w:val="24"/>
        </w:rPr>
        <w:t>、</w:t>
      </w:r>
      <w:r w:rsidRPr="00573934">
        <w:rPr>
          <w:rFonts w:ascii="宋体" w:hAnsi="宋体"/>
          <w:sz w:val="24"/>
          <w:szCs w:val="24"/>
        </w:rPr>
        <w:t>DSA</w:t>
      </w:r>
      <w:r w:rsidRPr="00573934">
        <w:rPr>
          <w:rFonts w:ascii="宋体" w:hAnsi="宋体" w:hint="eastAsia"/>
          <w:sz w:val="24"/>
          <w:szCs w:val="24"/>
        </w:rPr>
        <w:t>等）、超声科、内镜中心及病理科等影像科室所产生的诊断报告。</w:t>
      </w:r>
    </w:p>
    <w:p w:rsidR="00C576A4" w:rsidRPr="00573934" w:rsidRDefault="00C576A4" w:rsidP="00C576A4">
      <w:pPr>
        <w:spacing w:line="360" w:lineRule="auto"/>
        <w:ind w:firstLine="420"/>
        <w:rPr>
          <w:rFonts w:ascii="宋体" w:hAnsi="宋体"/>
          <w:sz w:val="24"/>
          <w:szCs w:val="24"/>
        </w:rPr>
      </w:pPr>
      <w:r w:rsidRPr="00573934">
        <w:rPr>
          <w:rFonts w:ascii="宋体" w:hAnsi="宋体" w:hint="eastAsia"/>
          <w:sz w:val="24"/>
          <w:szCs w:val="24"/>
        </w:rPr>
        <w:lastRenderedPageBreak/>
        <w:t>在此，为了方便医院的填报，对医学影像检查报告大致分为两种格式类型：</w:t>
      </w:r>
    </w:p>
    <w:p w:rsidR="00C576A4" w:rsidRPr="00573934" w:rsidRDefault="00C576A4" w:rsidP="00C576A4">
      <w:pPr>
        <w:spacing w:line="360" w:lineRule="auto"/>
        <w:ind w:firstLine="420"/>
        <w:rPr>
          <w:rFonts w:ascii="宋体" w:hAnsi="宋体"/>
        </w:rPr>
      </w:pPr>
      <w:r w:rsidRPr="00573934">
        <w:rPr>
          <w:rFonts w:ascii="宋体" w:hAnsi="宋体" w:hint="eastAsia"/>
          <w:sz w:val="24"/>
          <w:szCs w:val="24"/>
        </w:rPr>
        <w:t>常见检查报告的格式：指由放射科、超声科、内镜科、病理科、核医学科室所属医学影像设备所进行的检查。该类格式在报告体的内容上具有相对较为一致的小标题与内容。通用检查报告的格式：指由不能按常见检查报告格式填写的检查报告。</w:t>
      </w:r>
    </w:p>
    <w:p w:rsidR="00C576A4" w:rsidRPr="00573934" w:rsidRDefault="00C576A4" w:rsidP="0049659C">
      <w:pPr>
        <w:pStyle w:val="3"/>
        <w:ind w:left="0"/>
        <w:rPr>
          <w:rFonts w:ascii="宋体" w:hAnsi="宋体"/>
          <w:sz w:val="28"/>
          <w:szCs w:val="28"/>
        </w:rPr>
      </w:pPr>
      <w:bookmarkStart w:id="114" w:name="_Toc287782048"/>
      <w:bookmarkStart w:id="115" w:name="_Toc290900499"/>
      <w:bookmarkStart w:id="116" w:name="_Toc291057285"/>
      <w:bookmarkStart w:id="117" w:name="_Toc342661564"/>
      <w:bookmarkStart w:id="118" w:name="_Toc429573864"/>
      <w:r w:rsidRPr="00573934">
        <w:rPr>
          <w:rFonts w:ascii="宋体" w:hAnsi="宋体" w:hint="eastAsia"/>
          <w:sz w:val="28"/>
          <w:szCs w:val="28"/>
        </w:rPr>
        <w:t>数据表内容定义</w:t>
      </w:r>
      <w:bookmarkEnd w:id="114"/>
      <w:bookmarkEnd w:id="115"/>
      <w:bookmarkEnd w:id="116"/>
      <w:bookmarkEnd w:id="117"/>
      <w:bookmarkEnd w:id="118"/>
    </w:p>
    <w:p w:rsidR="00C576A4" w:rsidRPr="00573934" w:rsidRDefault="00C576A4" w:rsidP="00093F99">
      <w:pPr>
        <w:spacing w:afterLines="50" w:line="480" w:lineRule="auto"/>
        <w:outlineLvl w:val="4"/>
        <w:rPr>
          <w:rFonts w:ascii="宋体" w:hAnsi="宋体"/>
          <w:b/>
          <w:sz w:val="24"/>
          <w:szCs w:val="24"/>
        </w:rPr>
      </w:pPr>
      <w:r w:rsidRPr="00573934">
        <w:rPr>
          <w:rFonts w:ascii="宋体" w:hAnsi="宋体" w:hint="eastAsia"/>
          <w:b/>
          <w:sz w:val="24"/>
          <w:szCs w:val="24"/>
        </w:rPr>
        <w:t>（十二）医学影像检查报告表</w:t>
      </w:r>
      <w:r w:rsidRPr="00573934">
        <w:rPr>
          <w:rFonts w:ascii="宋体" w:hAnsi="宋体"/>
          <w:b/>
          <w:sz w:val="24"/>
          <w:szCs w:val="24"/>
        </w:rPr>
        <w:t>—</w:t>
      </w:r>
      <w:r w:rsidRPr="00573934">
        <w:rPr>
          <w:rFonts w:ascii="宋体" w:hAnsi="宋体" w:hint="eastAsia"/>
          <w:b/>
          <w:sz w:val="24"/>
          <w:szCs w:val="24"/>
        </w:rPr>
        <w:t xml:space="preserve">常见检查报告格式(TB_RIS_Report) </w:t>
      </w:r>
    </w:p>
    <w:tbl>
      <w:tblPr>
        <w:tblW w:w="1081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6"/>
        <w:gridCol w:w="1636"/>
        <w:gridCol w:w="1244"/>
        <w:gridCol w:w="1080"/>
        <w:gridCol w:w="653"/>
        <w:gridCol w:w="718"/>
        <w:gridCol w:w="3849"/>
      </w:tblGrid>
      <w:tr w:rsidR="00C576A4" w:rsidRPr="00464D48" w:rsidTr="0094182C">
        <w:trPr>
          <w:trHeight w:val="511"/>
        </w:trPr>
        <w:tc>
          <w:tcPr>
            <w:tcW w:w="1636" w:type="dxa"/>
            <w:tcBorders>
              <w:bottom w:val="single" w:sz="4" w:space="0" w:color="auto"/>
            </w:tcBorders>
            <w:shd w:val="clear" w:color="auto" w:fill="E0E0E0"/>
          </w:tcPr>
          <w:p w:rsidR="00C576A4" w:rsidRPr="00464D48" w:rsidRDefault="00C576A4" w:rsidP="0094182C">
            <w:pPr>
              <w:ind w:leftChars="52" w:left="109"/>
              <w:jc w:val="center"/>
              <w:rPr>
                <w:rFonts w:ascii="宋体" w:hAnsi="宋体"/>
                <w:b/>
                <w:szCs w:val="21"/>
              </w:rPr>
            </w:pPr>
            <w:r>
              <w:rPr>
                <w:rFonts w:ascii="宋体" w:hAnsi="宋体" w:hint="eastAsia"/>
                <w:b/>
                <w:szCs w:val="21"/>
              </w:rPr>
              <w:t>标准</w:t>
            </w:r>
          </w:p>
        </w:tc>
        <w:tc>
          <w:tcPr>
            <w:tcW w:w="1636"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244" w:type="dxa"/>
            <w:tcBorders>
              <w:bottom w:val="single" w:sz="4" w:space="0" w:color="auto"/>
            </w:tcBorders>
            <w:shd w:val="clear" w:color="auto" w:fill="E0E0E0"/>
            <w:vAlign w:val="center"/>
          </w:tcPr>
          <w:p w:rsidR="00C576A4" w:rsidRPr="00464D48" w:rsidRDefault="00C576A4" w:rsidP="0094182C">
            <w:pPr>
              <w:ind w:leftChars="-43" w:left="-90" w:firstLineChars="43" w:firstLine="91"/>
              <w:jc w:val="center"/>
              <w:rPr>
                <w:rFonts w:ascii="宋体" w:hAnsi="宋体"/>
                <w:b/>
                <w:szCs w:val="21"/>
              </w:rPr>
            </w:pPr>
            <w:r w:rsidRPr="00464D48">
              <w:rPr>
                <w:rFonts w:ascii="宋体" w:hAnsi="宋体" w:hint="eastAsia"/>
                <w:b/>
                <w:szCs w:val="21"/>
              </w:rPr>
              <w:t>字段名</w:t>
            </w:r>
          </w:p>
        </w:tc>
        <w:tc>
          <w:tcPr>
            <w:tcW w:w="1080"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53" w:type="dxa"/>
            <w:tcBorders>
              <w:bottom w:val="single" w:sz="4" w:space="0" w:color="auto"/>
            </w:tcBorders>
            <w:shd w:val="clear" w:color="auto" w:fill="E0E0E0"/>
            <w:vAlign w:val="center"/>
          </w:tcPr>
          <w:p w:rsidR="00C576A4" w:rsidRPr="00464D48" w:rsidRDefault="00C576A4" w:rsidP="0094182C">
            <w:pPr>
              <w:rPr>
                <w:rFonts w:ascii="宋体" w:hAnsi="宋体"/>
                <w:b/>
                <w:szCs w:val="21"/>
              </w:rPr>
            </w:pPr>
            <w:r w:rsidRPr="00464D48">
              <w:rPr>
                <w:rFonts w:ascii="宋体" w:hAnsi="宋体" w:hint="eastAsia"/>
                <w:b/>
                <w:szCs w:val="21"/>
              </w:rPr>
              <w:t>长度</w:t>
            </w:r>
          </w:p>
        </w:tc>
        <w:tc>
          <w:tcPr>
            <w:tcW w:w="718"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849"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c>
          <w:tcPr>
            <w:tcW w:w="1636" w:type="dxa"/>
            <w:shd w:val="clear" w:color="auto" w:fill="FFCC99"/>
          </w:tcPr>
          <w:p w:rsidR="00C576A4" w:rsidRPr="00464D48" w:rsidRDefault="00C576A4" w:rsidP="0094182C">
            <w:pPr>
              <w:rPr>
                <w:rFonts w:ascii="宋体" w:hAnsi="宋体"/>
                <w:szCs w:val="21"/>
              </w:rPr>
            </w:pPr>
            <w:r w:rsidRPr="001C2928">
              <w:rPr>
                <w:rFonts w:ascii="宋体" w:hAnsi="宋体"/>
                <w:color w:val="000000"/>
                <w:szCs w:val="21"/>
              </w:rPr>
              <w:t>WDDE01.00.14</w:t>
            </w:r>
            <w:r w:rsidRPr="001C2928">
              <w:rPr>
                <w:rFonts w:ascii="宋体" w:hAnsi="宋体" w:hint="eastAsia"/>
                <w:color w:val="000000"/>
                <w:szCs w:val="21"/>
              </w:rPr>
              <w:t>6</w:t>
            </w:r>
            <w:r w:rsidRPr="001C2928">
              <w:rPr>
                <w:rFonts w:ascii="宋体" w:hAnsi="宋体"/>
                <w:color w:val="000000"/>
                <w:szCs w:val="21"/>
              </w:rPr>
              <w:t>.00</w:t>
            </w:r>
          </w:p>
        </w:tc>
        <w:tc>
          <w:tcPr>
            <w:tcW w:w="1636"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检查号</w:t>
            </w:r>
          </w:p>
        </w:tc>
        <w:tc>
          <w:tcPr>
            <w:tcW w:w="1244" w:type="dxa"/>
            <w:shd w:val="clear" w:color="auto" w:fill="FFCC99"/>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StudyUid</w:t>
            </w:r>
          </w:p>
        </w:tc>
        <w:tc>
          <w:tcPr>
            <w:tcW w:w="1080" w:type="dxa"/>
            <w:shd w:val="clear" w:color="auto" w:fill="FFCC99"/>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512</w:t>
            </w:r>
          </w:p>
        </w:tc>
        <w:tc>
          <w:tcPr>
            <w:tcW w:w="718"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主键。Dicom标准中每个study的uid，多个时使用“,”连接</w:t>
            </w:r>
          </w:p>
        </w:tc>
      </w:tr>
      <w:tr w:rsidR="00C576A4" w:rsidRPr="00464D48" w:rsidTr="0094182C">
        <w:tc>
          <w:tcPr>
            <w:tcW w:w="1636" w:type="dxa"/>
            <w:shd w:val="clear" w:color="auto" w:fill="FFCC99"/>
          </w:tcPr>
          <w:p w:rsidR="00C576A4" w:rsidRPr="00464D48" w:rsidRDefault="00C576A4" w:rsidP="0094182C">
            <w:pPr>
              <w:rPr>
                <w:rFonts w:ascii="宋体" w:hAnsi="宋体"/>
                <w:szCs w:val="21"/>
              </w:rPr>
            </w:pPr>
            <w:r w:rsidRPr="001C2928">
              <w:rPr>
                <w:rFonts w:ascii="宋体" w:hAnsi="宋体"/>
                <w:szCs w:val="21"/>
              </w:rPr>
              <w:t>DE08.10.052.00</w:t>
            </w:r>
          </w:p>
        </w:tc>
        <w:tc>
          <w:tcPr>
            <w:tcW w:w="1636" w:type="dxa"/>
            <w:shd w:val="clear" w:color="auto" w:fill="FFCC99"/>
          </w:tcPr>
          <w:p w:rsidR="00C576A4" w:rsidRPr="00464D48" w:rsidRDefault="00C576A4" w:rsidP="0094182C">
            <w:pPr>
              <w:rPr>
                <w:rFonts w:ascii="宋体" w:hAnsi="宋体"/>
                <w:szCs w:val="21"/>
              </w:rPr>
            </w:pPr>
            <w:r w:rsidRPr="00464D48">
              <w:rPr>
                <w:rFonts w:ascii="宋体" w:hAnsi="宋体" w:hint="eastAsia"/>
                <w:szCs w:val="21"/>
              </w:rPr>
              <w:t>医疗机构代码</w:t>
            </w:r>
          </w:p>
        </w:tc>
        <w:tc>
          <w:tcPr>
            <w:tcW w:w="1244" w:type="dxa"/>
            <w:shd w:val="clear" w:color="auto" w:fill="FFCC99"/>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YLJGDM</w:t>
            </w:r>
          </w:p>
        </w:tc>
        <w:tc>
          <w:tcPr>
            <w:tcW w:w="1080" w:type="dxa"/>
            <w:shd w:val="clear" w:color="auto" w:fill="FFCC99"/>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18"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shd w:val="clear" w:color="auto" w:fill="FFCC99"/>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WDDE01.00.137.00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就诊流水号</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JZLSH</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50</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用于与住院就诊记录表或门诊就诊记录表关联的外键(可选关联关系)</w:t>
            </w:r>
          </w:p>
        </w:tc>
      </w:tr>
      <w:tr w:rsidR="00C576A4" w:rsidRPr="00464D48" w:rsidTr="0094182C">
        <w:tc>
          <w:tcPr>
            <w:tcW w:w="1636" w:type="dxa"/>
          </w:tcPr>
          <w:p w:rsidR="00C576A4" w:rsidRPr="00464D48" w:rsidRDefault="00C576A4" w:rsidP="0094182C">
            <w:pPr>
              <w:widowControl/>
              <w:rPr>
                <w:rFonts w:ascii="宋体" w:hAnsi="宋体"/>
                <w:szCs w:val="21"/>
              </w:rPr>
            </w:pPr>
            <w:r w:rsidRPr="001C2928">
              <w:rPr>
                <w:rFonts w:ascii="宋体" w:hAnsi="宋体" w:hint="eastAsia"/>
                <w:szCs w:val="21"/>
              </w:rPr>
              <w:t>WDDE01.00.138.00</w:t>
            </w:r>
          </w:p>
        </w:tc>
        <w:tc>
          <w:tcPr>
            <w:tcW w:w="1636"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门诊/住院标志</w:t>
            </w:r>
          </w:p>
        </w:tc>
        <w:tc>
          <w:tcPr>
            <w:tcW w:w="1244" w:type="dxa"/>
            <w:vAlign w:val="center"/>
          </w:tcPr>
          <w:p w:rsidR="00C576A4" w:rsidRPr="00464D48" w:rsidRDefault="00C576A4" w:rsidP="0094182C">
            <w:pPr>
              <w:widowControl/>
              <w:ind w:leftChars="-43" w:left="-90" w:rightChars="-45" w:right="-94" w:firstLineChars="43" w:firstLine="90"/>
              <w:jc w:val="left"/>
              <w:rPr>
                <w:rFonts w:ascii="宋体" w:hAnsi="宋体"/>
                <w:kern w:val="0"/>
                <w:szCs w:val="21"/>
              </w:rPr>
            </w:pPr>
            <w:r w:rsidRPr="00464D48">
              <w:rPr>
                <w:rFonts w:ascii="宋体" w:hAnsi="宋体" w:hint="eastAsia"/>
                <w:kern w:val="0"/>
                <w:szCs w:val="21"/>
              </w:rPr>
              <w:t>MZZYBZ</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5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849"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1门诊，2住院</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KH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Merge w:val="restart"/>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必须与患者基本信息关联，见说明(1)以及相关说明。</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KLX</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Merge/>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DE02.01.039.</w:t>
            </w:r>
            <w:r w:rsidRPr="001C2928">
              <w:rPr>
                <w:rFonts w:ascii="宋体" w:hAnsi="宋体" w:hint="eastAsia"/>
                <w:szCs w:val="21"/>
              </w:rPr>
              <w:t>0</w:t>
            </w:r>
            <w:r w:rsidRPr="001C2928">
              <w:rPr>
                <w:rFonts w:ascii="宋体" w:hAnsi="宋体"/>
                <w:szCs w:val="21"/>
              </w:rPr>
              <w:t>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病人姓名</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DE02.01.040.00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病人性别</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BRXB</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编码。按国标</w:t>
            </w:r>
            <w:r w:rsidRPr="00464D48">
              <w:rPr>
                <w:rFonts w:hint="eastAsia"/>
              </w:rPr>
              <w:t>GB/T2261.1-2003</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WDDE01.00.147.00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影像号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PatientID</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被检查的病人在医院内部的影像号码，即影像图像</w:t>
            </w:r>
            <w:r w:rsidRPr="00464D48">
              <w:rPr>
                <w:rFonts w:ascii="宋体" w:hAnsi="宋体"/>
                <w:szCs w:val="21"/>
              </w:rPr>
              <w:t>DICOM</w:t>
            </w:r>
            <w:r w:rsidRPr="00464D48">
              <w:rPr>
                <w:rFonts w:ascii="宋体" w:hAnsi="宋体" w:hint="eastAsia"/>
                <w:szCs w:val="21"/>
              </w:rPr>
              <w:t>文件中对应Dicom中位置(0010,0020)的值</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szCs w:val="21"/>
              </w:rPr>
              <w:t>DE04.30.019.00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检查项目代码</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JCXMDM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ind w:leftChars="-45" w:left="-94" w:rightChars="-45" w:right="-94"/>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与本次检查关联的收费项目代码或RIS内部项目操作代码</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WDDE01.00.148.00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申请单号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SQDH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ind w:leftChars="-45" w:left="-94" w:rightChars="-45" w:right="-94"/>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该检查在HIS或RIS中的申请单编号</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WDDE04.30.117.00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开单时间</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KDSJ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ind w:leftChars="-45" w:left="-94" w:rightChars="-45" w:right="-94"/>
              <w:rPr>
                <w:rFonts w:ascii="宋体" w:hAnsi="宋体"/>
                <w:szCs w:val="21"/>
              </w:rPr>
            </w:pP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检查单开单时间</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WDDE04.30.118.00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检查时间</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JYSJ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ind w:leftChars="-45" w:left="-94" w:rightChars="-45" w:right="-94"/>
              <w:rPr>
                <w:rFonts w:ascii="宋体" w:hAnsi="宋体"/>
                <w:szCs w:val="21"/>
              </w:rPr>
            </w:pP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lastRenderedPageBreak/>
              <w:t>WDDE04.30.119.00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检查类型</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ExamType</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编码：表明病人检查的类型。（见检查类型字典表）</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WDDE08.50.113.00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检查设备仪器型号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SBBM</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设备编码并非特指某一台物理设备，而是能够表示某类设备的型号。</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WDDE08.50</w:t>
            </w:r>
            <w:r w:rsidRPr="001C2928">
              <w:rPr>
                <w:rFonts w:ascii="宋体" w:hAnsi="宋体" w:cs="宋体" w:hint="eastAsia"/>
                <w:color w:val="000000"/>
                <w:szCs w:val="21"/>
              </w:rPr>
              <w:t>.114.00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检查仪器号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YQBM</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表示医院内某台物理设备的唯一序号。该编号按区县的《医院医疗专业设备编码目录》执行。若检查设备不包含在内，请按说明(2)自行编码。</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申请科室编码</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SQKS</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申请科室名称</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SQKSMC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申请人工号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申请人姓名</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1C2928" w:rsidRDefault="00C576A4" w:rsidP="0094182C">
            <w:pPr>
              <w:ind w:leftChars="-43" w:left="-90" w:firstLineChars="43" w:firstLine="90"/>
              <w:jc w:val="left"/>
              <w:rPr>
                <w:rFonts w:ascii="宋体" w:hAnsi="宋体"/>
                <w:szCs w:val="21"/>
              </w:rPr>
            </w:pPr>
            <w:r w:rsidRPr="001C2928">
              <w:rPr>
                <w:rFonts w:ascii="宋体" w:hAnsi="宋体"/>
                <w:szCs w:val="21"/>
              </w:rPr>
              <w:t>DE08.10.025.0</w:t>
            </w:r>
            <w:r w:rsidRPr="001C2928">
              <w:rPr>
                <w:rFonts w:ascii="宋体" w:hAnsi="宋体" w:hint="eastAsia"/>
                <w:szCs w:val="21"/>
              </w:rPr>
              <w:t>0</w:t>
            </w:r>
          </w:p>
          <w:p w:rsidR="00C576A4" w:rsidRPr="00464D48" w:rsidRDefault="00C576A4" w:rsidP="0094182C">
            <w:pPr>
              <w:rPr>
                <w:rFonts w:ascii="宋体" w:hAnsi="宋体"/>
                <w:szCs w:val="21"/>
              </w:rPr>
            </w:pPr>
          </w:p>
        </w:tc>
        <w:tc>
          <w:tcPr>
            <w:tcW w:w="1636" w:type="dxa"/>
          </w:tcPr>
          <w:p w:rsidR="00C576A4" w:rsidRPr="00464D48" w:rsidRDefault="00C576A4" w:rsidP="0094182C">
            <w:pPr>
              <w:rPr>
                <w:rFonts w:ascii="宋体" w:hAnsi="宋体"/>
                <w:szCs w:val="21"/>
              </w:rPr>
            </w:pPr>
            <w:r w:rsidRPr="00464D48">
              <w:rPr>
                <w:rFonts w:ascii="宋体" w:hAnsi="宋体" w:hint="eastAsia"/>
                <w:szCs w:val="21"/>
              </w:rPr>
              <w:t>检查科室编码</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JCKS</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医院填报的科室代码（见科室字典表）。</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检查科室名称</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JCKSMC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WDDE08.30.001.00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检查医生工号</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JCYSGH</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kern w:val="0"/>
                <w:szCs w:val="21"/>
              </w:rPr>
              <w:t>DE02.01.039.00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检查医生姓名</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JCYS</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WDDE06.00.198.00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报告日期</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BGRQ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WDDE06.00.203.00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报告时间</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BGSJ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autoSpaceDE w:val="0"/>
              <w:autoSpaceDN w:val="0"/>
              <w:adjustRightInd w:val="0"/>
              <w:rPr>
                <w:rFonts w:ascii="宋体" w:hAnsi="宋体"/>
                <w:szCs w:val="21"/>
              </w:rPr>
            </w:pP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报告人工号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BGRGH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报告人姓名</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BGRXM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审核人工号</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SHRGH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审核人姓名</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SHRXM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WDDE04.10.150.00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检查部位与方法</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JCBW</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512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文字说明被检查的部位。以及检查的方法。</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WDDE04.30.120.00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检查部位ACR编码</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BWACR</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表明病人的检查部位的编码（见附件</w:t>
            </w:r>
            <w:r w:rsidRPr="00464D48">
              <w:rPr>
                <w:rFonts w:ascii="宋体" w:hAnsi="宋体"/>
                <w:szCs w:val="21"/>
              </w:rPr>
              <w:t>ACR</w:t>
            </w:r>
            <w:r w:rsidRPr="00464D48">
              <w:rPr>
                <w:rFonts w:ascii="宋体" w:hAnsi="宋体" w:hint="eastAsia"/>
                <w:szCs w:val="21"/>
              </w:rPr>
              <w:t>部位编码），若未填写该字段则中心端根据部位自动对应。若对应到多个部位，则</w:t>
            </w:r>
            <w:r w:rsidRPr="00464D48">
              <w:rPr>
                <w:rFonts w:ascii="宋体" w:hAnsi="宋体"/>
                <w:szCs w:val="21"/>
              </w:rPr>
              <w:t>ACR</w:t>
            </w:r>
            <w:r w:rsidRPr="00464D48">
              <w:rPr>
                <w:rFonts w:ascii="宋体" w:hAnsi="宋体" w:hint="eastAsia"/>
                <w:szCs w:val="21"/>
              </w:rPr>
              <w:t>编码中间用</w:t>
            </w:r>
            <w:r w:rsidRPr="00464D48">
              <w:rPr>
                <w:rFonts w:ascii="宋体" w:hAnsi="宋体"/>
                <w:szCs w:val="21"/>
              </w:rPr>
              <w:t>“,”</w:t>
            </w:r>
            <w:r w:rsidRPr="00464D48">
              <w:rPr>
                <w:rFonts w:ascii="宋体" w:hAnsi="宋体" w:hint="eastAsia"/>
                <w:szCs w:val="21"/>
              </w:rPr>
              <w:t>分隔。对填写的</w:t>
            </w:r>
            <w:r w:rsidRPr="00464D48">
              <w:rPr>
                <w:rFonts w:ascii="宋体" w:hAnsi="宋体"/>
                <w:szCs w:val="21"/>
              </w:rPr>
              <w:t>ACR</w:t>
            </w:r>
            <w:r w:rsidRPr="00464D48">
              <w:rPr>
                <w:rFonts w:ascii="宋体" w:hAnsi="宋体" w:hint="eastAsia"/>
                <w:szCs w:val="21"/>
              </w:rPr>
              <w:t>编码必须至少精确到二级目录。</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lastRenderedPageBreak/>
              <w:t>WDDE04.30.121.00</w:t>
            </w:r>
          </w:p>
        </w:tc>
        <w:tc>
          <w:tcPr>
            <w:tcW w:w="1636"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检查名称</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检查内容名称的文字描述</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WDDE04.30.122.00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专有检查信息1</w:t>
            </w:r>
          </w:p>
        </w:tc>
        <w:tc>
          <w:tcPr>
            <w:tcW w:w="1244" w:type="dxa"/>
            <w:vAlign w:val="center"/>
          </w:tcPr>
          <w:p w:rsidR="00C576A4" w:rsidRPr="00464D48" w:rsidRDefault="00C576A4" w:rsidP="0094182C">
            <w:pPr>
              <w:rPr>
                <w:rFonts w:ascii="宋体" w:hAnsi="宋体"/>
                <w:szCs w:val="21"/>
              </w:rPr>
            </w:pPr>
            <w:r w:rsidRPr="00464D48">
              <w:rPr>
                <w:rFonts w:ascii="宋体" w:hAnsi="宋体"/>
                <w:szCs w:val="21"/>
              </w:rPr>
              <w:t>ZYJCXX1</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szCs w:val="21"/>
              </w:rPr>
              <w:t>64</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见说明（3）</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WDDE04.30.123.00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专有检查信息2</w:t>
            </w:r>
          </w:p>
        </w:tc>
        <w:tc>
          <w:tcPr>
            <w:tcW w:w="1244" w:type="dxa"/>
            <w:vAlign w:val="center"/>
          </w:tcPr>
          <w:p w:rsidR="00C576A4" w:rsidRPr="00464D48" w:rsidRDefault="00C576A4" w:rsidP="0094182C">
            <w:pPr>
              <w:rPr>
                <w:rFonts w:ascii="宋体" w:hAnsi="宋体"/>
                <w:szCs w:val="21"/>
              </w:rPr>
            </w:pPr>
            <w:r w:rsidRPr="00464D48">
              <w:rPr>
                <w:rFonts w:ascii="宋体" w:hAnsi="宋体"/>
                <w:szCs w:val="21"/>
              </w:rPr>
              <w:t>ZYJCXX2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szCs w:val="21"/>
              </w:rPr>
              <w:t>64</w:t>
            </w:r>
          </w:p>
        </w:tc>
        <w:tc>
          <w:tcPr>
            <w:tcW w:w="718" w:type="dxa"/>
            <w:vAlign w:val="center"/>
          </w:tcPr>
          <w:p w:rsidR="00C576A4" w:rsidRPr="00464D48" w:rsidRDefault="00C576A4" w:rsidP="0094182C">
            <w:pPr>
              <w:rPr>
                <w:rFonts w:ascii="宋体" w:hAnsi="宋体"/>
                <w:szCs w:val="21"/>
              </w:rPr>
            </w:pPr>
            <w:r w:rsidRPr="00464D48">
              <w:rPr>
                <w:rFonts w:ascii="宋体" w:hAnsi="宋体"/>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见说明（4）</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WDDE04.30.124.00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专有检查信息3</w:t>
            </w:r>
          </w:p>
        </w:tc>
        <w:tc>
          <w:tcPr>
            <w:tcW w:w="1244" w:type="dxa"/>
            <w:vAlign w:val="center"/>
          </w:tcPr>
          <w:p w:rsidR="00C576A4" w:rsidRPr="00464D48" w:rsidRDefault="00C576A4" w:rsidP="0094182C">
            <w:pPr>
              <w:rPr>
                <w:rFonts w:ascii="宋体" w:hAnsi="宋体"/>
                <w:szCs w:val="21"/>
              </w:rPr>
            </w:pPr>
            <w:r w:rsidRPr="00464D48">
              <w:rPr>
                <w:rFonts w:ascii="宋体" w:hAnsi="宋体"/>
                <w:szCs w:val="21"/>
              </w:rPr>
              <w:t>ZYJCXX3</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szCs w:val="21"/>
              </w:rPr>
              <w:t>64</w:t>
            </w:r>
          </w:p>
        </w:tc>
        <w:tc>
          <w:tcPr>
            <w:tcW w:w="718" w:type="dxa"/>
            <w:vAlign w:val="center"/>
          </w:tcPr>
          <w:p w:rsidR="00C576A4" w:rsidRPr="00464D48" w:rsidRDefault="00C576A4" w:rsidP="0094182C">
            <w:pPr>
              <w:rPr>
                <w:rFonts w:ascii="宋体" w:hAnsi="宋体"/>
                <w:szCs w:val="21"/>
              </w:rPr>
            </w:pPr>
            <w:r w:rsidRPr="00464D48">
              <w:rPr>
                <w:rFonts w:ascii="宋体" w:hAnsi="宋体"/>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见说明（5）</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WDDE04.30.125.00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影像表现或检查所见</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YXBX</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文字</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WDDE04.30.126.00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检查诊断或提示</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YXZD</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512</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文字</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WDDE04.01.163.00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备注或建议</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BZHJY</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512</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文字</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color w:val="000000"/>
                <w:szCs w:val="21"/>
              </w:rPr>
              <w:t>WDDE04.30.127.00</w:t>
            </w:r>
          </w:p>
        </w:tc>
        <w:tc>
          <w:tcPr>
            <w:tcW w:w="1636" w:type="dxa"/>
          </w:tcPr>
          <w:p w:rsidR="00C576A4" w:rsidRPr="00464D48" w:rsidRDefault="00C576A4" w:rsidP="0094182C">
            <w:pPr>
              <w:rPr>
                <w:rFonts w:ascii="宋体" w:hAnsi="宋体"/>
                <w:szCs w:val="21"/>
              </w:rPr>
            </w:pPr>
            <w:r w:rsidRPr="00464D48">
              <w:rPr>
                <w:rFonts w:ascii="宋体" w:hAnsi="宋体" w:hint="eastAsia"/>
                <w:szCs w:val="21"/>
              </w:rPr>
              <w:t>是否有影像</w:t>
            </w:r>
          </w:p>
        </w:tc>
        <w:tc>
          <w:tcPr>
            <w:tcW w:w="1244" w:type="dxa"/>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SFYYY</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1：有；2：无；3：未定</w:t>
            </w:r>
          </w:p>
        </w:tc>
      </w:tr>
      <w:tr w:rsidR="00C576A4" w:rsidRPr="00464D48" w:rsidTr="0094182C">
        <w:tc>
          <w:tcPr>
            <w:tcW w:w="1636"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WDDE99.00.002.00</w:t>
            </w:r>
          </w:p>
        </w:tc>
        <w:tc>
          <w:tcPr>
            <w:tcW w:w="163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4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53" w:type="dxa"/>
            <w:vAlign w:val="center"/>
          </w:tcPr>
          <w:p w:rsidR="00C576A4" w:rsidRPr="00464D48" w:rsidRDefault="00C576A4" w:rsidP="0094182C">
            <w:pPr>
              <w:autoSpaceDE w:val="0"/>
              <w:autoSpaceDN w:val="0"/>
              <w:adjustRightInd w:val="0"/>
              <w:rPr>
                <w:rFonts w:ascii="宋体" w:hAnsi="宋体"/>
                <w:szCs w:val="21"/>
              </w:rPr>
            </w:pP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szCs w:val="21"/>
              </w:rPr>
              <w:t>WDDE99.00.001.00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密级</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MJ</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见就诊记录表的相关说明</w:t>
            </w:r>
          </w:p>
        </w:tc>
      </w:tr>
      <w:tr w:rsidR="00C576A4" w:rsidRPr="00464D48" w:rsidTr="0094182C">
        <w:tc>
          <w:tcPr>
            <w:tcW w:w="1636"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YLYL1</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636"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636"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YLYL2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E2545B" w:rsidRPr="00573934" w:rsidTr="008F7C35">
        <w:tc>
          <w:tcPr>
            <w:tcW w:w="1636" w:type="dxa"/>
            <w:vAlign w:val="center"/>
          </w:tcPr>
          <w:p w:rsidR="00E2545B" w:rsidRPr="004D2C0D" w:rsidRDefault="00E2545B" w:rsidP="008F7C35">
            <w:pPr>
              <w:widowControl/>
              <w:jc w:val="center"/>
              <w:rPr>
                <w:rFonts w:cs="宋体"/>
                <w:bCs/>
                <w:kern w:val="0"/>
              </w:rPr>
            </w:pPr>
            <w:r w:rsidRPr="004D2C0D">
              <w:rPr>
                <w:rFonts w:cs="宋体" w:hint="eastAsia"/>
                <w:bCs/>
                <w:kern w:val="0"/>
              </w:rPr>
              <w:t>DE01.00.014.00</w:t>
            </w:r>
          </w:p>
        </w:tc>
        <w:tc>
          <w:tcPr>
            <w:tcW w:w="1636" w:type="dxa"/>
            <w:vAlign w:val="center"/>
          </w:tcPr>
          <w:p w:rsidR="00E2545B" w:rsidRPr="003E4911" w:rsidRDefault="00E2545B"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44" w:type="dxa"/>
            <w:vAlign w:val="center"/>
          </w:tcPr>
          <w:p w:rsidR="00E2545B" w:rsidRPr="003E4911" w:rsidRDefault="00E2545B"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80"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E2545B" w:rsidRPr="003E4911" w:rsidRDefault="00E2545B"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E2545B" w:rsidRPr="003E4911" w:rsidRDefault="00E2545B" w:rsidP="008F7C35">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573934" w:rsidTr="008F7C35">
        <w:tc>
          <w:tcPr>
            <w:tcW w:w="1636" w:type="dxa"/>
            <w:vAlign w:val="center"/>
          </w:tcPr>
          <w:p w:rsidR="00E2545B" w:rsidRPr="004D2C0D" w:rsidRDefault="00E2545B" w:rsidP="008F7C35">
            <w:pPr>
              <w:widowControl/>
              <w:jc w:val="center"/>
              <w:rPr>
                <w:rFonts w:cs="宋体"/>
                <w:bCs/>
                <w:kern w:val="0"/>
              </w:rPr>
            </w:pPr>
            <w:r w:rsidRPr="004D2C0D">
              <w:rPr>
                <w:rFonts w:cs="宋体" w:hint="eastAsia"/>
                <w:bCs/>
                <w:kern w:val="0"/>
              </w:rPr>
              <w:t>DE01.00.010.00</w:t>
            </w:r>
          </w:p>
        </w:tc>
        <w:tc>
          <w:tcPr>
            <w:tcW w:w="1636" w:type="dxa"/>
            <w:vAlign w:val="center"/>
          </w:tcPr>
          <w:p w:rsidR="00E2545B" w:rsidRPr="003E4911" w:rsidRDefault="00E2545B"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44" w:type="dxa"/>
            <w:vAlign w:val="center"/>
          </w:tcPr>
          <w:p w:rsidR="00E2545B" w:rsidRPr="003E4911" w:rsidRDefault="00E2545B" w:rsidP="008F7C35">
            <w:pPr>
              <w:widowControl/>
              <w:jc w:val="left"/>
              <w:rPr>
                <w:rFonts w:ascii="宋体" w:hAnsi="宋体" w:cs="宋体"/>
                <w:kern w:val="0"/>
                <w:szCs w:val="21"/>
              </w:rPr>
            </w:pPr>
            <w:r w:rsidRPr="003E4911">
              <w:rPr>
                <w:rFonts w:ascii="宋体" w:hAnsi="宋体" w:cs="宋体" w:hint="eastAsia"/>
                <w:kern w:val="0"/>
                <w:szCs w:val="21"/>
              </w:rPr>
              <w:t>MJZH</w:t>
            </w:r>
          </w:p>
        </w:tc>
        <w:tc>
          <w:tcPr>
            <w:tcW w:w="1080"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E2545B" w:rsidRPr="003E4911" w:rsidRDefault="00E2545B"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E2545B" w:rsidRPr="003E4911" w:rsidRDefault="00E2545B" w:rsidP="008F7C35">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DE08.10.054.00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病区名称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BQMC</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50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DE01.00.019.00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病房号</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BFH</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DE01.00.026.00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病床号</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BCH</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DE04.01.119.00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主诉</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ZS</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DE06.00.221.00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症状开始日期时间</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ZZKSRQSJ</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DE06.00.218.00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症状停止日期时间</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ZZTZRQSJ</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DE04.01.117.00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症状描述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ZZMS</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DE02.01.079.00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特殊检查标志</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TSJCBZ</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r>
              <w:rPr>
                <w:rFonts w:ascii="宋体" w:hAnsi="宋体" w:cs="宋体" w:hint="eastAsia"/>
                <w:color w:val="000000"/>
                <w:kern w:val="0"/>
                <w:szCs w:val="21"/>
              </w:rPr>
              <w:t>1-是；0-否</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DE06.00.093.00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操作编码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CZBM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5</w:t>
            </w:r>
          </w:p>
        </w:tc>
        <w:tc>
          <w:tcPr>
            <w:tcW w:w="718" w:type="dxa"/>
          </w:tcPr>
          <w:p w:rsidR="00F64879" w:rsidRDefault="00F64879" w:rsidP="008F7C35">
            <w:r w:rsidRPr="00064397">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ICD-9-CM-3</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DE06.00.094.00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操作名称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CZMC</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80</w:t>
            </w:r>
          </w:p>
        </w:tc>
        <w:tc>
          <w:tcPr>
            <w:tcW w:w="718" w:type="dxa"/>
          </w:tcPr>
          <w:p w:rsidR="00F64879" w:rsidRDefault="00F64879" w:rsidP="008F7C35">
            <w:r w:rsidRPr="00064397">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DE06.00.186.00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操作部位代码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CZBWDM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4</w:t>
            </w:r>
          </w:p>
        </w:tc>
        <w:tc>
          <w:tcPr>
            <w:tcW w:w="718" w:type="dxa"/>
          </w:tcPr>
          <w:p w:rsidR="00F64879" w:rsidRDefault="00F64879" w:rsidP="008F7C35">
            <w:r w:rsidRPr="00064397">
              <w:rPr>
                <w:rFonts w:ascii="宋体" w:hAnsi="宋体" w:cs="宋体" w:hint="eastAsia"/>
                <w:color w:val="000000"/>
                <w:kern w:val="0"/>
                <w:szCs w:val="21"/>
              </w:rPr>
              <w:t>可选</w:t>
            </w:r>
          </w:p>
        </w:tc>
        <w:tc>
          <w:tcPr>
            <w:tcW w:w="3849" w:type="dxa"/>
            <w:vAlign w:val="center"/>
          </w:tcPr>
          <w:p w:rsidR="00F64879" w:rsidRPr="003E4911" w:rsidRDefault="00F64879" w:rsidP="00E2545B">
            <w:pPr>
              <w:widowControl/>
              <w:jc w:val="left"/>
              <w:rPr>
                <w:rFonts w:ascii="宋体" w:hAnsi="宋体" w:cs="宋体"/>
                <w:color w:val="000000"/>
                <w:kern w:val="0"/>
                <w:szCs w:val="21"/>
              </w:rPr>
            </w:pPr>
            <w:r w:rsidRPr="003E4911">
              <w:rPr>
                <w:rFonts w:ascii="宋体" w:hAnsi="宋体" w:cs="宋体" w:hint="eastAsia"/>
                <w:color w:val="000000"/>
                <w:kern w:val="0"/>
                <w:szCs w:val="21"/>
              </w:rPr>
              <w:t>见说明（</w:t>
            </w:r>
            <w:r w:rsidR="00E2545B">
              <w:rPr>
                <w:rFonts w:ascii="宋体" w:hAnsi="宋体" w:cs="宋体" w:hint="eastAsia"/>
                <w:color w:val="000000"/>
                <w:kern w:val="0"/>
                <w:szCs w:val="21"/>
              </w:rPr>
              <w:t>6</w:t>
            </w:r>
            <w:r w:rsidRPr="003E4911">
              <w:rPr>
                <w:rFonts w:ascii="宋体" w:hAnsi="宋体" w:cs="宋体" w:hint="eastAsia"/>
                <w:color w:val="000000"/>
                <w:kern w:val="0"/>
                <w:szCs w:val="21"/>
              </w:rPr>
              <w:t>），CV06.00.227</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DE08.50.037.00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介入物名称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JRWMC</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DE06.00.251.00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操作方法描述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CZFFMS</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18" w:type="dxa"/>
          </w:tcPr>
          <w:p w:rsidR="00F64879" w:rsidRDefault="00F64879" w:rsidP="008F7C35">
            <w:r w:rsidRPr="009C6D79">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lastRenderedPageBreak/>
              <w:t>DE06.00.250.00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操作次数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CZCS</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18" w:type="dxa"/>
          </w:tcPr>
          <w:p w:rsidR="00F64879" w:rsidRDefault="00F64879" w:rsidP="008F7C35">
            <w:r w:rsidRPr="009C6D79">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DE06.00.095.00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操作日期时间</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CZRQSJ</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DE06.00.073.00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麻醉方法代码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MZFFDM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E2545B">
            <w:pPr>
              <w:widowControl/>
              <w:jc w:val="left"/>
              <w:rPr>
                <w:rFonts w:ascii="宋体" w:hAnsi="宋体" w:cs="宋体"/>
                <w:color w:val="000000"/>
                <w:kern w:val="0"/>
                <w:szCs w:val="21"/>
              </w:rPr>
            </w:pPr>
            <w:r w:rsidRPr="003E4911">
              <w:rPr>
                <w:rFonts w:ascii="宋体" w:hAnsi="宋体" w:cs="宋体" w:hint="eastAsia"/>
                <w:color w:val="000000"/>
                <w:kern w:val="0"/>
                <w:szCs w:val="21"/>
              </w:rPr>
              <w:t>见说明（</w:t>
            </w:r>
            <w:r w:rsidR="00E2545B">
              <w:rPr>
                <w:rFonts w:ascii="宋体" w:hAnsi="宋体" w:cs="宋体" w:hint="eastAsia"/>
                <w:color w:val="000000"/>
                <w:kern w:val="0"/>
                <w:szCs w:val="21"/>
              </w:rPr>
              <w:t>7</w:t>
            </w:r>
            <w:r w:rsidRPr="003E4911">
              <w:rPr>
                <w:rFonts w:ascii="宋体" w:hAnsi="宋体" w:cs="宋体" w:hint="eastAsia"/>
                <w:color w:val="000000"/>
                <w:kern w:val="0"/>
                <w:szCs w:val="21"/>
              </w:rPr>
              <w:t>），CV06.00.103麻醉方法代码表</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DE02.10.028.00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麻醉观察结果</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MZGCJG</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DE06.00.307.00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麻醉中西医标识代码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MZZXYBSDM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1.西医麻醉2.中医麻醉</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DE02.01.039.00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麻醉医师签名</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MZYSQM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bCs/>
                <w:kern w:val="0"/>
              </w:rPr>
              <w:t>WDDE08.30.001.00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Pr>
                <w:rFonts w:ascii="宋体" w:hAnsi="宋体" w:cs="宋体" w:hint="eastAsia"/>
                <w:color w:val="000000"/>
                <w:kern w:val="0"/>
                <w:szCs w:val="21"/>
              </w:rPr>
              <w:t>麻醉医师工号</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MZYS</w:t>
            </w:r>
            <w:r>
              <w:rPr>
                <w:rFonts w:ascii="宋体" w:hAnsi="宋体" w:cs="宋体" w:hint="eastAsia"/>
                <w:kern w:val="0"/>
                <w:szCs w:val="21"/>
              </w:rPr>
              <w:t>GH</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DE06.00.296.00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诊疗过程描述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ZLGCMS</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DE01.00.003.00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检査标本号</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JCBBH</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18" w:type="dxa"/>
          </w:tcPr>
          <w:p w:rsidR="00F64879" w:rsidRDefault="00F64879" w:rsidP="008F7C35">
            <w:r w:rsidRPr="00AE4C13">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DE04.50.135.00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标本状态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BBZT</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DE08.50.027.00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标本固定液名称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BBGDYMC</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50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DE04.50.137.00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标本采样日期时间</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BBCYRQSJ</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DE04.50.141.00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接收标本日期时间</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JSBBRQSJ</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DE02.10.027.00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检査方法名称</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JCFFMC</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DE04.30.019.00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检查项目代码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JCXMDM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4E3FEE" w:rsidRDefault="00F64879" w:rsidP="008F7C35">
            <w:pPr>
              <w:rPr>
                <w:rFonts w:ascii="宋体" w:hAnsi="宋体"/>
                <w:szCs w:val="21"/>
              </w:rPr>
            </w:pPr>
            <w:r w:rsidRPr="004E3FEE">
              <w:rPr>
                <w:rFonts w:ascii="宋体" w:hAnsi="宋体" w:hint="eastAsia"/>
                <w:szCs w:val="21"/>
              </w:rPr>
              <w:t>与本次检查关联的收费项目代码或RIS内部项目操作代码</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DE04.30.017.00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检查结果代码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JCJGDM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1.正常2.异常3.不确定</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DE04.30.015.00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检查定量结果</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JCDLJG</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5B1427">
              <w:rPr>
                <w:rFonts w:ascii="宋体" w:hAnsi="宋体" w:cs="宋体" w:hint="eastAsia"/>
                <w:color w:val="000000"/>
                <w:kern w:val="0"/>
                <w:szCs w:val="21"/>
              </w:rPr>
              <w:t>14,4</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DE04.30.016.00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检查定量结果计量单位</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JCDLJGJLDW</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DE02.01.039.00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检査技师签名</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JCJSQM</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bCs/>
                <w:kern w:val="0"/>
              </w:rPr>
              <w:t>WDDE08.30.001.00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763C6A">
              <w:rPr>
                <w:rFonts w:ascii="宋体" w:hAnsi="宋体" w:cs="宋体" w:hint="eastAsia"/>
                <w:color w:val="000000"/>
                <w:kern w:val="0"/>
                <w:szCs w:val="21"/>
              </w:rPr>
              <w:t>检査技师</w:t>
            </w:r>
            <w:r>
              <w:rPr>
                <w:rFonts w:ascii="宋体" w:hAnsi="宋体" w:cs="宋体" w:hint="eastAsia"/>
                <w:color w:val="000000"/>
                <w:kern w:val="0"/>
                <w:szCs w:val="21"/>
              </w:rPr>
              <w:t>工号</w:t>
            </w:r>
          </w:p>
        </w:tc>
        <w:tc>
          <w:tcPr>
            <w:tcW w:w="1244" w:type="dxa"/>
            <w:vAlign w:val="center"/>
          </w:tcPr>
          <w:p w:rsidR="00F64879" w:rsidRPr="003E4911" w:rsidRDefault="00F64879" w:rsidP="008F7C35">
            <w:pPr>
              <w:widowControl/>
              <w:jc w:val="left"/>
              <w:rPr>
                <w:rFonts w:ascii="宋体" w:hAnsi="宋体" w:cs="宋体"/>
                <w:kern w:val="0"/>
                <w:szCs w:val="21"/>
              </w:rPr>
            </w:pPr>
            <w:r>
              <w:rPr>
                <w:rFonts w:ascii="宋体" w:hAnsi="宋体" w:cs="宋体" w:hint="eastAsia"/>
                <w:kern w:val="0"/>
                <w:szCs w:val="21"/>
              </w:rPr>
              <w:t>JCJSGH</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DE04.50_131.00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检查报告结果-客观所见</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JCBGJGKGSJ</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DE04.50.132.00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检查报告结果-主观提示</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JCBGJGZGTS</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200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DE06.00.179.00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检查报告备注</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JCBGBZ</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color w:val="000000"/>
                <w:kern w:val="0"/>
                <w:szCs w:val="21"/>
              </w:rPr>
              <w:t>字符串</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DE04.50.133.00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检查报告日期</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JCBGRQ</w:t>
            </w:r>
          </w:p>
        </w:tc>
        <w:tc>
          <w:tcPr>
            <w:tcW w:w="1080"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53" w:type="dxa"/>
            <w:vAlign w:val="center"/>
          </w:tcPr>
          <w:p w:rsidR="00F64879" w:rsidRPr="003E4911" w:rsidRDefault="00F64879" w:rsidP="008F7C35">
            <w:pPr>
              <w:widowControl/>
              <w:jc w:val="center"/>
              <w:rPr>
                <w:rFonts w:ascii="宋体" w:hAnsi="宋体" w:cs="宋体"/>
                <w:color w:val="000000"/>
                <w:kern w:val="0"/>
                <w:szCs w:val="21"/>
              </w:rPr>
            </w:pP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849" w:type="dxa"/>
            <w:vAlign w:val="center"/>
          </w:tcPr>
          <w:p w:rsidR="00F64879" w:rsidRPr="003E4911" w:rsidRDefault="00F64879" w:rsidP="008F7C35">
            <w:pPr>
              <w:widowControl/>
              <w:jc w:val="left"/>
              <w:rPr>
                <w:rFonts w:ascii="宋体" w:hAnsi="宋体" w:cs="宋体"/>
                <w:color w:val="000000"/>
                <w:kern w:val="0"/>
                <w:szCs w:val="21"/>
              </w:rPr>
            </w:pPr>
          </w:p>
        </w:tc>
      </w:tr>
      <w:tr w:rsidR="00F64879" w:rsidRPr="00573934" w:rsidTr="008F7C35">
        <w:tc>
          <w:tcPr>
            <w:tcW w:w="1636" w:type="dxa"/>
            <w:vAlign w:val="center"/>
          </w:tcPr>
          <w:p w:rsidR="00F64879" w:rsidRPr="004D2C0D" w:rsidRDefault="00F64879" w:rsidP="008F7C35">
            <w:pPr>
              <w:widowControl/>
              <w:jc w:val="center"/>
              <w:rPr>
                <w:rFonts w:cs="宋体"/>
                <w:bCs/>
                <w:kern w:val="0"/>
              </w:rPr>
            </w:pPr>
            <w:r w:rsidRPr="004D2C0D">
              <w:rPr>
                <w:rFonts w:cs="宋体" w:hint="eastAsia"/>
                <w:bCs/>
                <w:kern w:val="0"/>
              </w:rPr>
              <w:t>WDDE98.00.001.00</w:t>
            </w:r>
          </w:p>
        </w:tc>
        <w:tc>
          <w:tcPr>
            <w:tcW w:w="1636"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是否有诊断明细</w:t>
            </w:r>
          </w:p>
        </w:tc>
        <w:tc>
          <w:tcPr>
            <w:tcW w:w="1244" w:type="dxa"/>
            <w:vAlign w:val="center"/>
          </w:tcPr>
          <w:p w:rsidR="00F64879" w:rsidRPr="003E4911" w:rsidRDefault="00F64879" w:rsidP="008F7C35">
            <w:pPr>
              <w:widowControl/>
              <w:jc w:val="left"/>
              <w:rPr>
                <w:rFonts w:ascii="宋体" w:hAnsi="宋体" w:cs="宋体"/>
                <w:kern w:val="0"/>
                <w:szCs w:val="21"/>
              </w:rPr>
            </w:pPr>
            <w:r w:rsidRPr="003E4911">
              <w:rPr>
                <w:rFonts w:ascii="宋体" w:hAnsi="宋体" w:cs="宋体" w:hint="eastAsia"/>
                <w:kern w:val="0"/>
                <w:szCs w:val="21"/>
              </w:rPr>
              <w:t>SFYZDMX</w:t>
            </w:r>
          </w:p>
        </w:tc>
        <w:tc>
          <w:tcPr>
            <w:tcW w:w="1080" w:type="dxa"/>
            <w:vAlign w:val="center"/>
          </w:tcPr>
          <w:p w:rsidR="00F64879" w:rsidRPr="003E4911" w:rsidRDefault="00F64879" w:rsidP="008F7C35">
            <w:pPr>
              <w:jc w:val="center"/>
              <w:rPr>
                <w:rFonts w:ascii="宋体" w:hAnsi="宋体"/>
                <w:szCs w:val="21"/>
              </w:rPr>
            </w:pPr>
            <w:r w:rsidRPr="003E4911">
              <w:rPr>
                <w:rFonts w:ascii="宋体" w:hAnsi="宋体" w:cs="宋体" w:hint="eastAsia"/>
                <w:bCs/>
                <w:kern w:val="0"/>
                <w:szCs w:val="21"/>
              </w:rPr>
              <w:t>字符</w:t>
            </w:r>
          </w:p>
        </w:tc>
        <w:tc>
          <w:tcPr>
            <w:tcW w:w="653"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18" w:type="dxa"/>
            <w:vAlign w:val="center"/>
          </w:tcPr>
          <w:p w:rsidR="00F64879" w:rsidRPr="003E4911" w:rsidRDefault="00F64879" w:rsidP="008F7C35">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849" w:type="dxa"/>
            <w:vAlign w:val="center"/>
          </w:tcPr>
          <w:p w:rsidR="00F64879" w:rsidRPr="003E4911" w:rsidRDefault="00F64879" w:rsidP="008F7C35">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093F99" w:rsidRPr="00573934" w:rsidTr="008F7C35">
        <w:tc>
          <w:tcPr>
            <w:tcW w:w="1636" w:type="dxa"/>
            <w:vAlign w:val="center"/>
          </w:tcPr>
          <w:p w:rsidR="00093F99" w:rsidRPr="004D2C0D" w:rsidRDefault="00093F99" w:rsidP="005F7F95">
            <w:pPr>
              <w:widowControl/>
              <w:jc w:val="center"/>
              <w:rPr>
                <w:rFonts w:cs="宋体" w:hint="eastAsia"/>
                <w:bCs/>
                <w:kern w:val="0"/>
              </w:rPr>
            </w:pPr>
            <w:r w:rsidRPr="00093F99">
              <w:rPr>
                <w:rFonts w:cs="宋体" w:hint="eastAsia"/>
                <w:bCs/>
                <w:kern w:val="0"/>
              </w:rPr>
              <w:t>WDDE04.30.12</w:t>
            </w:r>
            <w:r w:rsidR="005F7F95">
              <w:rPr>
                <w:rFonts w:cs="宋体" w:hint="eastAsia"/>
                <w:bCs/>
                <w:kern w:val="0"/>
              </w:rPr>
              <w:t>8</w:t>
            </w:r>
            <w:r w:rsidRPr="00093F99">
              <w:rPr>
                <w:rFonts w:cs="宋体" w:hint="eastAsia"/>
                <w:bCs/>
                <w:kern w:val="0"/>
              </w:rPr>
              <w:t>.00</w:t>
            </w:r>
          </w:p>
        </w:tc>
        <w:tc>
          <w:tcPr>
            <w:tcW w:w="1636" w:type="dxa"/>
            <w:vAlign w:val="center"/>
          </w:tcPr>
          <w:p w:rsidR="00093F99" w:rsidRPr="003E4911" w:rsidRDefault="00093F99" w:rsidP="008F7C35">
            <w:pPr>
              <w:widowControl/>
              <w:jc w:val="left"/>
              <w:rPr>
                <w:rFonts w:ascii="宋体" w:hAnsi="宋体" w:cs="宋体" w:hint="eastAsia"/>
                <w:color w:val="000000"/>
                <w:kern w:val="0"/>
                <w:szCs w:val="21"/>
              </w:rPr>
            </w:pPr>
            <w:r>
              <w:rPr>
                <w:rFonts w:ascii="宋体" w:hAnsi="宋体" w:cs="宋体" w:hint="eastAsia"/>
                <w:color w:val="000000"/>
                <w:kern w:val="0"/>
                <w:szCs w:val="21"/>
              </w:rPr>
              <w:t>影像图片报告</w:t>
            </w:r>
          </w:p>
        </w:tc>
        <w:tc>
          <w:tcPr>
            <w:tcW w:w="1244" w:type="dxa"/>
            <w:vAlign w:val="center"/>
          </w:tcPr>
          <w:p w:rsidR="00093F99" w:rsidRPr="003E4911" w:rsidRDefault="00093F99" w:rsidP="008F7C35">
            <w:pPr>
              <w:widowControl/>
              <w:jc w:val="left"/>
              <w:rPr>
                <w:rFonts w:ascii="宋体" w:hAnsi="宋体" w:cs="宋体" w:hint="eastAsia"/>
                <w:kern w:val="0"/>
                <w:szCs w:val="21"/>
              </w:rPr>
            </w:pPr>
            <w:r>
              <w:rPr>
                <w:rFonts w:ascii="宋体" w:hAnsi="宋体" w:cs="宋体" w:hint="eastAsia"/>
                <w:kern w:val="0"/>
                <w:szCs w:val="21"/>
              </w:rPr>
              <w:t>YXTPBG</w:t>
            </w:r>
          </w:p>
        </w:tc>
        <w:tc>
          <w:tcPr>
            <w:tcW w:w="1080" w:type="dxa"/>
            <w:vAlign w:val="center"/>
          </w:tcPr>
          <w:p w:rsidR="00093F99" w:rsidRPr="003E4911" w:rsidRDefault="00093F99" w:rsidP="008F7C35">
            <w:pPr>
              <w:jc w:val="center"/>
              <w:rPr>
                <w:rFonts w:ascii="宋体" w:hAnsi="宋体" w:cs="宋体" w:hint="eastAsia"/>
                <w:bCs/>
                <w:kern w:val="0"/>
                <w:szCs w:val="21"/>
              </w:rPr>
            </w:pPr>
            <w:r>
              <w:rPr>
                <w:rFonts w:ascii="宋体" w:hAnsi="宋体" w:cs="宋体" w:hint="eastAsia"/>
                <w:bCs/>
                <w:kern w:val="0"/>
                <w:szCs w:val="21"/>
              </w:rPr>
              <w:t>BLOB</w:t>
            </w:r>
          </w:p>
        </w:tc>
        <w:tc>
          <w:tcPr>
            <w:tcW w:w="653" w:type="dxa"/>
            <w:vAlign w:val="center"/>
          </w:tcPr>
          <w:p w:rsidR="00093F99" w:rsidRPr="003E4911" w:rsidRDefault="00093F99" w:rsidP="008F7C35">
            <w:pPr>
              <w:widowControl/>
              <w:jc w:val="center"/>
              <w:rPr>
                <w:rFonts w:ascii="宋体" w:hAnsi="宋体" w:cs="宋体" w:hint="eastAsia"/>
                <w:color w:val="000000"/>
                <w:kern w:val="0"/>
                <w:szCs w:val="21"/>
              </w:rPr>
            </w:pPr>
          </w:p>
        </w:tc>
        <w:tc>
          <w:tcPr>
            <w:tcW w:w="718" w:type="dxa"/>
            <w:vAlign w:val="center"/>
          </w:tcPr>
          <w:p w:rsidR="00093F99" w:rsidRPr="003E4911" w:rsidRDefault="00093F99" w:rsidP="008F7C35">
            <w:pPr>
              <w:widowControl/>
              <w:jc w:val="center"/>
              <w:rPr>
                <w:rFonts w:ascii="宋体" w:hAnsi="宋体" w:cs="宋体" w:hint="eastAsia"/>
                <w:color w:val="000000"/>
                <w:kern w:val="0"/>
                <w:szCs w:val="21"/>
              </w:rPr>
            </w:pPr>
            <w:r w:rsidRPr="003E4911">
              <w:rPr>
                <w:rFonts w:ascii="宋体" w:hAnsi="宋体" w:cs="宋体" w:hint="eastAsia"/>
                <w:color w:val="000000"/>
                <w:kern w:val="0"/>
                <w:szCs w:val="21"/>
              </w:rPr>
              <w:t>可选</w:t>
            </w:r>
          </w:p>
        </w:tc>
        <w:tc>
          <w:tcPr>
            <w:tcW w:w="3849" w:type="dxa"/>
            <w:vAlign w:val="center"/>
          </w:tcPr>
          <w:p w:rsidR="00093F99" w:rsidRPr="003E4911" w:rsidRDefault="00093F99" w:rsidP="008F7C35">
            <w:pPr>
              <w:widowControl/>
              <w:jc w:val="left"/>
              <w:rPr>
                <w:rFonts w:ascii="宋体" w:hAnsi="宋体" w:cs="宋体" w:hint="eastAsia"/>
                <w:color w:val="000000"/>
                <w:kern w:val="0"/>
                <w:szCs w:val="21"/>
              </w:rPr>
            </w:pPr>
            <w:r>
              <w:rPr>
                <w:rFonts w:ascii="宋体" w:hAnsi="宋体" w:cs="宋体" w:hint="eastAsia"/>
                <w:color w:val="000000"/>
                <w:kern w:val="0"/>
                <w:szCs w:val="21"/>
              </w:rPr>
              <w:t>以PDF文件形式上传</w:t>
            </w:r>
          </w:p>
        </w:tc>
      </w:tr>
    </w:tbl>
    <w:p w:rsidR="00C576A4" w:rsidRDefault="00C576A4" w:rsidP="00093F99">
      <w:pPr>
        <w:spacing w:beforeLines="50" w:line="360" w:lineRule="auto"/>
        <w:rPr>
          <w:rFonts w:ascii="宋体" w:hAnsi="宋体" w:cs="宋体"/>
          <w:b/>
          <w:kern w:val="0"/>
          <w:sz w:val="24"/>
          <w:szCs w:val="24"/>
        </w:rPr>
      </w:pPr>
      <w:r w:rsidRPr="00573934">
        <w:rPr>
          <w:rFonts w:ascii="宋体" w:hAnsi="宋体" w:hint="eastAsia"/>
          <w:b/>
          <w:sz w:val="24"/>
          <w:szCs w:val="24"/>
        </w:rPr>
        <w:t>对医学影像检查报告表的</w:t>
      </w:r>
      <w:r w:rsidRPr="00573934">
        <w:rPr>
          <w:rFonts w:ascii="宋体" w:hAnsi="宋体" w:cs="宋体" w:hint="eastAsia"/>
          <w:b/>
          <w:kern w:val="0"/>
          <w:sz w:val="24"/>
          <w:szCs w:val="24"/>
        </w:rPr>
        <w:t>说明：</w:t>
      </w:r>
    </w:p>
    <w:p w:rsidR="00C576A4" w:rsidRPr="00573934" w:rsidRDefault="00C576A4" w:rsidP="00631648">
      <w:pPr>
        <w:numPr>
          <w:ilvl w:val="0"/>
          <w:numId w:val="38"/>
        </w:numPr>
        <w:spacing w:line="360" w:lineRule="auto"/>
        <w:rPr>
          <w:rFonts w:ascii="宋体" w:hAnsi="宋体"/>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38"/>
        </w:numPr>
        <w:spacing w:line="360" w:lineRule="auto"/>
        <w:rPr>
          <w:rFonts w:ascii="宋体" w:hAnsi="宋体" w:cs="宋体"/>
          <w:kern w:val="0"/>
          <w:sz w:val="24"/>
          <w:szCs w:val="24"/>
        </w:rPr>
      </w:pPr>
      <w:r w:rsidRPr="00573934">
        <w:rPr>
          <w:rFonts w:ascii="宋体" w:hAnsi="宋体" w:hint="eastAsia"/>
          <w:sz w:val="24"/>
          <w:szCs w:val="24"/>
        </w:rPr>
        <w:t>对于《医院医疗专业设备编码目录（试行）》所不覆盖到的设备请按照</w:t>
      </w:r>
      <w:r w:rsidRPr="00573934">
        <w:rPr>
          <w:rFonts w:ascii="宋体" w:hAnsi="宋体" w:hint="eastAsia"/>
          <w:sz w:val="24"/>
          <w:szCs w:val="24"/>
        </w:rPr>
        <w:lastRenderedPageBreak/>
        <w:t>以下规则进行编码：设备类型</w:t>
      </w:r>
      <w:r w:rsidRPr="00573934">
        <w:rPr>
          <w:rFonts w:ascii="宋体" w:hAnsi="宋体"/>
          <w:sz w:val="24"/>
          <w:szCs w:val="24"/>
        </w:rPr>
        <w:t>+”.”+</w:t>
      </w:r>
      <w:r w:rsidRPr="00573934">
        <w:rPr>
          <w:rFonts w:ascii="宋体" w:hAnsi="宋体" w:hint="eastAsia"/>
          <w:sz w:val="24"/>
          <w:szCs w:val="24"/>
        </w:rPr>
        <w:t>医疗机构代码</w:t>
      </w:r>
      <w:r w:rsidRPr="00573934">
        <w:rPr>
          <w:rFonts w:ascii="宋体" w:hAnsi="宋体"/>
          <w:sz w:val="24"/>
          <w:szCs w:val="24"/>
        </w:rPr>
        <w:t>+”.”+</w:t>
      </w:r>
      <w:r w:rsidRPr="00573934">
        <w:rPr>
          <w:rFonts w:ascii="宋体" w:hAnsi="宋体" w:hint="eastAsia"/>
          <w:sz w:val="24"/>
          <w:szCs w:val="24"/>
        </w:rPr>
        <w:t>院内唯一编号</w:t>
      </w:r>
      <w:r w:rsidRPr="00573934">
        <w:rPr>
          <w:rFonts w:ascii="宋体" w:hAnsi="宋体"/>
          <w:sz w:val="24"/>
          <w:szCs w:val="24"/>
        </w:rPr>
        <w:t>”</w:t>
      </w:r>
      <w:r w:rsidRPr="00573934">
        <w:rPr>
          <w:rFonts w:ascii="宋体" w:hAnsi="宋体" w:hint="eastAsia"/>
          <w:sz w:val="24"/>
          <w:szCs w:val="24"/>
        </w:rPr>
        <w:t>，例如：</w:t>
      </w:r>
      <w:r w:rsidRPr="00573934">
        <w:rPr>
          <w:rFonts w:ascii="宋体" w:hAnsi="宋体"/>
          <w:sz w:val="24"/>
          <w:szCs w:val="24"/>
        </w:rPr>
        <w:t>CT.2428.1</w:t>
      </w:r>
      <w:r w:rsidRPr="00573934">
        <w:rPr>
          <w:rFonts w:ascii="宋体" w:hAnsi="宋体" w:hint="eastAsia"/>
          <w:sz w:val="24"/>
          <w:szCs w:val="24"/>
        </w:rPr>
        <w:t>。至于其中的设备类型使用下表的代码进行标识：</w:t>
      </w:r>
    </w:p>
    <w:tbl>
      <w:tblPr>
        <w:tblW w:w="85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3442"/>
        <w:gridCol w:w="3960"/>
      </w:tblGrid>
      <w:tr w:rsidR="00C576A4" w:rsidRPr="00573934" w:rsidTr="0094182C">
        <w:trPr>
          <w:trHeight w:val="240"/>
        </w:trPr>
        <w:tc>
          <w:tcPr>
            <w:tcW w:w="1134" w:type="dxa"/>
            <w:shd w:val="clear" w:color="auto" w:fill="D9D9D9"/>
          </w:tcPr>
          <w:p w:rsidR="00C576A4" w:rsidRPr="00573934" w:rsidRDefault="00C576A4" w:rsidP="0094182C">
            <w:pPr>
              <w:autoSpaceDE w:val="0"/>
              <w:autoSpaceDN w:val="0"/>
              <w:adjustRightInd w:val="0"/>
              <w:jc w:val="center"/>
              <w:rPr>
                <w:rFonts w:ascii="宋体" w:hAnsi="宋体" w:cs="宋体"/>
                <w:b/>
                <w:kern w:val="0"/>
                <w:szCs w:val="21"/>
              </w:rPr>
            </w:pPr>
            <w:r w:rsidRPr="00573934">
              <w:rPr>
                <w:rFonts w:ascii="宋体" w:hAnsi="宋体" w:cs="宋体" w:hint="eastAsia"/>
                <w:b/>
                <w:kern w:val="0"/>
                <w:szCs w:val="21"/>
              </w:rPr>
              <w:t>代码</w:t>
            </w:r>
          </w:p>
        </w:tc>
        <w:tc>
          <w:tcPr>
            <w:tcW w:w="3442" w:type="dxa"/>
            <w:shd w:val="clear" w:color="auto" w:fill="D9D9D9"/>
          </w:tcPr>
          <w:p w:rsidR="00C576A4" w:rsidRPr="00573934" w:rsidRDefault="00C576A4" w:rsidP="0094182C">
            <w:pPr>
              <w:autoSpaceDE w:val="0"/>
              <w:autoSpaceDN w:val="0"/>
              <w:adjustRightInd w:val="0"/>
              <w:jc w:val="center"/>
              <w:rPr>
                <w:rFonts w:ascii="宋体" w:hAnsi="宋体" w:cs="宋体"/>
                <w:b/>
                <w:kern w:val="0"/>
                <w:szCs w:val="21"/>
              </w:rPr>
            </w:pPr>
            <w:r w:rsidRPr="00573934">
              <w:rPr>
                <w:rFonts w:ascii="宋体" w:hAnsi="宋体" w:cs="宋体" w:hint="eastAsia"/>
                <w:b/>
                <w:kern w:val="0"/>
                <w:szCs w:val="21"/>
              </w:rPr>
              <w:t>全名</w:t>
            </w:r>
          </w:p>
        </w:tc>
        <w:tc>
          <w:tcPr>
            <w:tcW w:w="3960" w:type="dxa"/>
            <w:shd w:val="clear" w:color="auto" w:fill="D9D9D9"/>
          </w:tcPr>
          <w:p w:rsidR="00C576A4" w:rsidRPr="00573934" w:rsidRDefault="00C576A4" w:rsidP="0094182C">
            <w:pPr>
              <w:autoSpaceDE w:val="0"/>
              <w:autoSpaceDN w:val="0"/>
              <w:adjustRightInd w:val="0"/>
              <w:jc w:val="center"/>
              <w:rPr>
                <w:rFonts w:ascii="宋体" w:hAnsi="宋体" w:cs="宋体"/>
                <w:b/>
                <w:kern w:val="0"/>
                <w:szCs w:val="21"/>
              </w:rPr>
            </w:pPr>
            <w:r w:rsidRPr="00573934">
              <w:rPr>
                <w:rFonts w:ascii="宋体" w:hAnsi="宋体" w:cs="宋体" w:hint="eastAsia"/>
                <w:b/>
                <w:kern w:val="0"/>
                <w:szCs w:val="21"/>
              </w:rPr>
              <w:t>中文名</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AU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Audio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音频</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BI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Biomagnetic Imaging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生物磁场成像</w:t>
            </w:r>
          </w:p>
        </w:tc>
      </w:tr>
      <w:tr w:rsidR="00C576A4" w:rsidRPr="00573934" w:rsidTr="0094182C">
        <w:trPr>
          <w:trHeight w:val="251"/>
        </w:trPr>
        <w:tc>
          <w:tcPr>
            <w:tcW w:w="1134" w:type="dxa"/>
          </w:tcPr>
          <w:p w:rsidR="00C576A4" w:rsidRPr="00573934" w:rsidRDefault="00C576A4" w:rsidP="0094182C">
            <w:pPr>
              <w:autoSpaceDE w:val="0"/>
              <w:autoSpaceDN w:val="0"/>
              <w:adjustRightInd w:val="0"/>
              <w:ind w:rightChars="65" w:right="136"/>
              <w:jc w:val="left"/>
              <w:rPr>
                <w:rFonts w:ascii="宋体" w:hAnsi="宋体"/>
                <w:kern w:val="0"/>
                <w:szCs w:val="21"/>
              </w:rPr>
            </w:pPr>
            <w:r w:rsidRPr="00573934">
              <w:rPr>
                <w:rFonts w:ascii="宋体" w:hAnsi="宋体"/>
                <w:kern w:val="0"/>
                <w:szCs w:val="21"/>
              </w:rPr>
              <w:t xml:space="preserve">CD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Color Flow Doppler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彩色多普勒</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CR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Computed Radiography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计算机放射成像</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CT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Computed Tomography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计算机断层摄影</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DD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Duplex Doppler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双多普勒超声</w:t>
            </w:r>
          </w:p>
        </w:tc>
      </w:tr>
      <w:tr w:rsidR="00C576A4" w:rsidRPr="00573934" w:rsidTr="0094182C">
        <w:trPr>
          <w:trHeight w:val="258"/>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DG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Diaphanography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玻璃透视成像</w:t>
            </w:r>
            <w:r w:rsidRPr="00573934">
              <w:rPr>
                <w:rFonts w:ascii="宋体" w:hAnsi="宋体"/>
                <w:kern w:val="0"/>
                <w:szCs w:val="21"/>
              </w:rPr>
              <w:t>(</w:t>
            </w:r>
            <w:r w:rsidRPr="00573934">
              <w:rPr>
                <w:rFonts w:ascii="宋体" w:hAnsi="宋体" w:cs="宋体" w:hint="eastAsia"/>
                <w:kern w:val="0"/>
                <w:szCs w:val="21"/>
              </w:rPr>
              <w:t>一种透过一片玻璃进行观察和描绘对象的工具</w:t>
            </w:r>
            <w:r w:rsidRPr="00573934">
              <w:rPr>
                <w:rFonts w:ascii="宋体" w:hAnsi="宋体"/>
                <w:kern w:val="0"/>
                <w:szCs w:val="21"/>
              </w:rPr>
              <w:t>)</w:t>
            </w:r>
          </w:p>
        </w:tc>
      </w:tr>
      <w:tr w:rsidR="00C576A4" w:rsidRPr="00573934" w:rsidTr="0094182C">
        <w:trPr>
          <w:trHeight w:val="258"/>
        </w:trPr>
        <w:tc>
          <w:tcPr>
            <w:tcW w:w="1134" w:type="dxa"/>
          </w:tcPr>
          <w:p w:rsidR="00C576A4" w:rsidRPr="00573934" w:rsidRDefault="00C576A4" w:rsidP="0094182C">
            <w:pPr>
              <w:autoSpaceDE w:val="0"/>
              <w:autoSpaceDN w:val="0"/>
              <w:adjustRightInd w:val="0"/>
              <w:ind w:rightChars="166" w:right="349"/>
              <w:jc w:val="left"/>
              <w:rPr>
                <w:rFonts w:ascii="宋体" w:hAnsi="宋体"/>
                <w:kern w:val="0"/>
                <w:szCs w:val="21"/>
              </w:rPr>
            </w:pPr>
            <w:r w:rsidRPr="00573934">
              <w:rPr>
                <w:rFonts w:ascii="宋体" w:hAnsi="宋体"/>
                <w:kern w:val="0"/>
                <w:szCs w:val="21"/>
              </w:rPr>
              <w:t xml:space="preserve">DX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Digital Radiography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数字</w:t>
            </w:r>
            <w:r w:rsidRPr="00573934">
              <w:rPr>
                <w:rFonts w:ascii="宋体" w:hAnsi="宋体"/>
                <w:kern w:val="0"/>
                <w:szCs w:val="21"/>
              </w:rPr>
              <w:t>X</w:t>
            </w:r>
            <w:r w:rsidRPr="00573934">
              <w:rPr>
                <w:rFonts w:ascii="宋体" w:hAnsi="宋体" w:cs="宋体" w:hint="eastAsia"/>
                <w:kern w:val="0"/>
                <w:szCs w:val="21"/>
              </w:rPr>
              <w:t>光</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ECG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Electrocardiography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电子心电图</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ES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Endoscopy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内窥镜</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EPS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Cardiac Electrophysiolog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心脏电生理学</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GM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General Microscopy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普通显微镜</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HC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Hard 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硬拷贝</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HD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Hemodynamic Waveform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血液动力波形</w:t>
            </w:r>
          </w:p>
        </w:tc>
      </w:tr>
      <w:tr w:rsidR="00C576A4" w:rsidRPr="00573934" w:rsidTr="0094182C">
        <w:trPr>
          <w:trHeight w:val="253"/>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IO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Intra-oral Radiography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口腔内部放射图像</w:t>
            </w:r>
          </w:p>
        </w:tc>
      </w:tr>
      <w:tr w:rsidR="00C576A4" w:rsidRPr="00573934" w:rsidTr="0094182C">
        <w:trPr>
          <w:trHeight w:val="253"/>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IVUS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Intravascular Ultrasound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血管内部超声</w:t>
            </w:r>
          </w:p>
        </w:tc>
      </w:tr>
      <w:tr w:rsidR="00C576A4" w:rsidRPr="00573934" w:rsidTr="0094182C">
        <w:trPr>
          <w:trHeight w:val="253"/>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LS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Laser Surface Scan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激光表面扫描</w:t>
            </w:r>
          </w:p>
        </w:tc>
      </w:tr>
      <w:tr w:rsidR="00C576A4" w:rsidRPr="00573934" w:rsidTr="0094182C">
        <w:trPr>
          <w:trHeight w:val="70"/>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MA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Magnetic Resonance Angiography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磁共振血管造影</w:t>
            </w:r>
          </w:p>
        </w:tc>
      </w:tr>
      <w:tr w:rsidR="00C576A4" w:rsidRPr="00573934" w:rsidTr="0094182C">
        <w:trPr>
          <w:trHeight w:val="70"/>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MS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Magnetic Resonance Spectroscopy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磁共振波谱</w:t>
            </w:r>
          </w:p>
        </w:tc>
      </w:tr>
      <w:tr w:rsidR="00C576A4" w:rsidRPr="00573934" w:rsidTr="0094182C">
        <w:trPr>
          <w:trHeight w:val="258"/>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MG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kern w:val="0"/>
                <w:szCs w:val="21"/>
              </w:rPr>
              <w:t xml:space="preserve">Mammography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乳房</w:t>
            </w:r>
            <w:r w:rsidRPr="00573934">
              <w:rPr>
                <w:rFonts w:ascii="宋体" w:hAnsi="宋体"/>
                <w:kern w:val="0"/>
                <w:szCs w:val="21"/>
              </w:rPr>
              <w:t>X</w:t>
            </w:r>
            <w:r w:rsidRPr="00573934">
              <w:rPr>
                <w:rFonts w:ascii="宋体" w:hAnsi="宋体" w:cs="宋体" w:hint="eastAsia"/>
                <w:kern w:val="0"/>
                <w:szCs w:val="21"/>
              </w:rPr>
              <w:t>光成像</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MR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Magnetic Resonance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磁共振</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NM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Nuclear Medicine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核医学</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OT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Other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其他</w:t>
            </w:r>
          </w:p>
        </w:tc>
      </w:tr>
      <w:tr w:rsidR="00C576A4" w:rsidRPr="00573934" w:rsidTr="0094182C">
        <w:trPr>
          <w:trHeight w:val="258"/>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PX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Panoramic X-Ray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全景</w:t>
            </w:r>
            <w:r w:rsidRPr="00573934">
              <w:rPr>
                <w:rFonts w:ascii="宋体" w:hAnsi="宋体"/>
                <w:kern w:val="0"/>
                <w:szCs w:val="21"/>
              </w:rPr>
              <w:t>X</w:t>
            </w:r>
            <w:r w:rsidRPr="00573934">
              <w:rPr>
                <w:rFonts w:ascii="宋体" w:hAnsi="宋体" w:cs="宋体" w:hint="eastAsia"/>
                <w:kern w:val="0"/>
                <w:szCs w:val="21"/>
              </w:rPr>
              <w:t>光</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PR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Presentation State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呈现状态</w:t>
            </w:r>
          </w:p>
        </w:tc>
      </w:tr>
      <w:tr w:rsidR="00C576A4" w:rsidRPr="00573934" w:rsidTr="0094182C">
        <w:trPr>
          <w:trHeight w:val="494"/>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PT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Positron Emission Tomography(PET)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正电子发射断层摄影</w:t>
            </w:r>
          </w:p>
        </w:tc>
      </w:tr>
      <w:tr w:rsidR="00C576A4" w:rsidRPr="00573934" w:rsidTr="0094182C">
        <w:trPr>
          <w:trHeight w:val="156"/>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RG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Radiographic Imaging(conventional film/screen) </w:t>
            </w:r>
          </w:p>
        </w:tc>
        <w:tc>
          <w:tcPr>
            <w:tcW w:w="3960"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cs="宋体" w:hint="eastAsia"/>
                <w:kern w:val="0"/>
                <w:szCs w:val="21"/>
              </w:rPr>
              <w:t>放射成像</w:t>
            </w:r>
            <w:r w:rsidRPr="00573934">
              <w:rPr>
                <w:rFonts w:ascii="宋体" w:hAnsi="宋体"/>
                <w:kern w:val="0"/>
                <w:szCs w:val="21"/>
              </w:rPr>
              <w:t>(</w:t>
            </w:r>
            <w:r w:rsidRPr="00573934">
              <w:rPr>
                <w:rFonts w:ascii="宋体" w:hAnsi="宋体" w:cs="宋体" w:hint="eastAsia"/>
                <w:kern w:val="0"/>
                <w:szCs w:val="21"/>
              </w:rPr>
              <w:t>传统胶片</w:t>
            </w:r>
            <w:r w:rsidRPr="00573934">
              <w:rPr>
                <w:rFonts w:ascii="宋体" w:hAnsi="宋体"/>
                <w:kern w:val="0"/>
                <w:szCs w:val="21"/>
              </w:rPr>
              <w:t>/</w:t>
            </w:r>
            <w:r w:rsidRPr="00573934">
              <w:rPr>
                <w:rFonts w:ascii="宋体" w:hAnsi="宋体" w:cs="宋体" w:hint="eastAsia"/>
                <w:kern w:val="0"/>
                <w:szCs w:val="21"/>
              </w:rPr>
              <w:t>显示屏</w:t>
            </w:r>
            <w:r w:rsidRPr="00573934">
              <w:rPr>
                <w:rFonts w:ascii="宋体" w:hAnsi="宋体"/>
                <w:kern w:val="0"/>
                <w:szCs w:val="21"/>
              </w:rPr>
              <w:t xml:space="preserve">) </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RF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Radio Fluoroscopy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无线荧光透视</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RTIMAGE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Radiotherapy Image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放射治疗剂量</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RTSTRUCT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Radiotherapy Structure Set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放射治疗结构装置</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RTPLAN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Radiotherapy Plan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放射治疗计划</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RTRECORD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RT Treatment Record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放射性同位素指示剂治疗记录</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SM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Slide Microscopy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幻灯片显微镜</w:t>
            </w:r>
          </w:p>
        </w:tc>
      </w:tr>
      <w:tr w:rsidR="00C576A4" w:rsidRPr="00573934" w:rsidTr="0094182C">
        <w:trPr>
          <w:trHeight w:val="253"/>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SR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SR Document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结构化报告</w:t>
            </w:r>
          </w:p>
        </w:tc>
      </w:tr>
      <w:tr w:rsidR="00C576A4" w:rsidRPr="00573934" w:rsidTr="0094182C">
        <w:trPr>
          <w:trHeight w:val="305"/>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lastRenderedPageBreak/>
              <w:t xml:space="preserve">ST </w:t>
            </w:r>
          </w:p>
        </w:tc>
        <w:tc>
          <w:tcPr>
            <w:tcW w:w="3442"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 xml:space="preserve">Single-Photon Emission Computed Tomography(SPECT)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单光子发射计算机断层摄影</w:t>
            </w:r>
          </w:p>
        </w:tc>
      </w:tr>
      <w:tr w:rsidR="00C576A4" w:rsidRPr="00573934" w:rsidTr="0094182C">
        <w:trPr>
          <w:trHeight w:val="882"/>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TG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Thermography </w:t>
            </w:r>
          </w:p>
        </w:tc>
        <w:tc>
          <w:tcPr>
            <w:tcW w:w="3960"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cs="宋体" w:hint="eastAsia"/>
                <w:kern w:val="0"/>
                <w:szCs w:val="21"/>
              </w:rPr>
              <w:t>温度记录</w:t>
            </w:r>
            <w:r w:rsidRPr="00573934">
              <w:rPr>
                <w:rFonts w:ascii="宋体" w:hAnsi="宋体"/>
                <w:kern w:val="0"/>
                <w:szCs w:val="21"/>
              </w:rPr>
              <w:t>(</w:t>
            </w:r>
            <w:r w:rsidRPr="00573934">
              <w:rPr>
                <w:rFonts w:ascii="宋体" w:hAnsi="宋体" w:cs="宋体" w:hint="eastAsia"/>
                <w:kern w:val="0"/>
                <w:szCs w:val="21"/>
              </w:rPr>
              <w:t>红外照相机测量身体表面温度变化的诊断技术，产生图像显示异常生长组织的位置</w:t>
            </w:r>
            <w:r w:rsidRPr="00573934">
              <w:rPr>
                <w:rFonts w:ascii="宋体" w:hAnsi="宋体"/>
                <w:kern w:val="0"/>
                <w:szCs w:val="21"/>
              </w:rPr>
              <w:t xml:space="preserve">) </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US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Ultrasound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超声</w:t>
            </w:r>
          </w:p>
        </w:tc>
      </w:tr>
      <w:tr w:rsidR="00C576A4" w:rsidRPr="00573934" w:rsidTr="0094182C">
        <w:trPr>
          <w:trHeight w:val="258"/>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XA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X-Ray Angiography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kern w:val="0"/>
                <w:szCs w:val="21"/>
              </w:rPr>
              <w:t>X</w:t>
            </w:r>
            <w:r w:rsidRPr="00573934">
              <w:rPr>
                <w:rFonts w:ascii="宋体" w:hAnsi="宋体" w:cs="宋体" w:hint="eastAsia"/>
                <w:kern w:val="0"/>
                <w:szCs w:val="21"/>
              </w:rPr>
              <w:t>光血管造影</w:t>
            </w:r>
          </w:p>
        </w:tc>
      </w:tr>
      <w:tr w:rsidR="00C576A4" w:rsidRPr="00573934" w:rsidTr="0094182C">
        <w:trPr>
          <w:trHeight w:val="251"/>
        </w:trPr>
        <w:tc>
          <w:tcPr>
            <w:tcW w:w="1134"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XC </w:t>
            </w:r>
          </w:p>
        </w:tc>
        <w:tc>
          <w:tcPr>
            <w:tcW w:w="3442" w:type="dxa"/>
          </w:tcPr>
          <w:p w:rsidR="00C576A4" w:rsidRPr="00573934" w:rsidRDefault="00C576A4" w:rsidP="0094182C">
            <w:pPr>
              <w:autoSpaceDE w:val="0"/>
              <w:autoSpaceDN w:val="0"/>
              <w:adjustRightInd w:val="0"/>
              <w:jc w:val="left"/>
              <w:rPr>
                <w:rFonts w:ascii="宋体" w:hAnsi="宋体"/>
                <w:kern w:val="0"/>
                <w:szCs w:val="21"/>
              </w:rPr>
            </w:pPr>
            <w:r w:rsidRPr="00573934">
              <w:rPr>
                <w:rFonts w:ascii="宋体" w:hAnsi="宋体"/>
                <w:kern w:val="0"/>
                <w:szCs w:val="21"/>
              </w:rPr>
              <w:t xml:space="preserve">External-camera Photography </w:t>
            </w:r>
          </w:p>
        </w:tc>
        <w:tc>
          <w:tcPr>
            <w:tcW w:w="3960" w:type="dxa"/>
          </w:tcPr>
          <w:p w:rsidR="00C576A4" w:rsidRPr="00573934" w:rsidRDefault="00C576A4" w:rsidP="0094182C">
            <w:pPr>
              <w:autoSpaceDE w:val="0"/>
              <w:autoSpaceDN w:val="0"/>
              <w:adjustRightInd w:val="0"/>
              <w:jc w:val="left"/>
              <w:rPr>
                <w:rFonts w:ascii="宋体" w:hAnsi="宋体" w:cs="宋体"/>
                <w:kern w:val="0"/>
                <w:szCs w:val="21"/>
              </w:rPr>
            </w:pPr>
            <w:r w:rsidRPr="00573934">
              <w:rPr>
                <w:rFonts w:ascii="宋体" w:hAnsi="宋体" w:cs="宋体" w:hint="eastAsia"/>
                <w:kern w:val="0"/>
                <w:szCs w:val="21"/>
              </w:rPr>
              <w:t>摄影机外部摄影</w:t>
            </w:r>
          </w:p>
        </w:tc>
      </w:tr>
    </w:tbl>
    <w:p w:rsidR="00C576A4" w:rsidRPr="00573934" w:rsidRDefault="00C576A4" w:rsidP="00C576A4">
      <w:pPr>
        <w:spacing w:line="360" w:lineRule="auto"/>
        <w:ind w:left="720"/>
        <w:rPr>
          <w:rFonts w:ascii="宋体" w:hAnsi="宋体"/>
        </w:rPr>
      </w:pPr>
      <w:bookmarkStart w:id="119" w:name="_Toc174523080"/>
      <w:bookmarkStart w:id="120" w:name="_Toc188350986"/>
      <w:bookmarkStart w:id="121" w:name="_Toc188768920"/>
      <w:bookmarkStart w:id="122" w:name="_Toc232918312"/>
      <w:bookmarkStart w:id="123" w:name="_Toc232918368"/>
      <w:bookmarkStart w:id="124" w:name="_Toc270683306"/>
      <w:bookmarkStart w:id="125" w:name="_Toc270684771"/>
      <w:bookmarkStart w:id="126" w:name="_Toc270692146"/>
      <w:bookmarkStart w:id="127" w:name="_Toc271208373"/>
      <w:bookmarkStart w:id="128" w:name="_Toc271701249"/>
      <w:bookmarkStart w:id="129" w:name="_Toc284232740"/>
    </w:p>
    <w:p w:rsidR="00C576A4" w:rsidRPr="00573934" w:rsidRDefault="00C576A4" w:rsidP="00631648">
      <w:pPr>
        <w:numPr>
          <w:ilvl w:val="0"/>
          <w:numId w:val="38"/>
        </w:numPr>
        <w:spacing w:line="360" w:lineRule="auto"/>
        <w:rPr>
          <w:rFonts w:ascii="宋体" w:hAnsi="宋体"/>
          <w:sz w:val="24"/>
          <w:szCs w:val="24"/>
        </w:rPr>
      </w:pPr>
      <w:r w:rsidRPr="00573934">
        <w:rPr>
          <w:rFonts w:ascii="宋体" w:hAnsi="宋体" w:hint="eastAsia"/>
          <w:sz w:val="24"/>
          <w:szCs w:val="24"/>
        </w:rPr>
        <w:t>“专有检查信息</w:t>
      </w:r>
      <w:smartTag w:uri="urn:schemas-microsoft-com:office:smarttags" w:element="chmetcnv">
        <w:smartTagPr>
          <w:attr w:name="UnitName" w:val="”"/>
          <w:attr w:name="SourceValue" w:val="1"/>
          <w:attr w:name="HasSpace" w:val="False"/>
          <w:attr w:name="Negative" w:val="False"/>
          <w:attr w:name="NumberType" w:val="1"/>
          <w:attr w:name="TCSC" w:val="0"/>
        </w:smartTagPr>
        <w:r w:rsidRPr="00573934">
          <w:rPr>
            <w:rFonts w:ascii="宋体" w:hAnsi="宋体" w:hint="eastAsia"/>
            <w:sz w:val="24"/>
            <w:szCs w:val="24"/>
          </w:rPr>
          <w:t>1”</w:t>
        </w:r>
      </w:smartTag>
      <w:r w:rsidRPr="00573934">
        <w:rPr>
          <w:rFonts w:ascii="宋体" w:hAnsi="宋体" w:hint="eastAsia"/>
          <w:sz w:val="24"/>
          <w:szCs w:val="24"/>
        </w:rPr>
        <w:t>的说明如下：</w:t>
      </w:r>
    </w:p>
    <w:p w:rsidR="00C576A4" w:rsidRPr="00573934" w:rsidRDefault="00C576A4" w:rsidP="00631648">
      <w:pPr>
        <w:numPr>
          <w:ilvl w:val="0"/>
          <w:numId w:val="42"/>
        </w:numPr>
        <w:spacing w:line="360" w:lineRule="auto"/>
        <w:rPr>
          <w:rFonts w:ascii="宋体" w:hAnsi="宋体"/>
          <w:sz w:val="24"/>
          <w:szCs w:val="24"/>
        </w:rPr>
      </w:pPr>
      <w:r w:rsidRPr="00573934">
        <w:rPr>
          <w:rFonts w:ascii="宋体" w:hAnsi="宋体" w:hint="eastAsia"/>
          <w:sz w:val="24"/>
          <w:szCs w:val="24"/>
        </w:rPr>
        <w:t>对于放射检查：填检查名称；</w:t>
      </w:r>
    </w:p>
    <w:p w:rsidR="00C576A4" w:rsidRPr="00573934" w:rsidRDefault="00C576A4" w:rsidP="00631648">
      <w:pPr>
        <w:numPr>
          <w:ilvl w:val="0"/>
          <w:numId w:val="42"/>
        </w:numPr>
        <w:spacing w:line="360" w:lineRule="auto"/>
        <w:rPr>
          <w:rFonts w:ascii="宋体" w:hAnsi="宋体"/>
          <w:sz w:val="24"/>
          <w:szCs w:val="24"/>
        </w:rPr>
      </w:pPr>
      <w:r w:rsidRPr="00573934">
        <w:rPr>
          <w:rFonts w:ascii="宋体" w:hAnsi="宋体" w:hint="eastAsia"/>
          <w:sz w:val="24"/>
          <w:szCs w:val="24"/>
        </w:rPr>
        <w:t>对于病理检查：填标本种类；按《标本字典表》中定义的填写。</w:t>
      </w:r>
    </w:p>
    <w:p w:rsidR="00C576A4" w:rsidRPr="00573934" w:rsidRDefault="00C576A4" w:rsidP="00631648">
      <w:pPr>
        <w:numPr>
          <w:ilvl w:val="0"/>
          <w:numId w:val="42"/>
        </w:numPr>
        <w:spacing w:line="360" w:lineRule="auto"/>
        <w:rPr>
          <w:rFonts w:ascii="宋体" w:hAnsi="宋体"/>
          <w:sz w:val="24"/>
          <w:szCs w:val="24"/>
        </w:rPr>
      </w:pPr>
      <w:r w:rsidRPr="00573934">
        <w:rPr>
          <w:rFonts w:ascii="宋体" w:hAnsi="宋体" w:hint="eastAsia"/>
          <w:sz w:val="24"/>
          <w:szCs w:val="24"/>
        </w:rPr>
        <w:t>对于内镜检查：填HP监测；</w:t>
      </w:r>
    </w:p>
    <w:p w:rsidR="00C576A4" w:rsidRPr="00573934" w:rsidRDefault="00C576A4" w:rsidP="00631648">
      <w:pPr>
        <w:numPr>
          <w:ilvl w:val="0"/>
          <w:numId w:val="42"/>
        </w:numPr>
        <w:spacing w:line="360" w:lineRule="auto"/>
        <w:rPr>
          <w:rFonts w:ascii="宋体" w:hAnsi="宋体"/>
          <w:sz w:val="24"/>
          <w:szCs w:val="24"/>
        </w:rPr>
      </w:pPr>
      <w:r w:rsidRPr="00573934">
        <w:rPr>
          <w:rFonts w:ascii="宋体" w:hAnsi="宋体" w:hint="eastAsia"/>
          <w:sz w:val="24"/>
          <w:szCs w:val="24"/>
        </w:rPr>
        <w:t>对于超声检查：填图像记录方式；</w:t>
      </w:r>
    </w:p>
    <w:p w:rsidR="00C576A4" w:rsidRPr="00573934" w:rsidRDefault="00C576A4" w:rsidP="00631648">
      <w:pPr>
        <w:numPr>
          <w:ilvl w:val="0"/>
          <w:numId w:val="42"/>
        </w:numPr>
        <w:spacing w:line="360" w:lineRule="auto"/>
        <w:rPr>
          <w:rFonts w:ascii="宋体" w:hAnsi="宋体"/>
          <w:sz w:val="24"/>
          <w:szCs w:val="24"/>
        </w:rPr>
      </w:pPr>
      <w:r w:rsidRPr="00573934">
        <w:rPr>
          <w:rFonts w:ascii="宋体" w:hAnsi="宋体" w:hint="eastAsia"/>
          <w:sz w:val="24"/>
          <w:szCs w:val="24"/>
        </w:rPr>
        <w:t>对于核医学检查：填放射性显示剂。</w:t>
      </w:r>
    </w:p>
    <w:p w:rsidR="00C576A4" w:rsidRPr="00573934" w:rsidRDefault="00C576A4" w:rsidP="00631648">
      <w:pPr>
        <w:numPr>
          <w:ilvl w:val="0"/>
          <w:numId w:val="38"/>
        </w:numPr>
        <w:spacing w:line="360" w:lineRule="auto"/>
        <w:rPr>
          <w:rFonts w:ascii="宋体" w:hAnsi="宋体"/>
          <w:sz w:val="24"/>
          <w:szCs w:val="24"/>
        </w:rPr>
      </w:pPr>
      <w:r w:rsidRPr="00573934">
        <w:rPr>
          <w:rFonts w:ascii="宋体" w:hAnsi="宋体" w:hint="eastAsia"/>
          <w:sz w:val="24"/>
          <w:szCs w:val="24"/>
        </w:rPr>
        <w:t>“专有检查信息</w:t>
      </w:r>
      <w:smartTag w:uri="urn:schemas-microsoft-com:office:smarttags" w:element="chmetcnv">
        <w:smartTagPr>
          <w:attr w:name="UnitName" w:val="”"/>
          <w:attr w:name="SourceValue" w:val="2"/>
          <w:attr w:name="HasSpace" w:val="False"/>
          <w:attr w:name="Negative" w:val="False"/>
          <w:attr w:name="NumberType" w:val="1"/>
          <w:attr w:name="TCSC" w:val="0"/>
        </w:smartTagPr>
        <w:r w:rsidRPr="00573934">
          <w:rPr>
            <w:rFonts w:ascii="宋体" w:hAnsi="宋体" w:hint="eastAsia"/>
            <w:sz w:val="24"/>
            <w:szCs w:val="24"/>
          </w:rPr>
          <w:t>2”</w:t>
        </w:r>
      </w:smartTag>
      <w:r w:rsidRPr="00573934">
        <w:rPr>
          <w:rFonts w:ascii="宋体" w:hAnsi="宋体" w:hint="eastAsia"/>
          <w:sz w:val="24"/>
          <w:szCs w:val="24"/>
        </w:rPr>
        <w:t>的说明如下：</w:t>
      </w:r>
    </w:p>
    <w:p w:rsidR="00C576A4" w:rsidRPr="00573934" w:rsidRDefault="00C576A4" w:rsidP="00631648">
      <w:pPr>
        <w:numPr>
          <w:ilvl w:val="0"/>
          <w:numId w:val="43"/>
        </w:numPr>
        <w:spacing w:line="360" w:lineRule="auto"/>
        <w:rPr>
          <w:rFonts w:ascii="宋体" w:hAnsi="宋体"/>
          <w:sz w:val="24"/>
          <w:szCs w:val="24"/>
        </w:rPr>
      </w:pPr>
      <w:r w:rsidRPr="00573934">
        <w:rPr>
          <w:rFonts w:ascii="宋体" w:hAnsi="宋体" w:hint="eastAsia"/>
          <w:sz w:val="24"/>
          <w:szCs w:val="24"/>
        </w:rPr>
        <w:t>对于放射检查：填检查方法或技术；</w:t>
      </w:r>
    </w:p>
    <w:p w:rsidR="00C576A4" w:rsidRPr="00573934" w:rsidRDefault="00C576A4" w:rsidP="00631648">
      <w:pPr>
        <w:numPr>
          <w:ilvl w:val="0"/>
          <w:numId w:val="43"/>
        </w:numPr>
        <w:spacing w:line="360" w:lineRule="auto"/>
        <w:rPr>
          <w:rFonts w:ascii="宋体" w:hAnsi="宋体"/>
          <w:sz w:val="24"/>
          <w:szCs w:val="24"/>
        </w:rPr>
      </w:pPr>
      <w:r w:rsidRPr="00573934">
        <w:rPr>
          <w:rFonts w:ascii="宋体" w:hAnsi="宋体" w:hint="eastAsia"/>
          <w:sz w:val="24"/>
          <w:szCs w:val="24"/>
        </w:rPr>
        <w:t>对于核医学检查：填剂量；</w:t>
      </w:r>
    </w:p>
    <w:p w:rsidR="00C576A4" w:rsidRPr="00573934" w:rsidRDefault="00C576A4" w:rsidP="00631648">
      <w:pPr>
        <w:numPr>
          <w:ilvl w:val="0"/>
          <w:numId w:val="43"/>
        </w:numPr>
        <w:spacing w:line="360" w:lineRule="auto"/>
        <w:rPr>
          <w:rFonts w:ascii="宋体" w:hAnsi="宋体"/>
          <w:sz w:val="24"/>
          <w:szCs w:val="24"/>
        </w:rPr>
      </w:pPr>
      <w:r w:rsidRPr="00573934">
        <w:rPr>
          <w:rFonts w:ascii="宋体" w:hAnsi="宋体" w:hint="eastAsia"/>
          <w:sz w:val="24"/>
          <w:szCs w:val="24"/>
        </w:rPr>
        <w:t>对于超声检查：填探头频率；</w:t>
      </w:r>
    </w:p>
    <w:p w:rsidR="00C576A4" w:rsidRPr="00573934" w:rsidRDefault="00C576A4" w:rsidP="00631648">
      <w:pPr>
        <w:numPr>
          <w:ilvl w:val="0"/>
          <w:numId w:val="43"/>
        </w:numPr>
        <w:spacing w:line="360" w:lineRule="auto"/>
        <w:rPr>
          <w:rFonts w:ascii="宋体" w:hAnsi="宋体"/>
          <w:sz w:val="24"/>
          <w:szCs w:val="24"/>
        </w:rPr>
      </w:pPr>
      <w:r w:rsidRPr="00573934">
        <w:rPr>
          <w:rFonts w:ascii="宋体" w:hAnsi="宋体" w:hint="eastAsia"/>
          <w:sz w:val="24"/>
          <w:szCs w:val="24"/>
        </w:rPr>
        <w:t>其余检查不填该字段。</w:t>
      </w:r>
    </w:p>
    <w:p w:rsidR="00C576A4" w:rsidRPr="00573934" w:rsidRDefault="00C576A4" w:rsidP="00631648">
      <w:pPr>
        <w:numPr>
          <w:ilvl w:val="0"/>
          <w:numId w:val="38"/>
        </w:numPr>
        <w:spacing w:line="360" w:lineRule="auto"/>
        <w:rPr>
          <w:rFonts w:ascii="宋体" w:hAnsi="宋体"/>
          <w:sz w:val="24"/>
          <w:szCs w:val="24"/>
        </w:rPr>
      </w:pPr>
      <w:r w:rsidRPr="00573934">
        <w:rPr>
          <w:rFonts w:ascii="宋体" w:hAnsi="宋体" w:hint="eastAsia"/>
          <w:sz w:val="24"/>
          <w:szCs w:val="24"/>
        </w:rPr>
        <w:t>“专有检查信息</w:t>
      </w:r>
      <w:smartTag w:uri="urn:schemas-microsoft-com:office:smarttags" w:element="chmetcnv">
        <w:smartTagPr>
          <w:attr w:name="UnitName" w:val="”"/>
          <w:attr w:name="SourceValue" w:val="3"/>
          <w:attr w:name="HasSpace" w:val="False"/>
          <w:attr w:name="Negative" w:val="False"/>
          <w:attr w:name="NumberType" w:val="1"/>
          <w:attr w:name="TCSC" w:val="0"/>
        </w:smartTagPr>
        <w:r w:rsidRPr="00573934">
          <w:rPr>
            <w:rFonts w:ascii="宋体" w:hAnsi="宋体" w:hint="eastAsia"/>
            <w:sz w:val="24"/>
            <w:szCs w:val="24"/>
          </w:rPr>
          <w:t>3”</w:t>
        </w:r>
      </w:smartTag>
      <w:r w:rsidRPr="00573934">
        <w:rPr>
          <w:rFonts w:ascii="宋体" w:hAnsi="宋体" w:hint="eastAsia"/>
          <w:sz w:val="24"/>
          <w:szCs w:val="24"/>
        </w:rPr>
        <w:t>的说明如下：</w:t>
      </w:r>
    </w:p>
    <w:p w:rsidR="00C576A4" w:rsidRPr="00573934" w:rsidRDefault="00C576A4" w:rsidP="00631648">
      <w:pPr>
        <w:numPr>
          <w:ilvl w:val="0"/>
          <w:numId w:val="44"/>
        </w:numPr>
        <w:spacing w:line="360" w:lineRule="auto"/>
        <w:rPr>
          <w:rFonts w:ascii="宋体" w:hAnsi="宋体"/>
          <w:sz w:val="24"/>
          <w:szCs w:val="24"/>
        </w:rPr>
      </w:pPr>
      <w:r w:rsidRPr="00573934">
        <w:rPr>
          <w:rFonts w:ascii="宋体" w:hAnsi="宋体" w:hint="eastAsia"/>
          <w:sz w:val="24"/>
          <w:szCs w:val="24"/>
        </w:rPr>
        <w:t>对于核医学检查：填显像项目；</w:t>
      </w:r>
    </w:p>
    <w:p w:rsidR="00C576A4" w:rsidRPr="00573934" w:rsidRDefault="00C576A4" w:rsidP="00631648">
      <w:pPr>
        <w:numPr>
          <w:ilvl w:val="0"/>
          <w:numId w:val="44"/>
        </w:numPr>
        <w:spacing w:line="360" w:lineRule="auto"/>
        <w:rPr>
          <w:rFonts w:ascii="宋体" w:hAnsi="宋体"/>
          <w:sz w:val="24"/>
          <w:szCs w:val="24"/>
        </w:rPr>
      </w:pPr>
      <w:r w:rsidRPr="00573934">
        <w:rPr>
          <w:rFonts w:ascii="宋体" w:hAnsi="宋体" w:hint="eastAsia"/>
          <w:sz w:val="24"/>
          <w:szCs w:val="24"/>
        </w:rPr>
        <w:t>对于超声检查：填记录媒体号+“/”+图像等级；</w:t>
      </w:r>
    </w:p>
    <w:p w:rsidR="00C576A4" w:rsidRDefault="00C576A4" w:rsidP="00631648">
      <w:pPr>
        <w:numPr>
          <w:ilvl w:val="0"/>
          <w:numId w:val="44"/>
        </w:numPr>
        <w:spacing w:line="360" w:lineRule="auto"/>
        <w:rPr>
          <w:rFonts w:ascii="宋体" w:hAnsi="宋体"/>
          <w:sz w:val="24"/>
          <w:szCs w:val="24"/>
        </w:rPr>
      </w:pPr>
      <w:r w:rsidRPr="00573934">
        <w:rPr>
          <w:rFonts w:ascii="宋体" w:hAnsi="宋体" w:hint="eastAsia"/>
          <w:sz w:val="24"/>
          <w:szCs w:val="24"/>
        </w:rPr>
        <w:t>其余检查不填该字段。</w:t>
      </w:r>
    </w:p>
    <w:p w:rsidR="00E2545B" w:rsidRPr="00E2545B" w:rsidRDefault="00E2545B" w:rsidP="00E2545B">
      <w:pPr>
        <w:numPr>
          <w:ilvl w:val="0"/>
          <w:numId w:val="38"/>
        </w:numPr>
        <w:spacing w:line="360" w:lineRule="auto"/>
        <w:rPr>
          <w:rFonts w:ascii="宋体" w:hAnsi="宋体"/>
          <w:sz w:val="24"/>
          <w:szCs w:val="24"/>
        </w:rPr>
      </w:pPr>
      <w:r w:rsidRPr="00E2545B">
        <w:rPr>
          <w:rFonts w:ascii="宋体" w:hAnsi="宋体" w:hint="eastAsia"/>
          <w:sz w:val="24"/>
          <w:szCs w:val="24"/>
        </w:rPr>
        <w:t>CV06.00.227操作部位代码表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E2545B" w:rsidRPr="00F73973" w:rsidTr="00E2545B">
        <w:tc>
          <w:tcPr>
            <w:tcW w:w="1098"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值</w:t>
            </w:r>
          </w:p>
        </w:tc>
        <w:tc>
          <w:tcPr>
            <w:tcW w:w="2819"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值含义</w:t>
            </w:r>
          </w:p>
        </w:tc>
        <w:tc>
          <w:tcPr>
            <w:tcW w:w="4170"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说明</w:t>
            </w:r>
          </w:p>
        </w:tc>
      </w:tr>
      <w:tr w:rsidR="00E2545B" w:rsidRPr="00F73973" w:rsidTr="00E2545B">
        <w:tc>
          <w:tcPr>
            <w:tcW w:w="1098" w:type="dxa"/>
            <w:tcBorders>
              <w:top w:val="single" w:sz="12" w:space="0" w:color="auto"/>
            </w:tcBorders>
            <w:vAlign w:val="bottom"/>
          </w:tcPr>
          <w:p w:rsidR="00E2545B" w:rsidRPr="00F73973" w:rsidRDefault="00E2545B" w:rsidP="00B77EE2">
            <w:pPr>
              <w:jc w:val="center"/>
              <w:rPr>
                <w:rFonts w:ascii="宋体" w:hAnsi="宋体" w:cs="宋体"/>
                <w:sz w:val="22"/>
              </w:rPr>
            </w:pPr>
            <w:r w:rsidRPr="00F73973">
              <w:rPr>
                <w:rFonts w:hint="eastAsia"/>
                <w:sz w:val="22"/>
              </w:rPr>
              <w:t>01</w:t>
            </w:r>
          </w:p>
        </w:tc>
        <w:tc>
          <w:tcPr>
            <w:tcW w:w="2819" w:type="dxa"/>
            <w:tcBorders>
              <w:top w:val="single" w:sz="12" w:space="0" w:color="auto"/>
            </w:tcBorders>
            <w:vAlign w:val="bottom"/>
          </w:tcPr>
          <w:p w:rsidR="00E2545B" w:rsidRPr="00F73973" w:rsidRDefault="00E2545B" w:rsidP="00B77EE2">
            <w:pPr>
              <w:rPr>
                <w:rFonts w:ascii="宋体" w:hAnsi="宋体" w:cs="宋体"/>
                <w:sz w:val="22"/>
              </w:rPr>
            </w:pPr>
            <w:r>
              <w:rPr>
                <w:rFonts w:hint="eastAsia"/>
                <w:sz w:val="22"/>
              </w:rPr>
              <w:t>双侧鼻孔</w:t>
            </w:r>
          </w:p>
        </w:tc>
        <w:tc>
          <w:tcPr>
            <w:tcW w:w="4170" w:type="dxa"/>
            <w:tcBorders>
              <w:top w:val="single" w:sz="12" w:space="0" w:color="auto"/>
            </w:tcBorders>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02</w:t>
            </w:r>
          </w:p>
        </w:tc>
        <w:tc>
          <w:tcPr>
            <w:tcW w:w="2819" w:type="dxa"/>
            <w:vAlign w:val="bottom"/>
          </w:tcPr>
          <w:p w:rsidR="00E2545B" w:rsidRPr="00F73973" w:rsidRDefault="00E2545B" w:rsidP="00B77EE2">
            <w:pPr>
              <w:rPr>
                <w:rFonts w:ascii="宋体" w:hAnsi="宋体" w:cs="宋体"/>
                <w:sz w:val="22"/>
              </w:rPr>
            </w:pPr>
            <w:r>
              <w:rPr>
                <w:rFonts w:hint="eastAsia"/>
                <w:sz w:val="22"/>
              </w:rPr>
              <w:t>臀部</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03</w:t>
            </w:r>
          </w:p>
        </w:tc>
        <w:tc>
          <w:tcPr>
            <w:tcW w:w="2819" w:type="dxa"/>
            <w:vAlign w:val="bottom"/>
          </w:tcPr>
          <w:p w:rsidR="00E2545B" w:rsidRPr="00F73973" w:rsidRDefault="00E2545B" w:rsidP="00B77EE2">
            <w:pPr>
              <w:rPr>
                <w:rFonts w:ascii="宋体" w:hAnsi="宋体" w:cs="宋体"/>
                <w:sz w:val="22"/>
              </w:rPr>
            </w:pPr>
            <w:r>
              <w:rPr>
                <w:rFonts w:hint="eastAsia"/>
                <w:sz w:val="22"/>
              </w:rPr>
              <w:t>左臂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04</w:t>
            </w:r>
          </w:p>
        </w:tc>
        <w:tc>
          <w:tcPr>
            <w:tcW w:w="2819" w:type="dxa"/>
            <w:vAlign w:val="bottom"/>
          </w:tcPr>
          <w:p w:rsidR="00E2545B" w:rsidRPr="00F73973" w:rsidRDefault="00E2545B" w:rsidP="00B77EE2">
            <w:pPr>
              <w:rPr>
                <w:rFonts w:ascii="宋体" w:hAnsi="宋体" w:cs="宋体"/>
                <w:sz w:val="22"/>
              </w:rPr>
            </w:pPr>
            <w:r>
              <w:rPr>
                <w:rFonts w:hint="eastAsia"/>
                <w:sz w:val="22"/>
              </w:rPr>
              <w:t>左前胸</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05</w:t>
            </w:r>
          </w:p>
        </w:tc>
        <w:tc>
          <w:tcPr>
            <w:tcW w:w="2819" w:type="dxa"/>
            <w:vAlign w:val="bottom"/>
          </w:tcPr>
          <w:p w:rsidR="00E2545B" w:rsidRPr="00F73973" w:rsidRDefault="00E2545B" w:rsidP="00B77EE2">
            <w:pPr>
              <w:rPr>
                <w:rFonts w:ascii="宋体" w:hAnsi="宋体" w:cs="宋体"/>
                <w:sz w:val="22"/>
              </w:rPr>
            </w:pPr>
            <w:r>
              <w:rPr>
                <w:rFonts w:hint="eastAsia"/>
                <w:sz w:val="22"/>
              </w:rPr>
              <w:t>左肘前窝</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06</w:t>
            </w:r>
          </w:p>
        </w:tc>
        <w:tc>
          <w:tcPr>
            <w:tcW w:w="2819" w:type="dxa"/>
            <w:vAlign w:val="bottom"/>
          </w:tcPr>
          <w:p w:rsidR="00E2545B" w:rsidRPr="00F73973" w:rsidRDefault="00E2545B" w:rsidP="00B77EE2">
            <w:pPr>
              <w:rPr>
                <w:rFonts w:ascii="宋体" w:hAnsi="宋体" w:cs="宋体"/>
                <w:sz w:val="22"/>
              </w:rPr>
            </w:pPr>
            <w:r>
              <w:rPr>
                <w:rFonts w:hint="eastAsia"/>
                <w:sz w:val="22"/>
              </w:rPr>
              <w:t>左三角肌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07</w:t>
            </w:r>
          </w:p>
        </w:tc>
        <w:tc>
          <w:tcPr>
            <w:tcW w:w="2819" w:type="dxa"/>
            <w:vAlign w:val="bottom"/>
          </w:tcPr>
          <w:p w:rsidR="00E2545B" w:rsidRPr="00F73973" w:rsidRDefault="00E2545B" w:rsidP="00B77EE2">
            <w:pPr>
              <w:rPr>
                <w:rFonts w:ascii="宋体" w:hAnsi="宋体" w:cs="宋体"/>
                <w:sz w:val="22"/>
              </w:rPr>
            </w:pPr>
            <w:r>
              <w:rPr>
                <w:rFonts w:hint="eastAsia"/>
                <w:sz w:val="22"/>
              </w:rPr>
              <w:t>左耳</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08</w:t>
            </w:r>
          </w:p>
        </w:tc>
        <w:tc>
          <w:tcPr>
            <w:tcW w:w="2819" w:type="dxa"/>
            <w:vAlign w:val="bottom"/>
          </w:tcPr>
          <w:p w:rsidR="00E2545B" w:rsidRPr="00F73973" w:rsidRDefault="00E2545B" w:rsidP="00B77EE2">
            <w:pPr>
              <w:rPr>
                <w:rFonts w:ascii="宋体" w:hAnsi="宋体" w:cs="宋体"/>
                <w:sz w:val="22"/>
              </w:rPr>
            </w:pPr>
            <w:r>
              <w:rPr>
                <w:rFonts w:hint="eastAsia"/>
                <w:sz w:val="22"/>
              </w:rPr>
              <w:t>左外颈</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09</w:t>
            </w:r>
          </w:p>
        </w:tc>
        <w:tc>
          <w:tcPr>
            <w:tcW w:w="2819" w:type="dxa"/>
            <w:vAlign w:val="bottom"/>
          </w:tcPr>
          <w:p w:rsidR="00E2545B" w:rsidRPr="00F73973" w:rsidRDefault="00E2545B" w:rsidP="00B77EE2">
            <w:pPr>
              <w:rPr>
                <w:rFonts w:ascii="宋体" w:hAnsi="宋体" w:cs="宋体"/>
                <w:sz w:val="22"/>
              </w:rPr>
            </w:pPr>
            <w:r>
              <w:rPr>
                <w:rFonts w:hint="eastAsia"/>
                <w:sz w:val="22"/>
              </w:rPr>
              <w:t>左足</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lastRenderedPageBreak/>
              <w:t>10</w:t>
            </w:r>
          </w:p>
        </w:tc>
        <w:tc>
          <w:tcPr>
            <w:tcW w:w="2819" w:type="dxa"/>
            <w:vAlign w:val="bottom"/>
          </w:tcPr>
          <w:p w:rsidR="00E2545B" w:rsidRPr="00F73973" w:rsidRDefault="00E2545B" w:rsidP="00B77EE2">
            <w:pPr>
              <w:rPr>
                <w:rFonts w:ascii="宋体" w:hAnsi="宋体" w:cs="宋体"/>
                <w:sz w:val="22"/>
              </w:rPr>
            </w:pPr>
            <w:r>
              <w:rPr>
                <w:rFonts w:hint="eastAsia"/>
                <w:sz w:val="22"/>
              </w:rPr>
              <w:t>左臂中肌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11</w:t>
            </w:r>
          </w:p>
        </w:tc>
        <w:tc>
          <w:tcPr>
            <w:tcW w:w="2819" w:type="dxa"/>
            <w:vAlign w:val="bottom"/>
          </w:tcPr>
          <w:p w:rsidR="00E2545B" w:rsidRPr="00F73973" w:rsidRDefault="00E2545B" w:rsidP="00B77EE2">
            <w:pPr>
              <w:rPr>
                <w:rFonts w:ascii="宋体" w:hAnsi="宋体" w:cs="宋体"/>
                <w:sz w:val="22"/>
              </w:rPr>
            </w:pPr>
            <w:r>
              <w:rPr>
                <w:rFonts w:hint="eastAsia"/>
                <w:sz w:val="22"/>
              </w:rPr>
              <w:t>左手</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12</w:t>
            </w:r>
          </w:p>
        </w:tc>
        <w:tc>
          <w:tcPr>
            <w:tcW w:w="2819" w:type="dxa"/>
            <w:vAlign w:val="bottom"/>
          </w:tcPr>
          <w:p w:rsidR="00E2545B" w:rsidRPr="00F73973" w:rsidRDefault="00E2545B" w:rsidP="00B77EE2">
            <w:pPr>
              <w:rPr>
                <w:rFonts w:ascii="宋体" w:hAnsi="宋体" w:cs="宋体"/>
                <w:sz w:val="22"/>
              </w:rPr>
            </w:pPr>
            <w:r>
              <w:rPr>
                <w:rFonts w:hint="eastAsia"/>
                <w:sz w:val="22"/>
              </w:rPr>
              <w:t>左内颈</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13</w:t>
            </w:r>
          </w:p>
        </w:tc>
        <w:tc>
          <w:tcPr>
            <w:tcW w:w="2819" w:type="dxa"/>
            <w:vAlign w:val="bottom"/>
          </w:tcPr>
          <w:p w:rsidR="00E2545B" w:rsidRPr="00F73973" w:rsidRDefault="00E2545B" w:rsidP="00B77EE2">
            <w:pPr>
              <w:rPr>
                <w:rFonts w:ascii="宋体" w:hAnsi="宋体" w:cs="宋体"/>
                <w:sz w:val="22"/>
              </w:rPr>
            </w:pPr>
            <w:r>
              <w:rPr>
                <w:rFonts w:hint="eastAsia"/>
                <w:sz w:val="22"/>
              </w:rPr>
              <w:t>左下腹</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sz w:val="22"/>
              </w:rPr>
            </w:pPr>
            <w:r>
              <w:rPr>
                <w:rFonts w:hint="eastAsia"/>
                <w:sz w:val="22"/>
              </w:rPr>
              <w:t>14</w:t>
            </w:r>
          </w:p>
        </w:tc>
        <w:tc>
          <w:tcPr>
            <w:tcW w:w="2819" w:type="dxa"/>
            <w:vAlign w:val="bottom"/>
          </w:tcPr>
          <w:p w:rsidR="00E2545B" w:rsidRDefault="00E2545B" w:rsidP="00B77EE2">
            <w:pPr>
              <w:rPr>
                <w:sz w:val="22"/>
              </w:rPr>
            </w:pPr>
            <w:r>
              <w:rPr>
                <w:rFonts w:hint="eastAsia"/>
                <w:sz w:val="22"/>
              </w:rPr>
              <w:t>左下臂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15</w:t>
            </w:r>
          </w:p>
        </w:tc>
        <w:tc>
          <w:tcPr>
            <w:tcW w:w="2819" w:type="dxa"/>
            <w:vAlign w:val="bottom"/>
          </w:tcPr>
          <w:p w:rsidR="00E2545B" w:rsidRDefault="00E2545B" w:rsidP="00B77EE2">
            <w:pPr>
              <w:rPr>
                <w:sz w:val="22"/>
              </w:rPr>
            </w:pPr>
            <w:r>
              <w:rPr>
                <w:rFonts w:hint="eastAsia"/>
                <w:sz w:val="22"/>
              </w:rPr>
              <w:t>左中臂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16</w:t>
            </w:r>
          </w:p>
        </w:tc>
        <w:tc>
          <w:tcPr>
            <w:tcW w:w="2819" w:type="dxa"/>
            <w:vAlign w:val="bottom"/>
          </w:tcPr>
          <w:p w:rsidR="00E2545B" w:rsidRDefault="00E2545B" w:rsidP="00B77EE2">
            <w:pPr>
              <w:rPr>
                <w:sz w:val="22"/>
              </w:rPr>
            </w:pPr>
            <w:r>
              <w:rPr>
                <w:rFonts w:hint="eastAsia"/>
                <w:sz w:val="22"/>
              </w:rPr>
              <w:t>左侧鼻孔</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17</w:t>
            </w:r>
          </w:p>
        </w:tc>
        <w:tc>
          <w:tcPr>
            <w:tcW w:w="2819" w:type="dxa"/>
            <w:vAlign w:val="bottom"/>
          </w:tcPr>
          <w:p w:rsidR="00E2545B" w:rsidRDefault="00E2545B" w:rsidP="00B77EE2">
            <w:pPr>
              <w:rPr>
                <w:sz w:val="22"/>
              </w:rPr>
            </w:pPr>
            <w:r>
              <w:rPr>
                <w:rFonts w:hint="eastAsia"/>
                <w:sz w:val="22"/>
              </w:rPr>
              <w:t>左后胸</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18</w:t>
            </w:r>
          </w:p>
        </w:tc>
        <w:tc>
          <w:tcPr>
            <w:tcW w:w="2819" w:type="dxa"/>
            <w:vAlign w:val="bottom"/>
          </w:tcPr>
          <w:p w:rsidR="00E2545B" w:rsidRDefault="00E2545B" w:rsidP="00B77EE2">
            <w:pPr>
              <w:rPr>
                <w:sz w:val="22"/>
              </w:rPr>
            </w:pPr>
            <w:r>
              <w:rPr>
                <w:rFonts w:hint="eastAsia"/>
                <w:sz w:val="22"/>
              </w:rPr>
              <w:t>左锁骨下</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19</w:t>
            </w:r>
          </w:p>
        </w:tc>
        <w:tc>
          <w:tcPr>
            <w:tcW w:w="2819" w:type="dxa"/>
            <w:vAlign w:val="bottom"/>
          </w:tcPr>
          <w:p w:rsidR="00E2545B" w:rsidRDefault="00E2545B" w:rsidP="00B77EE2">
            <w:pPr>
              <w:rPr>
                <w:sz w:val="22"/>
              </w:rPr>
            </w:pPr>
            <w:r>
              <w:rPr>
                <w:rFonts w:hint="eastAsia"/>
                <w:sz w:val="22"/>
              </w:rPr>
              <w:t>左锁骨下</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20</w:t>
            </w:r>
          </w:p>
        </w:tc>
        <w:tc>
          <w:tcPr>
            <w:tcW w:w="2819" w:type="dxa"/>
            <w:vAlign w:val="bottom"/>
          </w:tcPr>
          <w:p w:rsidR="00E2545B" w:rsidRDefault="00E2545B" w:rsidP="00B77EE2">
            <w:pPr>
              <w:rPr>
                <w:sz w:val="22"/>
              </w:rPr>
            </w:pPr>
            <w:r>
              <w:rPr>
                <w:rFonts w:hint="eastAsia"/>
                <w:sz w:val="22"/>
              </w:rPr>
              <w:t>左上臂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21</w:t>
            </w:r>
          </w:p>
        </w:tc>
        <w:tc>
          <w:tcPr>
            <w:tcW w:w="2819" w:type="dxa"/>
            <w:vAlign w:val="bottom"/>
          </w:tcPr>
          <w:p w:rsidR="00E2545B" w:rsidRDefault="00E2545B" w:rsidP="00B77EE2">
            <w:pPr>
              <w:rPr>
                <w:sz w:val="22"/>
              </w:rPr>
            </w:pPr>
            <w:r>
              <w:rPr>
                <w:rFonts w:hint="eastAsia"/>
                <w:sz w:val="22"/>
              </w:rPr>
              <w:t>左上腹</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22</w:t>
            </w:r>
          </w:p>
        </w:tc>
        <w:tc>
          <w:tcPr>
            <w:tcW w:w="2819" w:type="dxa"/>
            <w:vAlign w:val="bottom"/>
          </w:tcPr>
          <w:p w:rsidR="00E2545B" w:rsidRDefault="00E2545B" w:rsidP="00B77EE2">
            <w:pPr>
              <w:rPr>
                <w:sz w:val="22"/>
              </w:rPr>
            </w:pPr>
            <w:r>
              <w:rPr>
                <w:rFonts w:hint="eastAsia"/>
                <w:sz w:val="22"/>
              </w:rPr>
              <w:t>左腹侧臂肌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23</w:t>
            </w:r>
          </w:p>
        </w:tc>
        <w:tc>
          <w:tcPr>
            <w:tcW w:w="2819" w:type="dxa"/>
            <w:vAlign w:val="bottom"/>
          </w:tcPr>
          <w:p w:rsidR="00E2545B" w:rsidRDefault="00E2545B" w:rsidP="00B77EE2">
            <w:pPr>
              <w:rPr>
                <w:sz w:val="22"/>
              </w:rPr>
            </w:pPr>
            <w:r>
              <w:rPr>
                <w:rFonts w:hint="eastAsia"/>
                <w:sz w:val="22"/>
              </w:rPr>
              <w:t>左股外肌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24</w:t>
            </w:r>
          </w:p>
        </w:tc>
        <w:tc>
          <w:tcPr>
            <w:tcW w:w="2819" w:type="dxa"/>
            <w:vAlign w:val="bottom"/>
          </w:tcPr>
          <w:p w:rsidR="00E2545B" w:rsidRDefault="00E2545B" w:rsidP="00B77EE2">
            <w:pPr>
              <w:rPr>
                <w:sz w:val="22"/>
              </w:rPr>
            </w:pPr>
            <w:r>
              <w:rPr>
                <w:rFonts w:hint="eastAsia"/>
                <w:sz w:val="22"/>
              </w:rPr>
              <w:t>右眼</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25</w:t>
            </w:r>
          </w:p>
        </w:tc>
        <w:tc>
          <w:tcPr>
            <w:tcW w:w="2819" w:type="dxa"/>
            <w:vAlign w:val="bottom"/>
          </w:tcPr>
          <w:p w:rsidR="00E2545B" w:rsidRDefault="00E2545B" w:rsidP="00B77EE2">
            <w:pPr>
              <w:rPr>
                <w:sz w:val="22"/>
              </w:rPr>
            </w:pPr>
            <w:r>
              <w:rPr>
                <w:rFonts w:hint="eastAsia"/>
                <w:sz w:val="22"/>
              </w:rPr>
              <w:t>左眼</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26</w:t>
            </w:r>
          </w:p>
        </w:tc>
        <w:tc>
          <w:tcPr>
            <w:tcW w:w="2819" w:type="dxa"/>
            <w:vAlign w:val="bottom"/>
          </w:tcPr>
          <w:p w:rsidR="00E2545B" w:rsidRDefault="00E2545B" w:rsidP="00B77EE2">
            <w:pPr>
              <w:rPr>
                <w:sz w:val="22"/>
              </w:rPr>
            </w:pPr>
            <w:r>
              <w:rPr>
                <w:rFonts w:hint="eastAsia"/>
                <w:sz w:val="22"/>
              </w:rPr>
              <w:t>双眼</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27</w:t>
            </w:r>
          </w:p>
        </w:tc>
        <w:tc>
          <w:tcPr>
            <w:tcW w:w="2819" w:type="dxa"/>
            <w:vAlign w:val="bottom"/>
          </w:tcPr>
          <w:p w:rsidR="00E2545B" w:rsidRDefault="00E2545B" w:rsidP="00B77EE2">
            <w:pPr>
              <w:rPr>
                <w:sz w:val="22"/>
              </w:rPr>
            </w:pPr>
            <w:r>
              <w:rPr>
                <w:rFonts w:hint="eastAsia"/>
                <w:sz w:val="22"/>
              </w:rPr>
              <w:t>肛门</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28</w:t>
            </w:r>
          </w:p>
        </w:tc>
        <w:tc>
          <w:tcPr>
            <w:tcW w:w="2819" w:type="dxa"/>
            <w:vAlign w:val="bottom"/>
          </w:tcPr>
          <w:p w:rsidR="00E2545B" w:rsidRDefault="00E2545B" w:rsidP="00B77EE2">
            <w:pPr>
              <w:rPr>
                <w:sz w:val="22"/>
              </w:rPr>
            </w:pPr>
            <w:r>
              <w:rPr>
                <w:rFonts w:hint="eastAsia"/>
                <w:sz w:val="22"/>
              </w:rPr>
              <w:t>会阴</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29</w:t>
            </w:r>
          </w:p>
        </w:tc>
        <w:tc>
          <w:tcPr>
            <w:tcW w:w="2819" w:type="dxa"/>
            <w:vAlign w:val="bottom"/>
          </w:tcPr>
          <w:p w:rsidR="00E2545B" w:rsidRDefault="00E2545B" w:rsidP="00B77EE2">
            <w:pPr>
              <w:rPr>
                <w:sz w:val="22"/>
              </w:rPr>
            </w:pPr>
            <w:r>
              <w:rPr>
                <w:rFonts w:hint="eastAsia"/>
                <w:sz w:val="22"/>
              </w:rPr>
              <w:t>右臂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30</w:t>
            </w:r>
          </w:p>
        </w:tc>
        <w:tc>
          <w:tcPr>
            <w:tcW w:w="2819" w:type="dxa"/>
            <w:vAlign w:val="bottom"/>
          </w:tcPr>
          <w:p w:rsidR="00E2545B" w:rsidRDefault="00E2545B" w:rsidP="00B77EE2">
            <w:pPr>
              <w:rPr>
                <w:sz w:val="22"/>
              </w:rPr>
            </w:pPr>
            <w:r>
              <w:rPr>
                <w:rFonts w:hint="eastAsia"/>
                <w:sz w:val="22"/>
              </w:rPr>
              <w:t>右前胸</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31</w:t>
            </w:r>
          </w:p>
        </w:tc>
        <w:tc>
          <w:tcPr>
            <w:tcW w:w="2819" w:type="dxa"/>
            <w:vAlign w:val="bottom"/>
          </w:tcPr>
          <w:p w:rsidR="00E2545B" w:rsidRDefault="00E2545B" w:rsidP="00B77EE2">
            <w:pPr>
              <w:rPr>
                <w:sz w:val="22"/>
              </w:rPr>
            </w:pPr>
            <w:r>
              <w:rPr>
                <w:rFonts w:hint="eastAsia"/>
                <w:sz w:val="22"/>
              </w:rPr>
              <w:t>右肘前窝</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32</w:t>
            </w:r>
          </w:p>
        </w:tc>
        <w:tc>
          <w:tcPr>
            <w:tcW w:w="2819" w:type="dxa"/>
            <w:vAlign w:val="bottom"/>
          </w:tcPr>
          <w:p w:rsidR="00E2545B" w:rsidRDefault="00E2545B" w:rsidP="00B77EE2">
            <w:pPr>
              <w:rPr>
                <w:sz w:val="22"/>
              </w:rPr>
            </w:pPr>
            <w:r>
              <w:rPr>
                <w:rFonts w:hint="eastAsia"/>
                <w:sz w:val="22"/>
              </w:rPr>
              <w:t>右侧三角肌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33</w:t>
            </w:r>
          </w:p>
        </w:tc>
        <w:tc>
          <w:tcPr>
            <w:tcW w:w="2819" w:type="dxa"/>
            <w:vAlign w:val="bottom"/>
          </w:tcPr>
          <w:p w:rsidR="00E2545B" w:rsidRDefault="00E2545B" w:rsidP="00B77EE2">
            <w:pPr>
              <w:rPr>
                <w:sz w:val="22"/>
              </w:rPr>
            </w:pPr>
            <w:r>
              <w:rPr>
                <w:rFonts w:hint="eastAsia"/>
                <w:sz w:val="22"/>
              </w:rPr>
              <w:t>右耳</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34</w:t>
            </w:r>
          </w:p>
        </w:tc>
        <w:tc>
          <w:tcPr>
            <w:tcW w:w="2819" w:type="dxa"/>
            <w:vAlign w:val="bottom"/>
          </w:tcPr>
          <w:p w:rsidR="00E2545B" w:rsidRDefault="00E2545B" w:rsidP="00B77EE2">
            <w:pPr>
              <w:rPr>
                <w:sz w:val="22"/>
              </w:rPr>
            </w:pPr>
            <w:r>
              <w:rPr>
                <w:rFonts w:hint="eastAsia"/>
                <w:sz w:val="22"/>
              </w:rPr>
              <w:t>右外颈</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35</w:t>
            </w:r>
          </w:p>
        </w:tc>
        <w:tc>
          <w:tcPr>
            <w:tcW w:w="2819" w:type="dxa"/>
            <w:vAlign w:val="bottom"/>
          </w:tcPr>
          <w:p w:rsidR="00E2545B" w:rsidRDefault="00E2545B" w:rsidP="00B77EE2">
            <w:pPr>
              <w:rPr>
                <w:sz w:val="22"/>
              </w:rPr>
            </w:pPr>
            <w:r>
              <w:rPr>
                <w:rFonts w:hint="eastAsia"/>
                <w:sz w:val="22"/>
              </w:rPr>
              <w:t>右足</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36</w:t>
            </w:r>
          </w:p>
        </w:tc>
        <w:tc>
          <w:tcPr>
            <w:tcW w:w="2819" w:type="dxa"/>
            <w:vAlign w:val="bottom"/>
          </w:tcPr>
          <w:p w:rsidR="00E2545B" w:rsidRDefault="00E2545B" w:rsidP="00B77EE2">
            <w:pPr>
              <w:rPr>
                <w:sz w:val="22"/>
              </w:rPr>
            </w:pPr>
            <w:r>
              <w:rPr>
                <w:rFonts w:hint="eastAsia"/>
                <w:sz w:val="22"/>
              </w:rPr>
              <w:t>右臂中肌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37</w:t>
            </w:r>
          </w:p>
        </w:tc>
        <w:tc>
          <w:tcPr>
            <w:tcW w:w="2819" w:type="dxa"/>
            <w:vAlign w:val="bottom"/>
          </w:tcPr>
          <w:p w:rsidR="00E2545B" w:rsidRDefault="00E2545B" w:rsidP="00B77EE2">
            <w:pPr>
              <w:rPr>
                <w:sz w:val="22"/>
              </w:rPr>
            </w:pPr>
            <w:r>
              <w:rPr>
                <w:rFonts w:hint="eastAsia"/>
                <w:sz w:val="22"/>
              </w:rPr>
              <w:t>右手</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38</w:t>
            </w:r>
          </w:p>
        </w:tc>
        <w:tc>
          <w:tcPr>
            <w:tcW w:w="2819" w:type="dxa"/>
            <w:vAlign w:val="bottom"/>
          </w:tcPr>
          <w:p w:rsidR="00E2545B" w:rsidRDefault="00E2545B" w:rsidP="00B77EE2">
            <w:pPr>
              <w:rPr>
                <w:sz w:val="22"/>
              </w:rPr>
            </w:pPr>
            <w:r>
              <w:rPr>
                <w:rFonts w:hint="eastAsia"/>
                <w:sz w:val="22"/>
              </w:rPr>
              <w:t>右内颈</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39</w:t>
            </w:r>
          </w:p>
        </w:tc>
        <w:tc>
          <w:tcPr>
            <w:tcW w:w="2819" w:type="dxa"/>
            <w:vAlign w:val="bottom"/>
          </w:tcPr>
          <w:p w:rsidR="00E2545B" w:rsidRDefault="00E2545B" w:rsidP="00B77EE2">
            <w:pPr>
              <w:rPr>
                <w:sz w:val="22"/>
              </w:rPr>
            </w:pPr>
            <w:r>
              <w:rPr>
                <w:rFonts w:hint="eastAsia"/>
                <w:sz w:val="22"/>
              </w:rPr>
              <w:t>右下腹</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40</w:t>
            </w:r>
          </w:p>
        </w:tc>
        <w:tc>
          <w:tcPr>
            <w:tcW w:w="2819" w:type="dxa"/>
            <w:vAlign w:val="bottom"/>
          </w:tcPr>
          <w:p w:rsidR="00E2545B" w:rsidRDefault="00E2545B" w:rsidP="00B77EE2">
            <w:pPr>
              <w:rPr>
                <w:sz w:val="22"/>
              </w:rPr>
            </w:pPr>
            <w:r>
              <w:rPr>
                <w:rFonts w:hint="eastAsia"/>
                <w:sz w:val="22"/>
              </w:rPr>
              <w:t>右下臂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41</w:t>
            </w:r>
          </w:p>
        </w:tc>
        <w:tc>
          <w:tcPr>
            <w:tcW w:w="2819" w:type="dxa"/>
            <w:vAlign w:val="bottom"/>
          </w:tcPr>
          <w:p w:rsidR="00E2545B" w:rsidRDefault="00E2545B" w:rsidP="00B77EE2">
            <w:pPr>
              <w:rPr>
                <w:sz w:val="22"/>
              </w:rPr>
            </w:pPr>
            <w:r>
              <w:rPr>
                <w:rFonts w:hint="eastAsia"/>
                <w:sz w:val="22"/>
              </w:rPr>
              <w:t>右中臂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42</w:t>
            </w:r>
          </w:p>
        </w:tc>
        <w:tc>
          <w:tcPr>
            <w:tcW w:w="2819" w:type="dxa"/>
            <w:vAlign w:val="bottom"/>
          </w:tcPr>
          <w:p w:rsidR="00E2545B" w:rsidRDefault="00E2545B" w:rsidP="00B77EE2">
            <w:pPr>
              <w:rPr>
                <w:sz w:val="22"/>
              </w:rPr>
            </w:pPr>
            <w:r>
              <w:rPr>
                <w:rFonts w:hint="eastAsia"/>
                <w:sz w:val="22"/>
              </w:rPr>
              <w:t>右后胸</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43</w:t>
            </w:r>
          </w:p>
        </w:tc>
        <w:tc>
          <w:tcPr>
            <w:tcW w:w="2819" w:type="dxa"/>
            <w:vAlign w:val="bottom"/>
          </w:tcPr>
          <w:p w:rsidR="00E2545B" w:rsidRDefault="00E2545B" w:rsidP="00B77EE2">
            <w:pPr>
              <w:rPr>
                <w:sz w:val="22"/>
              </w:rPr>
            </w:pPr>
            <w:r>
              <w:rPr>
                <w:rFonts w:hint="eastAsia"/>
                <w:sz w:val="22"/>
              </w:rPr>
              <w:t>右锁骨下</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44</w:t>
            </w:r>
          </w:p>
        </w:tc>
        <w:tc>
          <w:tcPr>
            <w:tcW w:w="2819" w:type="dxa"/>
            <w:vAlign w:val="bottom"/>
          </w:tcPr>
          <w:p w:rsidR="00E2545B" w:rsidRDefault="00E2545B" w:rsidP="00B77EE2">
            <w:pPr>
              <w:rPr>
                <w:sz w:val="22"/>
              </w:rPr>
            </w:pPr>
            <w:r>
              <w:rPr>
                <w:rFonts w:hint="eastAsia"/>
                <w:sz w:val="22"/>
              </w:rPr>
              <w:t>右大腿</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45</w:t>
            </w:r>
          </w:p>
        </w:tc>
        <w:tc>
          <w:tcPr>
            <w:tcW w:w="2819" w:type="dxa"/>
            <w:vAlign w:val="bottom"/>
          </w:tcPr>
          <w:p w:rsidR="00E2545B" w:rsidRDefault="00E2545B" w:rsidP="00B77EE2">
            <w:pPr>
              <w:rPr>
                <w:sz w:val="22"/>
              </w:rPr>
            </w:pPr>
            <w:r>
              <w:rPr>
                <w:rFonts w:hint="eastAsia"/>
                <w:sz w:val="22"/>
              </w:rPr>
              <w:t>右上臂</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46</w:t>
            </w:r>
          </w:p>
        </w:tc>
        <w:tc>
          <w:tcPr>
            <w:tcW w:w="2819" w:type="dxa"/>
            <w:vAlign w:val="bottom"/>
          </w:tcPr>
          <w:p w:rsidR="00E2545B" w:rsidRDefault="00E2545B" w:rsidP="00B77EE2">
            <w:pPr>
              <w:rPr>
                <w:sz w:val="22"/>
              </w:rPr>
            </w:pPr>
            <w:r>
              <w:rPr>
                <w:rFonts w:hint="eastAsia"/>
                <w:sz w:val="22"/>
              </w:rPr>
              <w:t>右上腹</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47</w:t>
            </w:r>
          </w:p>
        </w:tc>
        <w:tc>
          <w:tcPr>
            <w:tcW w:w="2819" w:type="dxa"/>
            <w:vAlign w:val="bottom"/>
          </w:tcPr>
          <w:p w:rsidR="00E2545B" w:rsidRDefault="00E2545B" w:rsidP="00B77EE2">
            <w:pPr>
              <w:rPr>
                <w:sz w:val="22"/>
              </w:rPr>
            </w:pPr>
            <w:r>
              <w:rPr>
                <w:rFonts w:hint="eastAsia"/>
                <w:sz w:val="22"/>
              </w:rPr>
              <w:t>右腹侧臂肌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Default="00E2545B" w:rsidP="00B77EE2">
            <w:pPr>
              <w:jc w:val="center"/>
              <w:rPr>
                <w:sz w:val="22"/>
              </w:rPr>
            </w:pPr>
            <w:r>
              <w:rPr>
                <w:rFonts w:hint="eastAsia"/>
                <w:sz w:val="22"/>
              </w:rPr>
              <w:t>48</w:t>
            </w:r>
          </w:p>
        </w:tc>
        <w:tc>
          <w:tcPr>
            <w:tcW w:w="2819" w:type="dxa"/>
            <w:vAlign w:val="bottom"/>
          </w:tcPr>
          <w:p w:rsidR="00E2545B" w:rsidRDefault="00E2545B" w:rsidP="00B77EE2">
            <w:pPr>
              <w:rPr>
                <w:sz w:val="22"/>
              </w:rPr>
            </w:pPr>
            <w:r>
              <w:rPr>
                <w:rFonts w:hint="eastAsia"/>
                <w:sz w:val="22"/>
              </w:rPr>
              <w:t>右股外侧肌</w:t>
            </w:r>
          </w:p>
        </w:tc>
        <w:tc>
          <w:tcPr>
            <w:tcW w:w="4170" w:type="dxa"/>
            <w:vAlign w:val="bottom"/>
          </w:tcPr>
          <w:p w:rsidR="00E2545B" w:rsidRPr="00F73973" w:rsidRDefault="00E2545B" w:rsidP="00B77EE2">
            <w:pPr>
              <w:rPr>
                <w:rFonts w:ascii="宋体" w:hAnsi="宋体" w:cs="宋体"/>
                <w:sz w:val="22"/>
              </w:rPr>
            </w:pPr>
          </w:p>
        </w:tc>
      </w:tr>
      <w:tr w:rsidR="00E2545B" w:rsidRPr="00F73973" w:rsidTr="00E2545B">
        <w:tc>
          <w:tcPr>
            <w:tcW w:w="1098" w:type="dxa"/>
            <w:vAlign w:val="bottom"/>
          </w:tcPr>
          <w:p w:rsidR="00E2545B" w:rsidRPr="00F73973" w:rsidRDefault="00E2545B" w:rsidP="00B77EE2">
            <w:pPr>
              <w:jc w:val="center"/>
              <w:rPr>
                <w:rFonts w:ascii="宋体" w:hAnsi="宋体" w:cs="宋体"/>
                <w:sz w:val="22"/>
              </w:rPr>
            </w:pPr>
            <w:r w:rsidRPr="00F73973">
              <w:rPr>
                <w:rFonts w:hint="eastAsia"/>
                <w:sz w:val="22"/>
              </w:rPr>
              <w:t>99</w:t>
            </w:r>
          </w:p>
        </w:tc>
        <w:tc>
          <w:tcPr>
            <w:tcW w:w="2819" w:type="dxa"/>
            <w:vAlign w:val="bottom"/>
          </w:tcPr>
          <w:p w:rsidR="00E2545B" w:rsidRPr="00F73973" w:rsidRDefault="00E2545B" w:rsidP="00B77EE2">
            <w:pPr>
              <w:rPr>
                <w:rFonts w:ascii="宋体" w:hAnsi="宋体" w:cs="宋体"/>
                <w:sz w:val="22"/>
              </w:rPr>
            </w:pPr>
            <w:r w:rsidRPr="00F73973">
              <w:rPr>
                <w:rFonts w:hint="eastAsia"/>
                <w:sz w:val="22"/>
              </w:rPr>
              <w:t>其他</w:t>
            </w:r>
          </w:p>
        </w:tc>
        <w:tc>
          <w:tcPr>
            <w:tcW w:w="4170" w:type="dxa"/>
            <w:vAlign w:val="bottom"/>
          </w:tcPr>
          <w:p w:rsidR="00E2545B" w:rsidRPr="00F73973" w:rsidRDefault="00E2545B" w:rsidP="00B77EE2">
            <w:pPr>
              <w:rPr>
                <w:rFonts w:ascii="宋体" w:hAnsi="宋体" w:cs="宋体"/>
                <w:sz w:val="22"/>
              </w:rPr>
            </w:pPr>
          </w:p>
        </w:tc>
      </w:tr>
    </w:tbl>
    <w:p w:rsidR="00E2545B" w:rsidRPr="00E2545B" w:rsidRDefault="00E2545B" w:rsidP="00E2545B">
      <w:pPr>
        <w:numPr>
          <w:ilvl w:val="0"/>
          <w:numId w:val="38"/>
        </w:numPr>
        <w:spacing w:line="360" w:lineRule="auto"/>
        <w:rPr>
          <w:rFonts w:ascii="宋体" w:hAnsi="宋体"/>
          <w:sz w:val="24"/>
          <w:szCs w:val="24"/>
        </w:rPr>
      </w:pPr>
      <w:r w:rsidRPr="00E2545B">
        <w:rPr>
          <w:rFonts w:ascii="宋体" w:hAnsi="宋体" w:hint="eastAsia"/>
          <w:sz w:val="24"/>
          <w:szCs w:val="24"/>
        </w:rPr>
        <w:t>CV06.00.103麻醉方法代码表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668"/>
        <w:gridCol w:w="2268"/>
        <w:gridCol w:w="4586"/>
      </w:tblGrid>
      <w:tr w:rsidR="00E2545B" w:rsidRPr="00BC265C" w:rsidTr="00B77EE2">
        <w:trPr>
          <w:trHeight w:val="192"/>
        </w:trPr>
        <w:tc>
          <w:tcPr>
            <w:tcW w:w="1668" w:type="dxa"/>
            <w:tcBorders>
              <w:bottom w:val="single" w:sz="12" w:space="0" w:color="auto"/>
            </w:tcBorders>
          </w:tcPr>
          <w:p w:rsidR="00E2545B" w:rsidRPr="00BC265C" w:rsidRDefault="00E2545B" w:rsidP="00B77EE2">
            <w:pPr>
              <w:spacing w:line="360" w:lineRule="auto"/>
              <w:jc w:val="center"/>
              <w:rPr>
                <w:b/>
                <w:bCs/>
              </w:rPr>
            </w:pPr>
            <w:r w:rsidRPr="00BC265C">
              <w:rPr>
                <w:rFonts w:hint="eastAsia"/>
                <w:b/>
                <w:bCs/>
              </w:rPr>
              <w:lastRenderedPageBreak/>
              <w:t>值</w:t>
            </w:r>
          </w:p>
        </w:tc>
        <w:tc>
          <w:tcPr>
            <w:tcW w:w="2268" w:type="dxa"/>
            <w:tcBorders>
              <w:bottom w:val="single" w:sz="12" w:space="0" w:color="auto"/>
            </w:tcBorders>
          </w:tcPr>
          <w:p w:rsidR="00E2545B" w:rsidRPr="00BC265C" w:rsidRDefault="00E2545B" w:rsidP="00B77EE2">
            <w:pPr>
              <w:spacing w:line="360" w:lineRule="auto"/>
              <w:jc w:val="center"/>
              <w:rPr>
                <w:b/>
                <w:bCs/>
              </w:rPr>
            </w:pPr>
            <w:r w:rsidRPr="00BC265C">
              <w:rPr>
                <w:rFonts w:hint="eastAsia"/>
                <w:b/>
                <w:bCs/>
              </w:rPr>
              <w:t>值含义</w:t>
            </w:r>
          </w:p>
        </w:tc>
        <w:tc>
          <w:tcPr>
            <w:tcW w:w="4586" w:type="dxa"/>
            <w:tcBorders>
              <w:bottom w:val="single" w:sz="12" w:space="0" w:color="auto"/>
            </w:tcBorders>
          </w:tcPr>
          <w:p w:rsidR="00E2545B" w:rsidRPr="00BC265C" w:rsidRDefault="00E2545B" w:rsidP="00B77EE2">
            <w:pPr>
              <w:spacing w:line="360" w:lineRule="auto"/>
              <w:jc w:val="center"/>
              <w:rPr>
                <w:b/>
                <w:bCs/>
              </w:rPr>
            </w:pPr>
            <w:r w:rsidRPr="00BC265C">
              <w:rPr>
                <w:b/>
                <w:bCs/>
              </w:rPr>
              <w:tab/>
            </w:r>
            <w:r w:rsidRPr="00BC265C">
              <w:rPr>
                <w:rFonts w:hint="eastAsia"/>
                <w:b/>
                <w:bCs/>
              </w:rPr>
              <w:t>说明</w:t>
            </w:r>
          </w:p>
        </w:tc>
      </w:tr>
      <w:tr w:rsidR="00E2545B" w:rsidRPr="005028F6" w:rsidTr="00B77EE2">
        <w:tc>
          <w:tcPr>
            <w:tcW w:w="1668" w:type="dxa"/>
            <w:tcBorders>
              <w:top w:val="single" w:sz="12" w:space="0" w:color="auto"/>
            </w:tcBorders>
          </w:tcPr>
          <w:p w:rsidR="00E2545B" w:rsidRPr="00BC265C" w:rsidRDefault="00E2545B" w:rsidP="00B77EE2">
            <w:pPr>
              <w:tabs>
                <w:tab w:val="left" w:pos="7048"/>
              </w:tabs>
              <w:spacing w:line="360" w:lineRule="auto"/>
              <w:jc w:val="left"/>
            </w:pPr>
            <w:r w:rsidRPr="00BC265C">
              <w:rPr>
                <w:rFonts w:hint="eastAsia"/>
              </w:rPr>
              <w:t>1</w:t>
            </w:r>
          </w:p>
        </w:tc>
        <w:tc>
          <w:tcPr>
            <w:tcW w:w="2268" w:type="dxa"/>
            <w:tcBorders>
              <w:top w:val="single" w:sz="12" w:space="0" w:color="auto"/>
            </w:tcBorders>
            <w:vAlign w:val="center"/>
          </w:tcPr>
          <w:p w:rsidR="00E2545B" w:rsidRPr="00BC265C" w:rsidRDefault="00E2545B" w:rsidP="00B77EE2">
            <w:pPr>
              <w:tabs>
                <w:tab w:val="left" w:pos="7048"/>
              </w:tabs>
              <w:spacing w:line="360" w:lineRule="auto"/>
              <w:jc w:val="left"/>
            </w:pPr>
            <w:r w:rsidRPr="00BC265C">
              <w:t>全身麻醉</w:t>
            </w:r>
          </w:p>
        </w:tc>
        <w:tc>
          <w:tcPr>
            <w:tcW w:w="4586" w:type="dxa"/>
            <w:tcBorders>
              <w:top w:val="single" w:sz="12" w:space="0" w:color="auto"/>
            </w:tcBorders>
            <w:vAlign w:val="center"/>
          </w:tcPr>
          <w:p w:rsidR="00E2545B" w:rsidRPr="00BC265C" w:rsidRDefault="00E2545B" w:rsidP="00B77EE2">
            <w:pPr>
              <w:tabs>
                <w:tab w:val="left" w:pos="7048"/>
              </w:tabs>
              <w:spacing w:line="360" w:lineRule="auto"/>
              <w:jc w:val="left"/>
            </w:pPr>
            <w:r w:rsidRPr="00BC265C">
              <w:t>用麻醉剂使全身处于麻醉状态</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11</w:t>
            </w:r>
          </w:p>
        </w:tc>
        <w:tc>
          <w:tcPr>
            <w:tcW w:w="2268" w:type="dxa"/>
            <w:vAlign w:val="center"/>
          </w:tcPr>
          <w:p w:rsidR="00E2545B" w:rsidRPr="00BC265C" w:rsidRDefault="00E2545B" w:rsidP="00B77EE2">
            <w:pPr>
              <w:tabs>
                <w:tab w:val="left" w:pos="7048"/>
              </w:tabs>
              <w:spacing w:line="360" w:lineRule="auto"/>
              <w:jc w:val="left"/>
            </w:pPr>
            <w:r>
              <w:t>吸</w:t>
            </w:r>
            <w:r>
              <w:rPr>
                <w:rFonts w:hint="eastAsia"/>
              </w:rPr>
              <w:t>入</w:t>
            </w:r>
            <w:r w:rsidRPr="00BC265C">
              <w:t>麻醉</w:t>
            </w:r>
          </w:p>
        </w:tc>
        <w:tc>
          <w:tcPr>
            <w:tcW w:w="4586" w:type="dxa"/>
            <w:vAlign w:val="center"/>
          </w:tcPr>
          <w:p w:rsidR="00E2545B" w:rsidRPr="00BC265C" w:rsidRDefault="00E2545B" w:rsidP="00B77EE2">
            <w:pPr>
              <w:tabs>
                <w:tab w:val="left" w:pos="7048"/>
              </w:tabs>
              <w:spacing w:line="360" w:lineRule="auto"/>
              <w:jc w:val="left"/>
            </w:pPr>
            <w:r>
              <w:t>用吸</w:t>
            </w:r>
            <w:r>
              <w:rPr>
                <w:rFonts w:hint="eastAsia"/>
              </w:rPr>
              <w:t>入</w:t>
            </w:r>
            <w:r w:rsidRPr="00BC265C">
              <w:t>麻醉剂的方法使全身处于麻醉状态</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12</w:t>
            </w:r>
          </w:p>
        </w:tc>
        <w:tc>
          <w:tcPr>
            <w:tcW w:w="2268" w:type="dxa"/>
            <w:vAlign w:val="center"/>
          </w:tcPr>
          <w:p w:rsidR="00E2545B" w:rsidRPr="00BC265C" w:rsidRDefault="00E2545B" w:rsidP="00B77EE2">
            <w:pPr>
              <w:tabs>
                <w:tab w:val="left" w:pos="7048"/>
              </w:tabs>
              <w:spacing w:line="360" w:lineRule="auto"/>
              <w:jc w:val="left"/>
            </w:pPr>
            <w:r w:rsidRPr="00BC265C">
              <w:t>静脉麻醉</w:t>
            </w:r>
          </w:p>
        </w:tc>
        <w:tc>
          <w:tcPr>
            <w:tcW w:w="4586" w:type="dxa"/>
            <w:vAlign w:val="center"/>
          </w:tcPr>
          <w:p w:rsidR="00E2545B" w:rsidRPr="00BC265C" w:rsidRDefault="00E2545B" w:rsidP="00B77EE2">
            <w:pPr>
              <w:tabs>
                <w:tab w:val="left" w:pos="7048"/>
              </w:tabs>
              <w:spacing w:line="360" w:lineRule="auto"/>
              <w:jc w:val="left"/>
            </w:pPr>
            <w:r w:rsidRPr="00BC265C">
              <w:t>经静脉注</w:t>
            </w:r>
            <w:r>
              <w:rPr>
                <w:rFonts w:hint="eastAsia"/>
              </w:rPr>
              <w:t>入</w:t>
            </w:r>
            <w:r w:rsidRPr="00BC265C">
              <w:t>麻醉剂使全身处于麻醉状态</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13</w:t>
            </w:r>
          </w:p>
        </w:tc>
        <w:tc>
          <w:tcPr>
            <w:tcW w:w="2268" w:type="dxa"/>
            <w:vAlign w:val="center"/>
          </w:tcPr>
          <w:p w:rsidR="00E2545B" w:rsidRPr="00BC265C" w:rsidRDefault="00E2545B" w:rsidP="00B77EE2">
            <w:pPr>
              <w:tabs>
                <w:tab w:val="left" w:pos="7048"/>
              </w:tabs>
              <w:spacing w:line="360" w:lineRule="auto"/>
              <w:jc w:val="left"/>
            </w:pPr>
            <w:r w:rsidRPr="00BC265C">
              <w:t>基础麻醉</w:t>
            </w:r>
          </w:p>
        </w:tc>
        <w:tc>
          <w:tcPr>
            <w:tcW w:w="4586" w:type="dxa"/>
            <w:vAlign w:val="center"/>
          </w:tcPr>
          <w:p w:rsidR="00E2545B" w:rsidRPr="00BC265C" w:rsidRDefault="00E2545B" w:rsidP="00B77EE2">
            <w:pPr>
              <w:tabs>
                <w:tab w:val="left" w:pos="7048"/>
              </w:tabs>
              <w:spacing w:line="360" w:lineRule="auto"/>
              <w:jc w:val="left"/>
            </w:pPr>
            <w:r w:rsidRPr="00BC265C">
              <w:t>麻醉前先使患者神志消失的方法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2</w:t>
            </w:r>
          </w:p>
        </w:tc>
        <w:tc>
          <w:tcPr>
            <w:tcW w:w="2268" w:type="dxa"/>
            <w:vAlign w:val="center"/>
          </w:tcPr>
          <w:p w:rsidR="00E2545B" w:rsidRPr="00BC265C" w:rsidRDefault="00E2545B" w:rsidP="00B77EE2">
            <w:pPr>
              <w:tabs>
                <w:tab w:val="left" w:pos="7048"/>
              </w:tabs>
              <w:spacing w:line="360" w:lineRule="auto"/>
              <w:jc w:val="left"/>
            </w:pPr>
            <w:r w:rsidRPr="00BC265C">
              <w:t>椎管内麻醉</w:t>
            </w:r>
          </w:p>
        </w:tc>
        <w:tc>
          <w:tcPr>
            <w:tcW w:w="4586" w:type="dxa"/>
            <w:vAlign w:val="center"/>
          </w:tcPr>
          <w:p w:rsidR="00E2545B" w:rsidRPr="00BC265C" w:rsidRDefault="00E2545B" w:rsidP="00B77EE2">
            <w:pPr>
              <w:tabs>
                <w:tab w:val="left" w:pos="7048"/>
              </w:tabs>
              <w:spacing w:line="360" w:lineRule="auto"/>
              <w:jc w:val="left"/>
            </w:pPr>
            <w:r w:rsidRPr="00BC265C">
              <w:t>将麻醉药注</w:t>
            </w:r>
            <w:r>
              <w:rPr>
                <w:rFonts w:hint="eastAsia"/>
              </w:rPr>
              <w:t>入</w:t>
            </w:r>
            <w:r w:rsidRPr="00BC265C">
              <w:t>椎管内达到局部麻醉效果的方法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21</w:t>
            </w:r>
          </w:p>
        </w:tc>
        <w:tc>
          <w:tcPr>
            <w:tcW w:w="2268" w:type="dxa"/>
            <w:vAlign w:val="center"/>
          </w:tcPr>
          <w:p w:rsidR="00E2545B" w:rsidRPr="00BC265C" w:rsidRDefault="00E2545B" w:rsidP="00B77EE2">
            <w:pPr>
              <w:tabs>
                <w:tab w:val="left" w:pos="7048"/>
              </w:tabs>
              <w:spacing w:line="360" w:lineRule="auto"/>
              <w:jc w:val="left"/>
            </w:pPr>
            <w:r w:rsidRPr="00BC265C">
              <w:t>蛛网膜下腔阻滞麻醉法</w:t>
            </w:r>
          </w:p>
        </w:tc>
        <w:tc>
          <w:tcPr>
            <w:tcW w:w="4586" w:type="dxa"/>
            <w:vAlign w:val="center"/>
          </w:tcPr>
          <w:p w:rsidR="00E2545B" w:rsidRPr="00BC265C" w:rsidRDefault="00E2545B" w:rsidP="00B77EE2">
            <w:pPr>
              <w:tabs>
                <w:tab w:val="left" w:pos="7048"/>
              </w:tabs>
              <w:spacing w:line="360" w:lineRule="auto"/>
              <w:jc w:val="left"/>
            </w:pPr>
            <w:r w:rsidRPr="00BC265C">
              <w:t>将麻醉药注</w:t>
            </w:r>
            <w:r>
              <w:rPr>
                <w:rFonts w:hint="eastAsia"/>
              </w:rPr>
              <w:t>入</w:t>
            </w:r>
            <w:r w:rsidRPr="00BC265C">
              <w:t>蛛网膜下腔达到局部麻醉效果的方法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22</w:t>
            </w:r>
          </w:p>
        </w:tc>
        <w:tc>
          <w:tcPr>
            <w:tcW w:w="2268" w:type="dxa"/>
            <w:vAlign w:val="center"/>
          </w:tcPr>
          <w:p w:rsidR="00E2545B" w:rsidRPr="00BC265C" w:rsidRDefault="00E2545B" w:rsidP="00B77EE2">
            <w:pPr>
              <w:tabs>
                <w:tab w:val="left" w:pos="7048"/>
              </w:tabs>
              <w:spacing w:line="360" w:lineRule="auto"/>
              <w:jc w:val="left"/>
            </w:pPr>
            <w:r w:rsidRPr="00BC265C">
              <w:t>硬脊膜外腔阻滞麻醉</w:t>
            </w:r>
          </w:p>
        </w:tc>
        <w:tc>
          <w:tcPr>
            <w:tcW w:w="4586" w:type="dxa"/>
            <w:vAlign w:val="center"/>
          </w:tcPr>
          <w:p w:rsidR="00E2545B" w:rsidRPr="00BC265C" w:rsidRDefault="00E2545B" w:rsidP="00B77EE2">
            <w:pPr>
              <w:tabs>
                <w:tab w:val="left" w:pos="7048"/>
              </w:tabs>
              <w:spacing w:line="360" w:lineRule="auto"/>
              <w:jc w:val="left"/>
            </w:pPr>
            <w:r w:rsidRPr="00BC265C">
              <w:t>将麻醉药注</w:t>
            </w:r>
            <w:r>
              <w:rPr>
                <w:rFonts w:hint="eastAsia"/>
              </w:rPr>
              <w:t>入</w:t>
            </w:r>
            <w:r w:rsidRPr="00BC265C">
              <w:t>硬脊膜外腔产生局部麻醉效果的方法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3</w:t>
            </w:r>
          </w:p>
        </w:tc>
        <w:tc>
          <w:tcPr>
            <w:tcW w:w="2268" w:type="dxa"/>
            <w:vAlign w:val="center"/>
          </w:tcPr>
          <w:p w:rsidR="00E2545B" w:rsidRPr="00BC265C" w:rsidRDefault="00E2545B" w:rsidP="00B77EE2">
            <w:pPr>
              <w:tabs>
                <w:tab w:val="left" w:pos="7048"/>
              </w:tabs>
              <w:spacing w:line="360" w:lineRule="auto"/>
              <w:jc w:val="left"/>
            </w:pPr>
            <w:r w:rsidRPr="00BC265C">
              <w:t>局部麻醉</w:t>
            </w:r>
          </w:p>
        </w:tc>
        <w:tc>
          <w:tcPr>
            <w:tcW w:w="4586" w:type="dxa"/>
            <w:vAlign w:val="center"/>
          </w:tcPr>
          <w:p w:rsidR="00E2545B" w:rsidRPr="00BC265C" w:rsidRDefault="00E2545B" w:rsidP="00B77EE2">
            <w:pPr>
              <w:tabs>
                <w:tab w:val="left" w:pos="7048"/>
              </w:tabs>
              <w:spacing w:line="360" w:lineRule="auto"/>
              <w:jc w:val="left"/>
            </w:pPr>
            <w:r w:rsidRPr="00BC265C">
              <w:t>将麻醉药直接</w:t>
            </w:r>
            <w:r>
              <w:t>注入</w:t>
            </w:r>
            <w:r w:rsidRPr="00BC265C">
              <w:t>施行手术的组织内或手术部位周围的麻醉方法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31</w:t>
            </w:r>
          </w:p>
        </w:tc>
        <w:tc>
          <w:tcPr>
            <w:tcW w:w="2268" w:type="dxa"/>
            <w:vAlign w:val="center"/>
          </w:tcPr>
          <w:p w:rsidR="00E2545B" w:rsidRPr="00BC265C" w:rsidRDefault="00E2545B" w:rsidP="00B77EE2">
            <w:pPr>
              <w:tabs>
                <w:tab w:val="left" w:pos="7048"/>
              </w:tabs>
              <w:spacing w:line="360" w:lineRule="auto"/>
              <w:jc w:val="left"/>
            </w:pPr>
            <w:r w:rsidRPr="00BC265C">
              <w:t>神经丛阻滞麻醉</w:t>
            </w:r>
          </w:p>
        </w:tc>
        <w:tc>
          <w:tcPr>
            <w:tcW w:w="4586" w:type="dxa"/>
            <w:vAlign w:val="center"/>
          </w:tcPr>
          <w:p w:rsidR="00E2545B" w:rsidRPr="00BC265C" w:rsidRDefault="00E2545B" w:rsidP="00B77EE2">
            <w:pPr>
              <w:tabs>
                <w:tab w:val="left" w:pos="7048"/>
              </w:tabs>
              <w:spacing w:line="360" w:lineRule="auto"/>
              <w:jc w:val="left"/>
            </w:pPr>
            <w:r w:rsidRPr="00BC265C">
              <w:t>将局部麻醉药注射于神经丛附近，使通过神经丛的神经及其所分布的区域产生局部麻醉的方法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32</w:t>
            </w:r>
          </w:p>
        </w:tc>
        <w:tc>
          <w:tcPr>
            <w:tcW w:w="2268" w:type="dxa"/>
            <w:vAlign w:val="center"/>
          </w:tcPr>
          <w:p w:rsidR="00E2545B" w:rsidRPr="00BC265C" w:rsidRDefault="00E2545B" w:rsidP="00B77EE2">
            <w:pPr>
              <w:tabs>
                <w:tab w:val="left" w:pos="7048"/>
              </w:tabs>
              <w:spacing w:line="360" w:lineRule="auto"/>
              <w:jc w:val="left"/>
            </w:pPr>
            <w:r w:rsidRPr="00BC265C">
              <w:t>神经节阻滞麻醉</w:t>
            </w:r>
          </w:p>
        </w:tc>
        <w:tc>
          <w:tcPr>
            <w:tcW w:w="4586" w:type="dxa"/>
            <w:vAlign w:val="center"/>
          </w:tcPr>
          <w:p w:rsidR="00E2545B" w:rsidRPr="00BC265C" w:rsidRDefault="00E2545B" w:rsidP="00B77EE2">
            <w:pPr>
              <w:tabs>
                <w:tab w:val="left" w:pos="7048"/>
              </w:tabs>
              <w:spacing w:line="360" w:lineRule="auto"/>
              <w:jc w:val="left"/>
            </w:pPr>
            <w:r w:rsidRPr="00BC265C">
              <w:t>将局部麻醉药注射于神经节附近，使通过神经节的神经及其所分布的区域产生局部麻醉的方法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33</w:t>
            </w:r>
          </w:p>
        </w:tc>
        <w:tc>
          <w:tcPr>
            <w:tcW w:w="2268" w:type="dxa"/>
            <w:vAlign w:val="center"/>
          </w:tcPr>
          <w:p w:rsidR="00E2545B" w:rsidRPr="00BC265C" w:rsidRDefault="00E2545B" w:rsidP="00B77EE2">
            <w:pPr>
              <w:tabs>
                <w:tab w:val="left" w:pos="7048"/>
              </w:tabs>
              <w:spacing w:line="360" w:lineRule="auto"/>
              <w:jc w:val="left"/>
            </w:pPr>
            <w:r w:rsidRPr="00BC265C">
              <w:t>神经阻滞麻醉</w:t>
            </w:r>
          </w:p>
        </w:tc>
        <w:tc>
          <w:tcPr>
            <w:tcW w:w="4586" w:type="dxa"/>
            <w:vAlign w:val="center"/>
          </w:tcPr>
          <w:p w:rsidR="00E2545B" w:rsidRPr="00BC265C" w:rsidRDefault="00E2545B" w:rsidP="00B77EE2">
            <w:pPr>
              <w:tabs>
                <w:tab w:val="left" w:pos="7048"/>
              </w:tabs>
              <w:spacing w:line="360" w:lineRule="auto"/>
              <w:jc w:val="left"/>
            </w:pPr>
            <w:r w:rsidRPr="00BC265C">
              <w:t>将局麻药物注射于神经干的周围，使该神经分布的区域产生麻醉作用的方法</w:t>
            </w:r>
          </w:p>
        </w:tc>
      </w:tr>
      <w:tr w:rsidR="00E2545B" w:rsidRPr="005028F6" w:rsidTr="00B77EE2">
        <w:tc>
          <w:tcPr>
            <w:tcW w:w="1668" w:type="dxa"/>
          </w:tcPr>
          <w:p w:rsidR="00E2545B" w:rsidRPr="00BC265C" w:rsidRDefault="00E2545B" w:rsidP="00B77EE2">
            <w:pPr>
              <w:tabs>
                <w:tab w:val="left" w:pos="7048"/>
              </w:tabs>
              <w:spacing w:line="360" w:lineRule="auto"/>
              <w:jc w:val="left"/>
            </w:pPr>
          </w:p>
          <w:p w:rsidR="00E2545B" w:rsidRPr="00BC265C" w:rsidRDefault="00E2545B" w:rsidP="00B77EE2">
            <w:pPr>
              <w:tabs>
                <w:tab w:val="left" w:pos="7048"/>
              </w:tabs>
              <w:spacing w:line="360" w:lineRule="auto"/>
              <w:jc w:val="left"/>
            </w:pPr>
          </w:p>
          <w:p w:rsidR="00E2545B" w:rsidRPr="00BC265C" w:rsidRDefault="00E2545B" w:rsidP="00B77EE2">
            <w:pPr>
              <w:tabs>
                <w:tab w:val="left" w:pos="7048"/>
              </w:tabs>
              <w:spacing w:line="360" w:lineRule="auto"/>
              <w:jc w:val="left"/>
            </w:pPr>
            <w:r w:rsidRPr="00BC265C">
              <w:rPr>
                <w:rFonts w:hint="eastAsia"/>
              </w:rPr>
              <w:t>34</w:t>
            </w:r>
          </w:p>
        </w:tc>
        <w:tc>
          <w:tcPr>
            <w:tcW w:w="2268" w:type="dxa"/>
            <w:vAlign w:val="center"/>
          </w:tcPr>
          <w:p w:rsidR="00E2545B" w:rsidRPr="00BC265C" w:rsidRDefault="00E2545B" w:rsidP="00B77EE2">
            <w:pPr>
              <w:tabs>
                <w:tab w:val="left" w:pos="7048"/>
              </w:tabs>
              <w:spacing w:line="360" w:lineRule="auto"/>
              <w:jc w:val="left"/>
            </w:pPr>
            <w:r w:rsidRPr="00BC265C">
              <w:t>区域阻滞麻醉</w:t>
            </w:r>
          </w:p>
        </w:tc>
        <w:tc>
          <w:tcPr>
            <w:tcW w:w="4586" w:type="dxa"/>
            <w:vAlign w:val="center"/>
          </w:tcPr>
          <w:p w:rsidR="00E2545B" w:rsidRPr="00BC265C" w:rsidRDefault="00E2545B" w:rsidP="00B77EE2">
            <w:pPr>
              <w:tabs>
                <w:tab w:val="left" w:pos="7048"/>
              </w:tabs>
              <w:spacing w:line="360" w:lineRule="auto"/>
              <w:jc w:val="left"/>
            </w:pPr>
            <w:r w:rsidRPr="00BC265C">
              <w:t>将局麻药注射于手术野外周，使通往手术野以及由手术野传出的神经末梢皆受到阻滞的局部麻醉方法</w:t>
            </w:r>
          </w:p>
        </w:tc>
      </w:tr>
      <w:tr w:rsidR="00E2545B" w:rsidRPr="005028F6" w:rsidTr="00B77EE2">
        <w:tc>
          <w:tcPr>
            <w:tcW w:w="1668" w:type="dxa"/>
          </w:tcPr>
          <w:p w:rsidR="00E2545B" w:rsidRPr="00BC265C" w:rsidRDefault="00E2545B" w:rsidP="00B77EE2">
            <w:pPr>
              <w:tabs>
                <w:tab w:val="left" w:pos="7048"/>
              </w:tabs>
              <w:spacing w:line="360" w:lineRule="auto"/>
              <w:jc w:val="left"/>
            </w:pPr>
          </w:p>
          <w:p w:rsidR="00E2545B" w:rsidRPr="00BC265C" w:rsidRDefault="00E2545B" w:rsidP="00B77EE2">
            <w:pPr>
              <w:tabs>
                <w:tab w:val="left" w:pos="7048"/>
              </w:tabs>
              <w:spacing w:line="360" w:lineRule="auto"/>
              <w:jc w:val="left"/>
            </w:pPr>
            <w:r w:rsidRPr="00BC265C">
              <w:rPr>
                <w:rFonts w:hint="eastAsia"/>
              </w:rPr>
              <w:t>35</w:t>
            </w:r>
          </w:p>
        </w:tc>
        <w:tc>
          <w:tcPr>
            <w:tcW w:w="2268" w:type="dxa"/>
            <w:vAlign w:val="center"/>
          </w:tcPr>
          <w:p w:rsidR="00E2545B" w:rsidRPr="00BC265C" w:rsidRDefault="00E2545B" w:rsidP="00B77EE2">
            <w:pPr>
              <w:tabs>
                <w:tab w:val="left" w:pos="7048"/>
              </w:tabs>
              <w:spacing w:line="360" w:lineRule="auto"/>
              <w:jc w:val="left"/>
            </w:pPr>
            <w:r w:rsidRPr="00BC265C">
              <w:t>局部浸润麻醉</w:t>
            </w:r>
          </w:p>
        </w:tc>
        <w:tc>
          <w:tcPr>
            <w:tcW w:w="4586" w:type="dxa"/>
            <w:vAlign w:val="center"/>
          </w:tcPr>
          <w:p w:rsidR="00E2545B" w:rsidRPr="00BC265C" w:rsidRDefault="00E2545B" w:rsidP="00B77EE2">
            <w:pPr>
              <w:tabs>
                <w:tab w:val="left" w:pos="7048"/>
              </w:tabs>
              <w:spacing w:line="360" w:lineRule="auto"/>
              <w:jc w:val="left"/>
            </w:pPr>
            <w:r w:rsidRPr="00BC265C">
              <w:t>将局麻药沿手术切口线分层</w:t>
            </w:r>
            <w:r>
              <w:t>注入</w:t>
            </w:r>
            <w:r w:rsidRPr="00BC265C">
              <w:t>组织内，以阻滞组织中的神经末梢的麻醉方法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36</w:t>
            </w:r>
          </w:p>
        </w:tc>
        <w:tc>
          <w:tcPr>
            <w:tcW w:w="2268" w:type="dxa"/>
            <w:vAlign w:val="center"/>
          </w:tcPr>
          <w:p w:rsidR="00E2545B" w:rsidRPr="00BC265C" w:rsidRDefault="00E2545B" w:rsidP="00B77EE2">
            <w:pPr>
              <w:tabs>
                <w:tab w:val="left" w:pos="7048"/>
              </w:tabs>
              <w:spacing w:line="360" w:lineRule="auto"/>
              <w:jc w:val="left"/>
            </w:pPr>
            <w:r w:rsidRPr="00BC265C">
              <w:t>表面麻醉</w:t>
            </w:r>
          </w:p>
        </w:tc>
        <w:tc>
          <w:tcPr>
            <w:tcW w:w="4586" w:type="dxa"/>
            <w:vAlign w:val="center"/>
          </w:tcPr>
          <w:p w:rsidR="00E2545B" w:rsidRPr="00BC265C" w:rsidRDefault="00E2545B" w:rsidP="00B77EE2">
            <w:pPr>
              <w:tabs>
                <w:tab w:val="left" w:pos="7048"/>
              </w:tabs>
              <w:spacing w:line="360" w:lineRule="auto"/>
              <w:jc w:val="left"/>
            </w:pPr>
            <w:r w:rsidRPr="00BC265C">
              <w:t>将麻醉药直接与黏膜或皮肤接触，使支配该部分黏膜或皮肤内的神经末梢被阻滞的麻醉方法</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4</w:t>
            </w:r>
          </w:p>
        </w:tc>
        <w:tc>
          <w:tcPr>
            <w:tcW w:w="2268" w:type="dxa"/>
            <w:vAlign w:val="center"/>
          </w:tcPr>
          <w:p w:rsidR="00E2545B" w:rsidRPr="00BC265C" w:rsidRDefault="00E2545B" w:rsidP="00B77EE2">
            <w:pPr>
              <w:tabs>
                <w:tab w:val="left" w:pos="7048"/>
              </w:tabs>
              <w:spacing w:line="360" w:lineRule="auto"/>
              <w:jc w:val="left"/>
            </w:pPr>
            <w:r w:rsidRPr="00D1520D">
              <w:rPr>
                <w:rFonts w:ascii="宋体" w:hAnsi="宋体" w:cs="宋体" w:hint="eastAsia"/>
                <w:color w:val="000000"/>
                <w:kern w:val="0"/>
                <w:sz w:val="20"/>
                <w:szCs w:val="20"/>
              </w:rPr>
              <w:t>针刺麻醉</w:t>
            </w:r>
          </w:p>
        </w:tc>
        <w:tc>
          <w:tcPr>
            <w:tcW w:w="4586" w:type="dxa"/>
            <w:vAlign w:val="center"/>
          </w:tcPr>
          <w:p w:rsidR="00E2545B" w:rsidRPr="00BC265C" w:rsidRDefault="00E2545B" w:rsidP="00B77EE2">
            <w:pPr>
              <w:tabs>
                <w:tab w:val="left" w:pos="7048"/>
              </w:tabs>
              <w:spacing w:line="360" w:lineRule="auto"/>
              <w:jc w:val="left"/>
            </w:pPr>
            <w:r w:rsidRPr="00D1520D">
              <w:rPr>
                <w:rFonts w:ascii="宋体" w:hAnsi="宋体" w:cs="宋体" w:hint="eastAsia"/>
                <w:color w:val="000000"/>
                <w:kern w:val="0"/>
                <w:sz w:val="20"/>
                <w:szCs w:val="20"/>
              </w:rPr>
              <w:t>中医针刺镇痛</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5</w:t>
            </w:r>
          </w:p>
        </w:tc>
        <w:tc>
          <w:tcPr>
            <w:tcW w:w="2268" w:type="dxa"/>
            <w:vAlign w:val="center"/>
          </w:tcPr>
          <w:p w:rsidR="00E2545B" w:rsidRPr="00BC265C" w:rsidRDefault="00E2545B" w:rsidP="00B77EE2">
            <w:pPr>
              <w:tabs>
                <w:tab w:val="left" w:pos="7048"/>
              </w:tabs>
              <w:spacing w:line="360" w:lineRule="auto"/>
              <w:jc w:val="left"/>
            </w:pPr>
            <w:r w:rsidRPr="00BC265C">
              <w:t>复合麻醉</w:t>
            </w:r>
          </w:p>
        </w:tc>
        <w:tc>
          <w:tcPr>
            <w:tcW w:w="4586" w:type="dxa"/>
            <w:vAlign w:val="center"/>
          </w:tcPr>
          <w:p w:rsidR="00E2545B" w:rsidRPr="00BC265C" w:rsidRDefault="00E2545B" w:rsidP="00B77EE2">
            <w:pPr>
              <w:tabs>
                <w:tab w:val="left" w:pos="7048"/>
              </w:tabs>
              <w:spacing w:line="360" w:lineRule="auto"/>
              <w:jc w:val="left"/>
            </w:pPr>
            <w:r w:rsidRPr="00BC265C">
              <w:t>用一种以上药物或采用多种麻醉方法以增强麻醉效果</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5</w:t>
            </w:r>
            <w:r w:rsidRPr="00BC265C">
              <w:rPr>
                <w:rFonts w:hint="eastAsia"/>
              </w:rPr>
              <w:t>1</w:t>
            </w:r>
          </w:p>
        </w:tc>
        <w:tc>
          <w:tcPr>
            <w:tcW w:w="2268" w:type="dxa"/>
            <w:vAlign w:val="center"/>
          </w:tcPr>
          <w:p w:rsidR="00E2545B" w:rsidRPr="00BC265C" w:rsidRDefault="00E2545B" w:rsidP="00B77EE2">
            <w:pPr>
              <w:tabs>
                <w:tab w:val="left" w:pos="7048"/>
              </w:tabs>
              <w:spacing w:line="360" w:lineRule="auto"/>
              <w:jc w:val="left"/>
            </w:pPr>
            <w:r w:rsidRPr="00BC265C">
              <w:t>静吸复合全麻</w:t>
            </w:r>
          </w:p>
        </w:tc>
        <w:tc>
          <w:tcPr>
            <w:tcW w:w="4586" w:type="dxa"/>
            <w:vAlign w:val="center"/>
          </w:tcPr>
          <w:p w:rsidR="00E2545B" w:rsidRPr="00BC265C" w:rsidRDefault="00E2545B" w:rsidP="00B77EE2">
            <w:pPr>
              <w:tabs>
                <w:tab w:val="left" w:pos="7048"/>
              </w:tabs>
              <w:spacing w:line="360" w:lineRule="auto"/>
              <w:jc w:val="left"/>
            </w:pPr>
            <w:r w:rsidRPr="00BC265C">
              <w:t>静脉麻醉和</w:t>
            </w:r>
            <w:r>
              <w:t>吸入</w:t>
            </w:r>
            <w:r w:rsidRPr="00BC265C">
              <w:t>麻醉共同作用产生麻醉效果</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lastRenderedPageBreak/>
              <w:t>5</w:t>
            </w:r>
            <w:r w:rsidRPr="00BC265C">
              <w:rPr>
                <w:rFonts w:hint="eastAsia"/>
              </w:rPr>
              <w:t>2</w:t>
            </w:r>
          </w:p>
        </w:tc>
        <w:tc>
          <w:tcPr>
            <w:tcW w:w="2268" w:type="dxa"/>
            <w:vAlign w:val="center"/>
          </w:tcPr>
          <w:p w:rsidR="00E2545B" w:rsidRPr="00BC265C" w:rsidRDefault="00E2545B" w:rsidP="00B77EE2">
            <w:pPr>
              <w:tabs>
                <w:tab w:val="left" w:pos="7048"/>
              </w:tabs>
              <w:spacing w:line="360" w:lineRule="auto"/>
              <w:jc w:val="left"/>
            </w:pPr>
            <w:r w:rsidRPr="00BC265C">
              <w:t>针药复合麻醉</w:t>
            </w:r>
          </w:p>
        </w:tc>
        <w:tc>
          <w:tcPr>
            <w:tcW w:w="4586" w:type="dxa"/>
            <w:vAlign w:val="center"/>
          </w:tcPr>
          <w:p w:rsidR="00E2545B" w:rsidRPr="00BC265C" w:rsidRDefault="00E2545B" w:rsidP="00B77EE2">
            <w:pPr>
              <w:tabs>
                <w:tab w:val="left" w:pos="7048"/>
              </w:tabs>
              <w:spacing w:line="360" w:lineRule="auto"/>
              <w:jc w:val="left"/>
            </w:pPr>
            <w:r w:rsidRPr="00BC265C">
              <w:t>针刺麻醉和药物麻醉共同作用产生麻醉效果</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5</w:t>
            </w:r>
            <w:r w:rsidRPr="00BC265C">
              <w:rPr>
                <w:rFonts w:hint="eastAsia"/>
              </w:rPr>
              <w:t>3</w:t>
            </w:r>
          </w:p>
        </w:tc>
        <w:tc>
          <w:tcPr>
            <w:tcW w:w="2268" w:type="dxa"/>
            <w:vAlign w:val="center"/>
          </w:tcPr>
          <w:p w:rsidR="00E2545B" w:rsidRPr="00BC265C" w:rsidRDefault="00E2545B" w:rsidP="00B77EE2">
            <w:pPr>
              <w:tabs>
                <w:tab w:val="left" w:pos="7048"/>
              </w:tabs>
              <w:spacing w:line="360" w:lineRule="auto"/>
              <w:jc w:val="left"/>
            </w:pPr>
            <w:r w:rsidRPr="00BC265C">
              <w:t>神经丛与硬膜外阻滞复合麻醉</w:t>
            </w:r>
          </w:p>
        </w:tc>
        <w:tc>
          <w:tcPr>
            <w:tcW w:w="4586" w:type="dxa"/>
            <w:vAlign w:val="center"/>
          </w:tcPr>
          <w:p w:rsidR="00E2545B" w:rsidRPr="00BC265C" w:rsidRDefault="00E2545B" w:rsidP="00B77EE2">
            <w:pPr>
              <w:tabs>
                <w:tab w:val="left" w:pos="7048"/>
              </w:tabs>
              <w:spacing w:line="360" w:lineRule="auto"/>
              <w:jc w:val="left"/>
            </w:pPr>
            <w:r w:rsidRPr="00BC265C">
              <w:t>神经丛阻滞麻醉和硬脊膜外腔阻滞麻醉共同作用产生麻醉效果</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5</w:t>
            </w:r>
            <w:r w:rsidRPr="00BC265C">
              <w:rPr>
                <w:rFonts w:hint="eastAsia"/>
              </w:rPr>
              <w:t>4</w:t>
            </w:r>
          </w:p>
        </w:tc>
        <w:tc>
          <w:tcPr>
            <w:tcW w:w="2268" w:type="dxa"/>
            <w:vAlign w:val="center"/>
          </w:tcPr>
          <w:p w:rsidR="00E2545B" w:rsidRPr="00BC265C" w:rsidRDefault="00E2545B" w:rsidP="00B77EE2">
            <w:pPr>
              <w:tabs>
                <w:tab w:val="left" w:pos="7048"/>
              </w:tabs>
              <w:spacing w:line="360" w:lineRule="auto"/>
              <w:jc w:val="left"/>
            </w:pPr>
            <w:r w:rsidRPr="00BC265C">
              <w:t>全麻复合全身降温</w:t>
            </w:r>
          </w:p>
        </w:tc>
        <w:tc>
          <w:tcPr>
            <w:tcW w:w="4586" w:type="dxa"/>
            <w:vAlign w:val="center"/>
          </w:tcPr>
          <w:p w:rsidR="00E2545B" w:rsidRPr="00BC265C" w:rsidRDefault="00E2545B" w:rsidP="00B77EE2">
            <w:pPr>
              <w:tabs>
                <w:tab w:val="left" w:pos="7048"/>
              </w:tabs>
              <w:spacing w:line="360" w:lineRule="auto"/>
              <w:jc w:val="left"/>
            </w:pPr>
            <w:r w:rsidRPr="00BC265C">
              <w:t>在全身麻醉的同时主动降低患者</w:t>
            </w:r>
            <w:r w:rsidRPr="00BC265C">
              <w:rPr>
                <w:rFonts w:hint="eastAsia"/>
              </w:rPr>
              <w:t>体温</w:t>
            </w:r>
          </w:p>
        </w:tc>
      </w:tr>
      <w:tr w:rsidR="00E2545B" w:rsidRPr="005028F6" w:rsidTr="00B77EE2">
        <w:tc>
          <w:tcPr>
            <w:tcW w:w="1668" w:type="dxa"/>
          </w:tcPr>
          <w:p w:rsidR="00E2545B" w:rsidRPr="00BC265C" w:rsidRDefault="00E2545B" w:rsidP="00B77EE2">
            <w:pPr>
              <w:tabs>
                <w:tab w:val="left" w:pos="7048"/>
              </w:tabs>
              <w:spacing w:line="360" w:lineRule="auto"/>
              <w:jc w:val="left"/>
            </w:pPr>
            <w:r>
              <w:rPr>
                <w:rFonts w:hint="eastAsia"/>
              </w:rPr>
              <w:t>55</w:t>
            </w:r>
          </w:p>
        </w:tc>
        <w:tc>
          <w:tcPr>
            <w:tcW w:w="2268" w:type="dxa"/>
            <w:vAlign w:val="center"/>
          </w:tcPr>
          <w:p w:rsidR="00E2545B" w:rsidRPr="00BC265C" w:rsidRDefault="00E2545B" w:rsidP="00B77EE2">
            <w:pPr>
              <w:tabs>
                <w:tab w:val="left" w:pos="7048"/>
              </w:tabs>
              <w:spacing w:line="360" w:lineRule="auto"/>
              <w:jc w:val="left"/>
            </w:pPr>
            <w:r w:rsidRPr="00BC265C">
              <w:t>全麻复合控制性降</w:t>
            </w:r>
            <w:r w:rsidRPr="00BC265C">
              <w:rPr>
                <w:rFonts w:hint="eastAsia"/>
              </w:rPr>
              <w:t>压</w:t>
            </w:r>
          </w:p>
        </w:tc>
        <w:tc>
          <w:tcPr>
            <w:tcW w:w="4586" w:type="dxa"/>
            <w:vAlign w:val="center"/>
          </w:tcPr>
          <w:p w:rsidR="00E2545B" w:rsidRPr="00BC265C" w:rsidRDefault="00E2545B" w:rsidP="00B77EE2">
            <w:pPr>
              <w:tabs>
                <w:tab w:val="left" w:pos="7048"/>
              </w:tabs>
              <w:spacing w:line="360" w:lineRule="auto"/>
              <w:jc w:val="left"/>
            </w:pPr>
            <w:r w:rsidRPr="00BC265C">
              <w:t>在全身麻醉的同时降低患者的</w:t>
            </w:r>
            <w:r w:rsidRPr="00BC265C">
              <w:rPr>
                <w:rFonts w:hint="eastAsia"/>
              </w:rPr>
              <w:t>血压</w:t>
            </w:r>
          </w:p>
        </w:tc>
      </w:tr>
      <w:tr w:rsidR="00E2545B" w:rsidRPr="00F27A8B" w:rsidTr="00B77EE2">
        <w:tc>
          <w:tcPr>
            <w:tcW w:w="1668" w:type="dxa"/>
          </w:tcPr>
          <w:p w:rsidR="00E2545B" w:rsidRPr="00F27A8B" w:rsidRDefault="00E2545B" w:rsidP="00B77EE2">
            <w:pPr>
              <w:tabs>
                <w:tab w:val="left" w:pos="7048"/>
              </w:tabs>
              <w:spacing w:line="360" w:lineRule="auto"/>
              <w:jc w:val="left"/>
              <w:rPr>
                <w:szCs w:val="21"/>
              </w:rPr>
            </w:pPr>
            <w:r w:rsidRPr="00F27A8B">
              <w:rPr>
                <w:rFonts w:hint="eastAsia"/>
                <w:szCs w:val="21"/>
              </w:rPr>
              <w:t>5X</w:t>
            </w:r>
          </w:p>
        </w:tc>
        <w:tc>
          <w:tcPr>
            <w:tcW w:w="2268" w:type="dxa"/>
            <w:vAlign w:val="center"/>
          </w:tcPr>
          <w:p w:rsidR="00E2545B" w:rsidRPr="00F27A8B" w:rsidRDefault="00E2545B" w:rsidP="00B77EE2">
            <w:pPr>
              <w:tabs>
                <w:tab w:val="left" w:pos="7048"/>
              </w:tabs>
              <w:spacing w:line="360" w:lineRule="auto"/>
              <w:jc w:val="left"/>
              <w:rPr>
                <w:szCs w:val="21"/>
              </w:rPr>
            </w:pPr>
            <w:r w:rsidRPr="00F27A8B">
              <w:rPr>
                <w:rFonts w:ascii="宋体" w:hAnsi="宋体" w:cs="宋体" w:hint="eastAsia"/>
                <w:color w:val="000000"/>
                <w:kern w:val="0"/>
                <w:szCs w:val="21"/>
              </w:rPr>
              <w:t>复合麻醉扩充内容</w:t>
            </w:r>
          </w:p>
        </w:tc>
        <w:tc>
          <w:tcPr>
            <w:tcW w:w="4586" w:type="dxa"/>
            <w:vAlign w:val="center"/>
          </w:tcPr>
          <w:p w:rsidR="00E2545B" w:rsidRPr="00F27A8B" w:rsidRDefault="00E2545B" w:rsidP="00B77EE2">
            <w:pPr>
              <w:tabs>
                <w:tab w:val="left" w:pos="7048"/>
              </w:tabs>
              <w:spacing w:line="360" w:lineRule="auto"/>
              <w:jc w:val="left"/>
              <w:rPr>
                <w:szCs w:val="21"/>
              </w:rPr>
            </w:pPr>
            <w:r w:rsidRPr="00F27A8B">
              <w:rPr>
                <w:rFonts w:ascii="宋体" w:hAnsi="宋体" w:cs="宋体" w:hint="eastAsia"/>
                <w:color w:val="000000"/>
                <w:kern w:val="0"/>
                <w:szCs w:val="21"/>
              </w:rPr>
              <w:t>增补的复合麻醉方法</w:t>
            </w:r>
          </w:p>
        </w:tc>
      </w:tr>
      <w:tr w:rsidR="00E2545B" w:rsidRPr="00F27A8B" w:rsidTr="00B77EE2">
        <w:tc>
          <w:tcPr>
            <w:tcW w:w="1668" w:type="dxa"/>
          </w:tcPr>
          <w:p w:rsidR="00E2545B" w:rsidRPr="00F27A8B" w:rsidRDefault="00E2545B" w:rsidP="00B77EE2">
            <w:pPr>
              <w:tabs>
                <w:tab w:val="left" w:pos="7048"/>
              </w:tabs>
              <w:spacing w:line="360" w:lineRule="auto"/>
              <w:jc w:val="left"/>
              <w:rPr>
                <w:szCs w:val="21"/>
              </w:rPr>
            </w:pPr>
            <w:r w:rsidRPr="00F27A8B">
              <w:rPr>
                <w:rFonts w:hint="eastAsia"/>
                <w:szCs w:val="21"/>
              </w:rPr>
              <w:t>X</w:t>
            </w:r>
          </w:p>
        </w:tc>
        <w:tc>
          <w:tcPr>
            <w:tcW w:w="2268" w:type="dxa"/>
            <w:vAlign w:val="center"/>
          </w:tcPr>
          <w:p w:rsidR="00E2545B" w:rsidRPr="00F27A8B" w:rsidRDefault="00E2545B" w:rsidP="00B77EE2">
            <w:pPr>
              <w:tabs>
                <w:tab w:val="left" w:pos="7048"/>
              </w:tabs>
              <w:spacing w:line="360" w:lineRule="auto"/>
              <w:jc w:val="left"/>
              <w:rPr>
                <w:rFonts w:ascii="宋体" w:hAnsi="宋体" w:cs="宋体"/>
                <w:color w:val="000000"/>
                <w:kern w:val="0"/>
                <w:szCs w:val="21"/>
              </w:rPr>
            </w:pPr>
            <w:r w:rsidRPr="00F27A8B">
              <w:rPr>
                <w:rFonts w:ascii="宋体" w:hAnsi="宋体" w:cs="宋体" w:hint="eastAsia"/>
                <w:color w:val="000000"/>
                <w:kern w:val="0"/>
                <w:szCs w:val="21"/>
              </w:rPr>
              <w:t>麻醉方法扩充内容</w:t>
            </w:r>
          </w:p>
        </w:tc>
        <w:tc>
          <w:tcPr>
            <w:tcW w:w="4586" w:type="dxa"/>
            <w:vAlign w:val="center"/>
          </w:tcPr>
          <w:p w:rsidR="00E2545B" w:rsidRPr="00F27A8B" w:rsidRDefault="00E2545B" w:rsidP="00B77EE2">
            <w:pPr>
              <w:tabs>
                <w:tab w:val="left" w:pos="7048"/>
              </w:tabs>
              <w:spacing w:line="360" w:lineRule="auto"/>
              <w:jc w:val="left"/>
              <w:rPr>
                <w:rFonts w:ascii="宋体" w:hAnsi="宋体" w:cs="宋体"/>
                <w:color w:val="000000"/>
                <w:kern w:val="0"/>
                <w:szCs w:val="21"/>
              </w:rPr>
            </w:pPr>
            <w:r w:rsidRPr="00F27A8B">
              <w:rPr>
                <w:rFonts w:ascii="宋体" w:hAnsi="宋体" w:cs="宋体" w:hint="eastAsia"/>
                <w:color w:val="000000"/>
                <w:kern w:val="0"/>
                <w:szCs w:val="21"/>
              </w:rPr>
              <w:t>增补的麻醉方法</w:t>
            </w:r>
          </w:p>
        </w:tc>
      </w:tr>
      <w:tr w:rsidR="00E2545B" w:rsidRPr="005028F6" w:rsidTr="00B77EE2">
        <w:tc>
          <w:tcPr>
            <w:tcW w:w="1668" w:type="dxa"/>
          </w:tcPr>
          <w:p w:rsidR="00E2545B" w:rsidRPr="00BC265C" w:rsidRDefault="00E2545B" w:rsidP="00B77EE2">
            <w:pPr>
              <w:tabs>
                <w:tab w:val="left" w:pos="7048"/>
              </w:tabs>
              <w:spacing w:line="360" w:lineRule="auto"/>
              <w:jc w:val="left"/>
            </w:pPr>
            <w:r w:rsidRPr="00BC265C">
              <w:rPr>
                <w:rFonts w:hint="eastAsia"/>
              </w:rPr>
              <w:t>9</w:t>
            </w:r>
          </w:p>
        </w:tc>
        <w:tc>
          <w:tcPr>
            <w:tcW w:w="2268" w:type="dxa"/>
            <w:vAlign w:val="center"/>
          </w:tcPr>
          <w:p w:rsidR="00E2545B" w:rsidRPr="00BC265C" w:rsidRDefault="00E2545B" w:rsidP="00B77EE2">
            <w:pPr>
              <w:tabs>
                <w:tab w:val="left" w:pos="7048"/>
              </w:tabs>
              <w:spacing w:line="360" w:lineRule="auto"/>
              <w:jc w:val="left"/>
            </w:pPr>
            <w:r w:rsidRPr="00BC265C">
              <w:t>其他麻醉方法</w:t>
            </w:r>
          </w:p>
        </w:tc>
        <w:tc>
          <w:tcPr>
            <w:tcW w:w="4586" w:type="dxa"/>
            <w:vAlign w:val="center"/>
          </w:tcPr>
          <w:p w:rsidR="00E2545B" w:rsidRPr="00BC265C" w:rsidRDefault="00E2545B" w:rsidP="00B77EE2">
            <w:pPr>
              <w:tabs>
                <w:tab w:val="left" w:pos="7048"/>
              </w:tabs>
              <w:spacing w:line="360" w:lineRule="auto"/>
              <w:jc w:val="left"/>
            </w:pPr>
            <w:r w:rsidRPr="00BC265C">
              <w:t>以上未提及的其他麻醉方法</w:t>
            </w:r>
          </w:p>
        </w:tc>
      </w:tr>
    </w:tbl>
    <w:p w:rsidR="00E2545B" w:rsidRPr="00573934" w:rsidRDefault="00E2545B" w:rsidP="00E2545B">
      <w:pPr>
        <w:spacing w:line="360" w:lineRule="auto"/>
        <w:ind w:left="1140"/>
        <w:rPr>
          <w:rFonts w:ascii="宋体" w:hAnsi="宋体"/>
          <w:sz w:val="24"/>
          <w:szCs w:val="24"/>
        </w:rPr>
      </w:pPr>
    </w:p>
    <w:p w:rsidR="00C576A4" w:rsidRPr="00573934" w:rsidRDefault="00C576A4" w:rsidP="00093F99">
      <w:pPr>
        <w:spacing w:afterLines="50" w:line="480" w:lineRule="auto"/>
        <w:outlineLvl w:val="4"/>
        <w:rPr>
          <w:rFonts w:ascii="宋体" w:hAnsi="宋体"/>
          <w:b/>
          <w:sz w:val="24"/>
          <w:szCs w:val="24"/>
        </w:rPr>
      </w:pPr>
      <w:r w:rsidRPr="00573934">
        <w:rPr>
          <w:rFonts w:ascii="宋体" w:hAnsi="宋体" w:hint="eastAsia"/>
          <w:b/>
          <w:sz w:val="24"/>
          <w:szCs w:val="24"/>
        </w:rPr>
        <w:t>（十三）医学影像检查报告表</w:t>
      </w:r>
      <w:r w:rsidRPr="00573934">
        <w:rPr>
          <w:rFonts w:ascii="宋体" w:hAnsi="宋体"/>
          <w:b/>
          <w:sz w:val="24"/>
          <w:szCs w:val="24"/>
        </w:rPr>
        <w:t>—</w:t>
      </w:r>
      <w:r w:rsidRPr="00573934">
        <w:rPr>
          <w:rFonts w:ascii="宋体" w:hAnsi="宋体" w:hint="eastAsia"/>
          <w:b/>
          <w:sz w:val="24"/>
          <w:szCs w:val="24"/>
        </w:rPr>
        <w:t>通用检查报告格式*(TB_RIS_Report2) *</w:t>
      </w:r>
    </w:p>
    <w:p w:rsidR="00C576A4" w:rsidRPr="00573934" w:rsidRDefault="00C576A4" w:rsidP="00C576A4">
      <w:pPr>
        <w:spacing w:line="360" w:lineRule="auto"/>
        <w:ind w:firstLine="420"/>
        <w:rPr>
          <w:rFonts w:ascii="宋体" w:hAnsi="宋体"/>
          <w:sz w:val="24"/>
          <w:szCs w:val="24"/>
        </w:rPr>
      </w:pPr>
      <w:r w:rsidRPr="00573934">
        <w:rPr>
          <w:rFonts w:ascii="宋体" w:hAnsi="宋体" w:hint="eastAsia"/>
          <w:sz w:val="24"/>
          <w:szCs w:val="24"/>
        </w:rPr>
        <w:t>用于填报非常见格式的所有检查报告。</w:t>
      </w:r>
    </w:p>
    <w:tbl>
      <w:tblPr>
        <w:tblW w:w="108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1620"/>
        <w:gridCol w:w="16"/>
        <w:gridCol w:w="1244"/>
        <w:gridCol w:w="1080"/>
        <w:gridCol w:w="653"/>
        <w:gridCol w:w="718"/>
        <w:gridCol w:w="3849"/>
      </w:tblGrid>
      <w:tr w:rsidR="00C576A4" w:rsidRPr="00464D48" w:rsidTr="0094182C">
        <w:trPr>
          <w:trHeight w:val="511"/>
        </w:trPr>
        <w:tc>
          <w:tcPr>
            <w:tcW w:w="1620" w:type="dxa"/>
            <w:tcBorders>
              <w:bottom w:val="single" w:sz="4" w:space="0" w:color="auto"/>
            </w:tcBorders>
            <w:shd w:val="clear" w:color="auto" w:fill="E0E0E0"/>
          </w:tcPr>
          <w:p w:rsidR="00C576A4" w:rsidRPr="00464D48" w:rsidRDefault="00C576A4" w:rsidP="0094182C">
            <w:pPr>
              <w:jc w:val="center"/>
              <w:rPr>
                <w:rFonts w:ascii="宋体" w:hAnsi="宋体"/>
                <w:b/>
                <w:szCs w:val="21"/>
              </w:rPr>
            </w:pPr>
            <w:r>
              <w:rPr>
                <w:rFonts w:ascii="宋体" w:hAnsi="宋体" w:hint="eastAsia"/>
                <w:b/>
                <w:szCs w:val="21"/>
              </w:rPr>
              <w:t>标准</w:t>
            </w:r>
          </w:p>
        </w:tc>
        <w:tc>
          <w:tcPr>
            <w:tcW w:w="1620"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数据项</w:t>
            </w:r>
          </w:p>
        </w:tc>
        <w:tc>
          <w:tcPr>
            <w:tcW w:w="1260" w:type="dxa"/>
            <w:gridSpan w:val="2"/>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字段名</w:t>
            </w:r>
          </w:p>
        </w:tc>
        <w:tc>
          <w:tcPr>
            <w:tcW w:w="1080"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数据类型</w:t>
            </w:r>
          </w:p>
        </w:tc>
        <w:tc>
          <w:tcPr>
            <w:tcW w:w="653" w:type="dxa"/>
            <w:tcBorders>
              <w:bottom w:val="single" w:sz="4" w:space="0" w:color="auto"/>
            </w:tcBorders>
            <w:shd w:val="clear" w:color="auto" w:fill="E0E0E0"/>
            <w:vAlign w:val="center"/>
          </w:tcPr>
          <w:p w:rsidR="00C576A4" w:rsidRPr="00464D48" w:rsidRDefault="00C576A4" w:rsidP="0094182C">
            <w:pPr>
              <w:rPr>
                <w:rFonts w:ascii="宋体" w:hAnsi="宋体"/>
                <w:b/>
                <w:szCs w:val="21"/>
              </w:rPr>
            </w:pPr>
            <w:r w:rsidRPr="00464D48">
              <w:rPr>
                <w:rFonts w:ascii="宋体" w:hAnsi="宋体" w:hint="eastAsia"/>
                <w:b/>
                <w:szCs w:val="21"/>
              </w:rPr>
              <w:t>长度</w:t>
            </w:r>
          </w:p>
        </w:tc>
        <w:tc>
          <w:tcPr>
            <w:tcW w:w="718"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填报要求</w:t>
            </w:r>
          </w:p>
        </w:tc>
        <w:tc>
          <w:tcPr>
            <w:tcW w:w="3849" w:type="dxa"/>
            <w:tcBorders>
              <w:bottom w:val="single" w:sz="4" w:space="0" w:color="auto"/>
            </w:tcBorders>
            <w:shd w:val="clear" w:color="auto" w:fill="E0E0E0"/>
            <w:vAlign w:val="center"/>
          </w:tcPr>
          <w:p w:rsidR="00C576A4" w:rsidRPr="00464D48" w:rsidRDefault="00C576A4" w:rsidP="0094182C">
            <w:pPr>
              <w:jc w:val="center"/>
              <w:rPr>
                <w:rFonts w:ascii="宋体" w:hAnsi="宋体"/>
                <w:b/>
                <w:szCs w:val="21"/>
              </w:rPr>
            </w:pPr>
            <w:r w:rsidRPr="00464D48">
              <w:rPr>
                <w:rFonts w:ascii="宋体" w:hAnsi="宋体" w:hint="eastAsia"/>
                <w:b/>
                <w:szCs w:val="21"/>
              </w:rPr>
              <w:t>说明</w:t>
            </w:r>
          </w:p>
        </w:tc>
      </w:tr>
      <w:tr w:rsidR="00C576A4" w:rsidRPr="00464D48" w:rsidTr="0094182C">
        <w:tc>
          <w:tcPr>
            <w:tcW w:w="1620" w:type="dxa"/>
            <w:shd w:val="clear" w:color="auto" w:fill="FFCC99"/>
          </w:tcPr>
          <w:p w:rsidR="00C576A4" w:rsidRPr="00464D48" w:rsidRDefault="00C576A4" w:rsidP="0094182C">
            <w:pPr>
              <w:rPr>
                <w:rFonts w:ascii="宋体" w:hAnsi="宋体"/>
                <w:szCs w:val="21"/>
              </w:rPr>
            </w:pPr>
            <w:r w:rsidRPr="001C2928">
              <w:rPr>
                <w:rFonts w:ascii="宋体" w:hAnsi="宋体"/>
                <w:color w:val="000000"/>
                <w:szCs w:val="21"/>
              </w:rPr>
              <w:t>WDDE01.00.146.00</w:t>
            </w:r>
          </w:p>
        </w:tc>
        <w:tc>
          <w:tcPr>
            <w:tcW w:w="162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检查号</w:t>
            </w:r>
          </w:p>
        </w:tc>
        <w:tc>
          <w:tcPr>
            <w:tcW w:w="1260" w:type="dxa"/>
            <w:gridSpan w:val="2"/>
            <w:shd w:val="clear" w:color="auto" w:fill="FFCC99"/>
            <w:vAlign w:val="center"/>
          </w:tcPr>
          <w:p w:rsidR="00C576A4" w:rsidRPr="00464D48" w:rsidRDefault="00C576A4" w:rsidP="0094182C">
            <w:pPr>
              <w:jc w:val="left"/>
              <w:rPr>
                <w:rFonts w:ascii="宋体" w:hAnsi="宋体"/>
                <w:szCs w:val="21"/>
              </w:rPr>
            </w:pPr>
            <w:r w:rsidRPr="00464D48">
              <w:rPr>
                <w:rFonts w:ascii="宋体" w:hAnsi="宋体" w:hint="eastAsia"/>
                <w:szCs w:val="21"/>
              </w:rPr>
              <w:t>StudyUid</w:t>
            </w:r>
          </w:p>
        </w:tc>
        <w:tc>
          <w:tcPr>
            <w:tcW w:w="1080"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512</w:t>
            </w:r>
          </w:p>
        </w:tc>
        <w:tc>
          <w:tcPr>
            <w:tcW w:w="718"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shd w:val="clear" w:color="auto" w:fill="FFCC99"/>
            <w:vAlign w:val="center"/>
          </w:tcPr>
          <w:p w:rsidR="00C576A4" w:rsidRPr="00464D48" w:rsidRDefault="00C576A4" w:rsidP="0094182C">
            <w:pPr>
              <w:rPr>
                <w:rFonts w:ascii="宋体" w:hAnsi="宋体"/>
                <w:szCs w:val="21"/>
              </w:rPr>
            </w:pPr>
            <w:r w:rsidRPr="00464D48">
              <w:rPr>
                <w:rFonts w:ascii="宋体" w:hAnsi="宋体" w:hint="eastAsia"/>
                <w:szCs w:val="21"/>
              </w:rPr>
              <w:t>主键。Dicom标准中每个study的uid，多个时使用“,”连接</w:t>
            </w:r>
          </w:p>
        </w:tc>
      </w:tr>
      <w:tr w:rsidR="00C576A4" w:rsidRPr="00464D48" w:rsidTr="0094182C">
        <w:tc>
          <w:tcPr>
            <w:tcW w:w="1620" w:type="dxa"/>
            <w:shd w:val="clear" w:color="auto" w:fill="FFCC99"/>
          </w:tcPr>
          <w:p w:rsidR="00C576A4" w:rsidRPr="00464D48" w:rsidRDefault="00C576A4" w:rsidP="0094182C">
            <w:pPr>
              <w:rPr>
                <w:rFonts w:ascii="宋体" w:hAnsi="宋体"/>
                <w:szCs w:val="21"/>
              </w:rPr>
            </w:pPr>
            <w:r w:rsidRPr="001C2928">
              <w:rPr>
                <w:rFonts w:ascii="宋体" w:hAnsi="宋体"/>
                <w:color w:val="FF0000"/>
                <w:szCs w:val="21"/>
              </w:rPr>
              <w:t>DE08.10.052.00</w:t>
            </w:r>
          </w:p>
        </w:tc>
        <w:tc>
          <w:tcPr>
            <w:tcW w:w="1620" w:type="dxa"/>
            <w:shd w:val="clear" w:color="auto" w:fill="FFCC99"/>
          </w:tcPr>
          <w:p w:rsidR="00C576A4" w:rsidRPr="00464D48" w:rsidRDefault="00C576A4" w:rsidP="0094182C">
            <w:pPr>
              <w:rPr>
                <w:rFonts w:ascii="宋体" w:hAnsi="宋体"/>
                <w:szCs w:val="21"/>
              </w:rPr>
            </w:pPr>
            <w:r w:rsidRPr="00464D48">
              <w:rPr>
                <w:rFonts w:ascii="宋体" w:hAnsi="宋体" w:hint="eastAsia"/>
                <w:szCs w:val="21"/>
              </w:rPr>
              <w:t>医疗机构代码</w:t>
            </w:r>
          </w:p>
        </w:tc>
        <w:tc>
          <w:tcPr>
            <w:tcW w:w="1260" w:type="dxa"/>
            <w:gridSpan w:val="2"/>
            <w:shd w:val="clear" w:color="auto" w:fill="FFCC99"/>
          </w:tcPr>
          <w:p w:rsidR="00C576A4" w:rsidRPr="00464D48" w:rsidRDefault="00C576A4" w:rsidP="0094182C">
            <w:pPr>
              <w:jc w:val="left"/>
              <w:rPr>
                <w:rFonts w:ascii="宋体" w:hAnsi="宋体"/>
                <w:szCs w:val="21"/>
              </w:rPr>
            </w:pPr>
            <w:r w:rsidRPr="00464D48">
              <w:rPr>
                <w:rFonts w:ascii="宋体" w:hAnsi="宋体" w:hint="eastAsia"/>
                <w:szCs w:val="21"/>
              </w:rPr>
              <w:t>YLJGDM</w:t>
            </w:r>
          </w:p>
        </w:tc>
        <w:tc>
          <w:tcPr>
            <w:tcW w:w="1080" w:type="dxa"/>
            <w:shd w:val="clear" w:color="auto" w:fill="FFCC99"/>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shd w:val="clear" w:color="auto" w:fill="FFCC99"/>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11</w:t>
            </w:r>
          </w:p>
        </w:tc>
        <w:tc>
          <w:tcPr>
            <w:tcW w:w="718" w:type="dxa"/>
            <w:shd w:val="clear" w:color="auto" w:fill="FFCC99"/>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shd w:val="clear" w:color="auto" w:fill="FFCC99"/>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WDDE01.00.137.00</w:t>
            </w:r>
          </w:p>
        </w:tc>
        <w:tc>
          <w:tcPr>
            <w:tcW w:w="1620" w:type="dxa"/>
          </w:tcPr>
          <w:p w:rsidR="00C576A4" w:rsidRPr="00464D48" w:rsidRDefault="00C576A4" w:rsidP="0094182C">
            <w:pPr>
              <w:rPr>
                <w:rFonts w:ascii="宋体" w:hAnsi="宋体"/>
                <w:szCs w:val="21"/>
              </w:rPr>
            </w:pPr>
            <w:r w:rsidRPr="00464D48">
              <w:rPr>
                <w:rFonts w:ascii="宋体" w:hAnsi="宋体" w:hint="eastAsia"/>
                <w:szCs w:val="21"/>
              </w:rPr>
              <w:t>就诊流水号</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JZLSH</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用于与住院就诊记录表或门诊就诊记录表关联的外键(可选关联关系)</w:t>
            </w:r>
          </w:p>
        </w:tc>
      </w:tr>
      <w:tr w:rsidR="00C576A4" w:rsidRPr="00464D48" w:rsidTr="0094182C">
        <w:tc>
          <w:tcPr>
            <w:tcW w:w="1620" w:type="dxa"/>
          </w:tcPr>
          <w:p w:rsidR="00C576A4" w:rsidRPr="00464D48" w:rsidRDefault="00C576A4" w:rsidP="0094182C">
            <w:pPr>
              <w:widowControl/>
              <w:rPr>
                <w:rFonts w:ascii="宋体" w:hAnsi="宋体"/>
                <w:szCs w:val="21"/>
              </w:rPr>
            </w:pPr>
            <w:r w:rsidRPr="001C2928">
              <w:rPr>
                <w:rFonts w:ascii="宋体" w:hAnsi="宋体" w:hint="eastAsia"/>
                <w:szCs w:val="21"/>
              </w:rPr>
              <w:t>WDDE01.00.138.00</w:t>
            </w:r>
          </w:p>
        </w:tc>
        <w:tc>
          <w:tcPr>
            <w:tcW w:w="162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门诊/住院标志</w:t>
            </w:r>
          </w:p>
        </w:tc>
        <w:tc>
          <w:tcPr>
            <w:tcW w:w="1260" w:type="dxa"/>
            <w:gridSpan w:val="2"/>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MZZYBZ</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5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849"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1门诊，2住院</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WDDE01.00.001.00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KH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Merge w:val="restart"/>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t>WDDE01.00.002.00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卡类型</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KLX</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Merge/>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color w:val="FF0000"/>
                <w:szCs w:val="21"/>
              </w:rPr>
              <w:t>DE02.01.039.00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病人姓名</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color w:val="FF0000"/>
                <w:szCs w:val="21"/>
              </w:rPr>
              <w:t>DE02.01.040.00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病人性别</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BRXB</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编码。按国标</w:t>
            </w:r>
            <w:r w:rsidRPr="00464D48">
              <w:rPr>
                <w:rFonts w:hint="eastAsia"/>
              </w:rPr>
              <w:t>GB/T2261.1-2003</w:t>
            </w:r>
            <w:r w:rsidRPr="00464D48">
              <w:rPr>
                <w:rFonts w:ascii="宋体" w:hAnsi="宋体" w:hint="eastAsia"/>
                <w:szCs w:val="21"/>
              </w:rPr>
              <w:t>执行</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WDDE01.00.147.00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影像号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PatientID</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被检查的病人在医院内部的影像号码，即影像图像</w:t>
            </w:r>
            <w:r w:rsidRPr="00464D48">
              <w:rPr>
                <w:rFonts w:ascii="宋体" w:hAnsi="宋体"/>
                <w:szCs w:val="21"/>
              </w:rPr>
              <w:t>DICOM</w:t>
            </w:r>
            <w:r w:rsidRPr="00464D48">
              <w:rPr>
                <w:rFonts w:ascii="宋体" w:hAnsi="宋体" w:hint="eastAsia"/>
                <w:szCs w:val="21"/>
              </w:rPr>
              <w:t>文件中对应Dicom中位置(0010,0020)的值</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color w:val="FF0000"/>
                <w:szCs w:val="21"/>
              </w:rPr>
              <w:t>DE04.30.019.00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检查项目代码</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JCXMDM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ind w:leftChars="-45" w:left="-94" w:rightChars="-45" w:right="-94"/>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与本次检查关联的收费项目代码或RIS内部项目操作代码</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WDDE01.00.148.00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申请单号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SQDH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ind w:leftChars="-45" w:left="-94" w:rightChars="-45" w:right="-94"/>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该检查在HIS或RIS中的申请单编号</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WDDE04.30.117</w:t>
            </w:r>
            <w:r w:rsidRPr="001C2928">
              <w:rPr>
                <w:rFonts w:ascii="宋体" w:hAnsi="宋体" w:hint="eastAsia"/>
                <w:color w:val="000000"/>
                <w:szCs w:val="21"/>
              </w:rPr>
              <w:lastRenderedPageBreak/>
              <w:t>.00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lastRenderedPageBreak/>
              <w:t>开单时间</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KDSJ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ind w:leftChars="-45" w:left="-94" w:rightChars="-45" w:right="-94"/>
              <w:rPr>
                <w:rFonts w:ascii="宋体" w:hAnsi="宋体"/>
                <w:szCs w:val="21"/>
              </w:rPr>
            </w:pP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检查单开单时间</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lastRenderedPageBreak/>
              <w:t>WDDE04.30.118.00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检查时间</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JYSJ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ind w:leftChars="-45" w:left="-94" w:rightChars="-45" w:right="-94"/>
              <w:rPr>
                <w:rFonts w:ascii="宋体" w:hAnsi="宋体"/>
                <w:szCs w:val="21"/>
              </w:rPr>
            </w:pP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WDDE04.30.119.00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检查类型</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ExamType</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编码：表明病人检查的类型。（见检查类型字典表）</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WDDE08.50.113.00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检查设备仪器型号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SBBM</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设备编码并非特指某一台物理设备，而是能够表示某类设备的编号。</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WDDE08.50</w:t>
            </w:r>
            <w:r w:rsidRPr="001C2928">
              <w:rPr>
                <w:rFonts w:ascii="宋体" w:hAnsi="宋体" w:cs="宋体" w:hint="eastAsia"/>
                <w:color w:val="000000"/>
                <w:szCs w:val="21"/>
              </w:rPr>
              <w:t>.114.00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检查仪器号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YQBM</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表示医院内某台物理设备的唯一序号。该编号按区县的《医院医疗专业设备编码目录》执行。</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szCs w:val="21"/>
              </w:rPr>
              <w:t>DE08.10.025.00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申请科室编码</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SQKS</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15</w:t>
            </w:r>
          </w:p>
        </w:tc>
        <w:tc>
          <w:tcPr>
            <w:tcW w:w="718" w:type="dxa"/>
            <w:vAlign w:val="center"/>
          </w:tcPr>
          <w:p w:rsidR="00C576A4" w:rsidRPr="00464D48" w:rsidRDefault="00C576A4" w:rsidP="0094182C">
            <w:pPr>
              <w:rPr>
                <w:rFonts w:ascii="宋体" w:hAnsi="宋体"/>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编码。见科室字典表。</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636" w:type="dxa"/>
            <w:gridSpan w:val="2"/>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申请科室名称</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SQKSMC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申请人工号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SQRGH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申请人姓名</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SQRXM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szCs w:val="21"/>
              </w:rPr>
              <w:t>DE08.10.025.00</w:t>
            </w:r>
          </w:p>
        </w:tc>
        <w:tc>
          <w:tcPr>
            <w:tcW w:w="1620" w:type="dxa"/>
          </w:tcPr>
          <w:p w:rsidR="00C576A4" w:rsidRPr="00464D48" w:rsidRDefault="00C576A4" w:rsidP="0094182C">
            <w:pPr>
              <w:rPr>
                <w:rFonts w:ascii="宋体" w:hAnsi="宋体"/>
                <w:szCs w:val="21"/>
              </w:rPr>
            </w:pPr>
            <w:r w:rsidRPr="00464D48">
              <w:rPr>
                <w:rFonts w:ascii="宋体" w:hAnsi="宋体" w:hint="eastAsia"/>
                <w:szCs w:val="21"/>
              </w:rPr>
              <w:t>检查科室编码</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JCKS</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15</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r w:rsidRPr="00464D48">
              <w:rPr>
                <w:rFonts w:ascii="宋体" w:hAnsi="宋体" w:hint="eastAsia"/>
                <w:szCs w:val="21"/>
              </w:rPr>
              <w:t>医院填报的科室代码（见科室字典表）。</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cs="黑体"/>
                <w:kern w:val="0"/>
                <w:szCs w:val="21"/>
              </w:rPr>
              <w:t>DE08.10.026.00</w:t>
            </w:r>
          </w:p>
        </w:tc>
        <w:tc>
          <w:tcPr>
            <w:tcW w:w="1636" w:type="dxa"/>
            <w:gridSpan w:val="2"/>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检查科室名称</w:t>
            </w:r>
          </w:p>
        </w:tc>
        <w:tc>
          <w:tcPr>
            <w:tcW w:w="1244" w:type="dxa"/>
            <w:vAlign w:val="center"/>
          </w:tcPr>
          <w:p w:rsidR="00C576A4" w:rsidRPr="00464D48" w:rsidRDefault="00C576A4" w:rsidP="0094182C">
            <w:pPr>
              <w:ind w:leftChars="-43" w:left="-90" w:firstLineChars="43" w:firstLine="90"/>
              <w:jc w:val="left"/>
              <w:rPr>
                <w:rFonts w:ascii="宋体" w:hAnsi="宋体"/>
                <w:szCs w:val="21"/>
              </w:rPr>
            </w:pPr>
            <w:r w:rsidRPr="00464D48">
              <w:rPr>
                <w:rFonts w:ascii="宋体" w:hAnsi="宋体" w:hint="eastAsia"/>
                <w:szCs w:val="21"/>
              </w:rPr>
              <w:t>JCKSMC</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30</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color w:val="000000"/>
                <w:szCs w:val="21"/>
              </w:rPr>
              <w:t>WDDE08.30.001.00</w:t>
            </w:r>
          </w:p>
        </w:tc>
        <w:tc>
          <w:tcPr>
            <w:tcW w:w="1620" w:type="dxa"/>
          </w:tcPr>
          <w:p w:rsidR="00C576A4" w:rsidRPr="00464D48" w:rsidRDefault="00C576A4" w:rsidP="0094182C">
            <w:pPr>
              <w:rPr>
                <w:rFonts w:ascii="宋体" w:hAnsi="宋体"/>
                <w:szCs w:val="21"/>
              </w:rPr>
            </w:pPr>
            <w:r w:rsidRPr="00464D48">
              <w:rPr>
                <w:rFonts w:ascii="宋体" w:hAnsi="宋体" w:hint="eastAsia"/>
                <w:szCs w:val="21"/>
              </w:rPr>
              <w:t>检查医生工号</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JCYSGH</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kern w:val="0"/>
                <w:szCs w:val="21"/>
              </w:rPr>
              <w:t>DE02.01.039.00</w:t>
            </w:r>
          </w:p>
        </w:tc>
        <w:tc>
          <w:tcPr>
            <w:tcW w:w="1620" w:type="dxa"/>
          </w:tcPr>
          <w:p w:rsidR="00C576A4" w:rsidRPr="00464D48" w:rsidRDefault="00C576A4" w:rsidP="0094182C">
            <w:pPr>
              <w:rPr>
                <w:rFonts w:ascii="宋体" w:hAnsi="宋体"/>
                <w:szCs w:val="21"/>
              </w:rPr>
            </w:pPr>
            <w:r w:rsidRPr="00464D48">
              <w:rPr>
                <w:rFonts w:ascii="宋体" w:hAnsi="宋体" w:hint="eastAsia"/>
                <w:szCs w:val="21"/>
              </w:rPr>
              <w:t>检查医生姓名</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JCYS</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WDDE06.00.198.00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报告日期</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BGRQ</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8</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YYYYMMDD</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WDDE06.00.203.00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报告时间</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BGSJ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53" w:type="dxa"/>
            <w:vAlign w:val="center"/>
          </w:tcPr>
          <w:p w:rsidR="00C576A4" w:rsidRPr="00464D48" w:rsidRDefault="00C576A4" w:rsidP="0094182C">
            <w:pPr>
              <w:autoSpaceDE w:val="0"/>
              <w:autoSpaceDN w:val="0"/>
              <w:adjustRightInd w:val="0"/>
              <w:rPr>
                <w:rFonts w:ascii="宋体" w:hAnsi="宋体"/>
                <w:szCs w:val="21"/>
              </w:rPr>
            </w:pP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报告人工号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BGRGH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报告人姓名</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BGRXM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tcPr>
          <w:p w:rsidR="00C576A4" w:rsidRPr="00464D48" w:rsidRDefault="00C576A4" w:rsidP="0094182C">
            <w:pPr>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WDDE08.30.001.00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审核人工号</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SHRGH</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编码。见医护人员字典表</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kern w:val="0"/>
                <w:szCs w:val="21"/>
              </w:rPr>
              <w:t>DE02.01.039.00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审核人姓名</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SHRXM</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WDDE04.10.150.00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检查部位与方法</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JCBW</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512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文字说明被检查的部位。以及检查的方法。</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t>WDDE04.30.120.00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检查部位ACR编码</w:t>
            </w:r>
          </w:p>
        </w:tc>
        <w:tc>
          <w:tcPr>
            <w:tcW w:w="1260" w:type="dxa"/>
            <w:gridSpan w:val="2"/>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BWACR</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表明病人的检查部位的编码（见附件</w:t>
            </w:r>
            <w:r w:rsidRPr="00464D48">
              <w:rPr>
                <w:rFonts w:ascii="宋体" w:hAnsi="宋体"/>
                <w:szCs w:val="21"/>
              </w:rPr>
              <w:t>ACR</w:t>
            </w:r>
            <w:r w:rsidRPr="00464D48">
              <w:rPr>
                <w:rFonts w:ascii="宋体" w:hAnsi="宋体" w:hint="eastAsia"/>
                <w:szCs w:val="21"/>
              </w:rPr>
              <w:t>部位编码），若未填写该字段则中心端根据部位自动对应。若对应到多个部位，则</w:t>
            </w:r>
            <w:r w:rsidRPr="00464D48">
              <w:rPr>
                <w:rFonts w:ascii="宋体" w:hAnsi="宋体"/>
                <w:szCs w:val="21"/>
              </w:rPr>
              <w:t>ACR</w:t>
            </w:r>
            <w:r w:rsidRPr="00464D48">
              <w:rPr>
                <w:rFonts w:ascii="宋体" w:hAnsi="宋体" w:hint="eastAsia"/>
                <w:szCs w:val="21"/>
              </w:rPr>
              <w:t>编码中间用</w:t>
            </w:r>
            <w:r w:rsidRPr="00464D48">
              <w:rPr>
                <w:rFonts w:ascii="宋体" w:hAnsi="宋体"/>
                <w:szCs w:val="21"/>
              </w:rPr>
              <w:t>“,”</w:t>
            </w:r>
            <w:r w:rsidRPr="00464D48">
              <w:rPr>
                <w:rFonts w:ascii="宋体" w:hAnsi="宋体" w:hint="eastAsia"/>
                <w:szCs w:val="21"/>
              </w:rPr>
              <w:t>分隔。对填写的</w:t>
            </w:r>
            <w:r w:rsidRPr="00464D48">
              <w:rPr>
                <w:rFonts w:ascii="宋体" w:hAnsi="宋体"/>
                <w:szCs w:val="21"/>
              </w:rPr>
              <w:lastRenderedPageBreak/>
              <w:t>ACR</w:t>
            </w:r>
            <w:r w:rsidRPr="00464D48">
              <w:rPr>
                <w:rFonts w:ascii="宋体" w:hAnsi="宋体" w:hint="eastAsia"/>
                <w:szCs w:val="21"/>
              </w:rPr>
              <w:t>编码必须至少精确到二级目录。</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color w:val="000000"/>
                <w:szCs w:val="21"/>
              </w:rPr>
              <w:lastRenderedPageBreak/>
              <w:t>WDDE04.30.121.00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JCMC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64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检查内容名称的文字描述</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Pr>
                <w:rFonts w:ascii="宋体" w:hAnsi="宋体" w:hint="eastAsia"/>
                <w:color w:val="FF0000"/>
                <w:szCs w:val="21"/>
              </w:rPr>
              <w:t>WDDE99.00.070.00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标题一名称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BT1MC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例如“超声描述”或“内镜所见”</w:t>
            </w: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1</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标题一内容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BT1NR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对应于标题一所需描述的文字内容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2</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标题二名称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BT2MC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例如“超声意见”或“内镜诊断”</w:t>
            </w: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3</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标题二内容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BT2NR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对应于标题二所需描述的文字内容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4</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标题三名称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BT3MC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例如“活检部位”</w:t>
            </w: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5</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标题三内容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BT3NR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对应于标题三所需描述的文字内容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6</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标题四名称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BT4MC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例如“Hp检验”</w:t>
            </w: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7</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标题四内容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BT4NR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对应于标题四所需描述的文字内容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375781">
              <w:rPr>
                <w:rFonts w:ascii="宋体" w:hAnsi="宋体" w:hint="eastAsia"/>
                <w:color w:val="FF0000"/>
                <w:szCs w:val="21"/>
              </w:rPr>
              <w:t>WDDE99.00.07</w:t>
            </w:r>
            <w:r>
              <w:rPr>
                <w:rFonts w:ascii="宋体" w:hAnsi="宋体" w:hint="eastAsia"/>
                <w:color w:val="FF0000"/>
                <w:szCs w:val="21"/>
              </w:rPr>
              <w:t>8</w:t>
            </w:r>
            <w:r w:rsidRPr="00375781">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标题五名称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BT5MC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A81052">
              <w:rPr>
                <w:rFonts w:ascii="宋体" w:hAnsi="宋体" w:hint="eastAsia"/>
                <w:color w:val="FF0000"/>
                <w:szCs w:val="21"/>
              </w:rPr>
              <w:t>WDDE99.00.07</w:t>
            </w:r>
            <w:r>
              <w:rPr>
                <w:rFonts w:ascii="宋体" w:hAnsi="宋体" w:hint="eastAsia"/>
                <w:color w:val="FF0000"/>
                <w:szCs w:val="21"/>
              </w:rPr>
              <w:t>9</w:t>
            </w:r>
            <w:r w:rsidRPr="00A81052">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标题五内容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BT5NR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对应于标题五所需描述的文字内容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A81052">
              <w:rPr>
                <w:rFonts w:ascii="宋体" w:hAnsi="宋体" w:hint="eastAsia"/>
                <w:color w:val="FF0000"/>
                <w:szCs w:val="21"/>
              </w:rPr>
              <w:t>WDDE99.00.0</w:t>
            </w:r>
            <w:r>
              <w:rPr>
                <w:rFonts w:ascii="宋体" w:hAnsi="宋体" w:hint="eastAsia"/>
                <w:color w:val="FF0000"/>
                <w:szCs w:val="21"/>
              </w:rPr>
              <w:t>8</w:t>
            </w:r>
            <w:r w:rsidRPr="00A81052">
              <w:rPr>
                <w:rFonts w:ascii="宋体" w:hAnsi="宋体" w:hint="eastAsia"/>
                <w:color w:val="FF0000"/>
                <w:szCs w:val="21"/>
              </w:rPr>
              <w:t>0.00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标题六名称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BT6MC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1</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标题六内容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BT6NR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对应于标题六所需描述的文字内容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2</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标题七名称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BT7MC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3</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标题七内容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BT7NR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对应于标题七所需描述的文字内容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4</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标题八名称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BT8MC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5</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标题八内容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BT8NR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对应于标题八所需描述的文字内容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6</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标题九名称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BT9MC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7</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标题九内容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BT9NR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对应于标题九所需描述的文字内容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8</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标题十名称</w:t>
            </w:r>
          </w:p>
        </w:tc>
        <w:tc>
          <w:tcPr>
            <w:tcW w:w="1260" w:type="dxa"/>
            <w:gridSpan w:val="2"/>
          </w:tcPr>
          <w:p w:rsidR="00C576A4" w:rsidRPr="00464D48" w:rsidRDefault="00C576A4" w:rsidP="0094182C">
            <w:pPr>
              <w:jc w:val="left"/>
              <w:rPr>
                <w:rFonts w:ascii="宋体" w:hAnsi="宋体"/>
                <w:szCs w:val="21"/>
              </w:rPr>
            </w:pPr>
            <w:r w:rsidRPr="00464D48">
              <w:rPr>
                <w:rFonts w:ascii="宋体" w:hAnsi="宋体" w:hint="eastAsia"/>
                <w:szCs w:val="21"/>
              </w:rPr>
              <w:t>BT0MC</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32</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szCs w:val="21"/>
              </w:rPr>
              <w:t>…</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25526A">
              <w:rPr>
                <w:rFonts w:ascii="宋体" w:hAnsi="宋体" w:hint="eastAsia"/>
                <w:color w:val="FF0000"/>
                <w:szCs w:val="21"/>
              </w:rPr>
              <w:t>WDDE99.00.08</w:t>
            </w:r>
            <w:r>
              <w:rPr>
                <w:rFonts w:ascii="宋体" w:hAnsi="宋体" w:hint="eastAsia"/>
                <w:color w:val="FF0000"/>
                <w:szCs w:val="21"/>
              </w:rPr>
              <w:t>9</w:t>
            </w:r>
            <w:r w:rsidRPr="0025526A">
              <w:rPr>
                <w:rFonts w:ascii="宋体" w:hAnsi="宋体" w:hint="eastAsia"/>
                <w:color w:val="FF0000"/>
                <w:szCs w:val="21"/>
              </w:rPr>
              <w:t>.00</w:t>
            </w:r>
          </w:p>
        </w:tc>
        <w:tc>
          <w:tcPr>
            <w:tcW w:w="162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标题十内容</w:t>
            </w:r>
          </w:p>
        </w:tc>
        <w:tc>
          <w:tcPr>
            <w:tcW w:w="1260" w:type="dxa"/>
            <w:gridSpan w:val="2"/>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BT0NR</w:t>
            </w:r>
          </w:p>
        </w:tc>
        <w:tc>
          <w:tcPr>
            <w:tcW w:w="1080"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1024</w:t>
            </w: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849" w:type="dxa"/>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对应于标题十所需描述的文字内容</w:t>
            </w:r>
          </w:p>
        </w:tc>
      </w:tr>
      <w:tr w:rsidR="00C576A4" w:rsidRPr="00464D48" w:rsidTr="0094182C">
        <w:tc>
          <w:tcPr>
            <w:tcW w:w="1620" w:type="dxa"/>
          </w:tcPr>
          <w:p w:rsidR="00C576A4" w:rsidRPr="00464D48" w:rsidRDefault="00C576A4" w:rsidP="0094182C">
            <w:pPr>
              <w:autoSpaceDE w:val="0"/>
              <w:autoSpaceDN w:val="0"/>
              <w:adjustRightInd w:val="0"/>
              <w:rPr>
                <w:rFonts w:ascii="宋体" w:hAnsi="宋体"/>
                <w:szCs w:val="21"/>
              </w:rPr>
            </w:pPr>
            <w:r w:rsidRPr="001C2928">
              <w:rPr>
                <w:rFonts w:ascii="宋体" w:hAnsi="宋体" w:hint="eastAsia"/>
                <w:szCs w:val="21"/>
              </w:rPr>
              <w:lastRenderedPageBreak/>
              <w:t>WDDE99.00.002.00</w:t>
            </w:r>
          </w:p>
        </w:tc>
        <w:tc>
          <w:tcPr>
            <w:tcW w:w="16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60" w:type="dxa"/>
            <w:gridSpan w:val="2"/>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53" w:type="dxa"/>
            <w:vAlign w:val="center"/>
          </w:tcPr>
          <w:p w:rsidR="00C576A4" w:rsidRPr="00464D48" w:rsidRDefault="00C576A4" w:rsidP="0094182C">
            <w:pPr>
              <w:autoSpaceDE w:val="0"/>
              <w:autoSpaceDN w:val="0"/>
              <w:adjustRightInd w:val="0"/>
              <w:rPr>
                <w:rFonts w:ascii="宋体" w:hAnsi="宋体"/>
                <w:szCs w:val="21"/>
              </w:rPr>
            </w:pPr>
          </w:p>
        </w:tc>
        <w:tc>
          <w:tcPr>
            <w:tcW w:w="718"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84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szCs w:val="21"/>
              </w:rPr>
              <w:t>WDDE99.00.001.00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密级</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MJ</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见就诊记录表的相关说明</w:t>
            </w:r>
          </w:p>
        </w:tc>
      </w:tr>
      <w:tr w:rsidR="00C576A4" w:rsidRPr="00464D48" w:rsidTr="0094182C">
        <w:tc>
          <w:tcPr>
            <w:tcW w:w="1620" w:type="dxa"/>
          </w:tcPr>
          <w:p w:rsidR="00C576A4" w:rsidRPr="00464D48" w:rsidRDefault="00C576A4" w:rsidP="0094182C">
            <w:pPr>
              <w:rPr>
                <w:rFonts w:ascii="宋体" w:hAnsi="宋体"/>
                <w:szCs w:val="21"/>
              </w:rPr>
            </w:pPr>
            <w:r w:rsidRPr="001C2928">
              <w:rPr>
                <w:rFonts w:ascii="宋体" w:hAnsi="宋体" w:hint="eastAsia"/>
                <w:szCs w:val="21"/>
              </w:rPr>
              <w:t>WDDE99.00.052.00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YLYL1</w:t>
            </w:r>
          </w:p>
        </w:tc>
        <w:tc>
          <w:tcPr>
            <w:tcW w:w="1080"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c>
          <w:tcPr>
            <w:tcW w:w="1620" w:type="dxa"/>
          </w:tcPr>
          <w:p w:rsidR="00C576A4" w:rsidRPr="00464D48" w:rsidRDefault="00C576A4" w:rsidP="0094182C">
            <w:pPr>
              <w:rPr>
                <w:rFonts w:ascii="宋体" w:hAnsi="宋体"/>
                <w:szCs w:val="21"/>
              </w:rPr>
            </w:pPr>
            <w:r w:rsidRPr="001C2928">
              <w:rPr>
                <w:rFonts w:ascii="宋体" w:hAnsi="宋体" w:hint="eastAsia"/>
                <w:szCs w:val="21"/>
              </w:rPr>
              <w:t>WDDE99.00.053.00</w:t>
            </w:r>
          </w:p>
        </w:tc>
        <w:tc>
          <w:tcPr>
            <w:tcW w:w="1620"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260" w:type="dxa"/>
            <w:gridSpan w:val="2"/>
            <w:vAlign w:val="center"/>
          </w:tcPr>
          <w:p w:rsidR="00C576A4" w:rsidRPr="00464D48" w:rsidRDefault="00C576A4" w:rsidP="0094182C">
            <w:pPr>
              <w:jc w:val="left"/>
              <w:rPr>
                <w:rFonts w:ascii="宋体" w:hAnsi="宋体"/>
                <w:szCs w:val="21"/>
              </w:rPr>
            </w:pPr>
            <w:r w:rsidRPr="00464D48">
              <w:rPr>
                <w:rFonts w:ascii="宋体" w:hAnsi="宋体" w:hint="eastAsia"/>
                <w:szCs w:val="21"/>
              </w:rPr>
              <w:t>YLYL2</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53"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849"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bl>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注意：对于不同类型设备的报告，标题名称和内容都会有所差异。可根据实际情况直接填写。对于填报的报告，展示的方式是按照“&lt;标题一名称&gt;：标题一内容”、“&lt;标题二名称&gt;：标题二内容”</w:t>
      </w:r>
      <w:r w:rsidRPr="00573934">
        <w:rPr>
          <w:rFonts w:ascii="宋体" w:hAnsi="宋体"/>
          <w:sz w:val="24"/>
          <w:szCs w:val="24"/>
        </w:rPr>
        <w:t>…</w:t>
      </w:r>
      <w:r w:rsidRPr="00573934">
        <w:rPr>
          <w:rFonts w:ascii="宋体" w:hAnsi="宋体" w:hint="eastAsia"/>
          <w:sz w:val="24"/>
          <w:szCs w:val="24"/>
        </w:rPr>
        <w:t>的顺序从上之下依次排列展示，每当遇到标题都会自动换行。</w:t>
      </w:r>
    </w:p>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有关的说明与与常用检查报告相同。</w:t>
      </w:r>
    </w:p>
    <w:p w:rsidR="00C576A4" w:rsidRPr="00573934" w:rsidRDefault="00C576A4" w:rsidP="00C576A4">
      <w:pPr>
        <w:pStyle w:val="2"/>
        <w:rPr>
          <w:rFonts w:ascii="宋体" w:hAnsi="宋体"/>
          <w:sz w:val="30"/>
          <w:szCs w:val="30"/>
        </w:rPr>
      </w:pPr>
      <w:bookmarkStart w:id="130" w:name="_Toc342661565"/>
      <w:bookmarkStart w:id="131" w:name="_Toc429573865"/>
      <w:r w:rsidRPr="00573934">
        <w:rPr>
          <w:rFonts w:ascii="宋体" w:hAnsi="宋体" w:hint="eastAsia"/>
          <w:sz w:val="30"/>
          <w:szCs w:val="30"/>
        </w:rPr>
        <w:t>住院病案首页主体</w:t>
      </w:r>
      <w:bookmarkEnd w:id="119"/>
      <w:bookmarkEnd w:id="120"/>
      <w:bookmarkEnd w:id="121"/>
      <w:bookmarkEnd w:id="122"/>
      <w:bookmarkEnd w:id="123"/>
      <w:bookmarkEnd w:id="124"/>
      <w:bookmarkEnd w:id="125"/>
      <w:bookmarkEnd w:id="126"/>
      <w:r w:rsidRPr="00573934">
        <w:rPr>
          <w:rFonts w:ascii="宋体" w:hAnsi="宋体" w:hint="eastAsia"/>
          <w:sz w:val="30"/>
          <w:szCs w:val="30"/>
        </w:rPr>
        <w:t>报告</w:t>
      </w:r>
      <w:bookmarkEnd w:id="127"/>
      <w:bookmarkEnd w:id="128"/>
      <w:bookmarkEnd w:id="129"/>
      <w:bookmarkEnd w:id="130"/>
      <w:bookmarkEnd w:id="131"/>
    </w:p>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对于肿瘤专科医院、精神病专科医院、中医专科医院、中西医结合医院等，由于病案首页的内容与通常的西医综合性医院具有差别。以下内容的界定是按照综合性西医医院的病案首页样式编写的。</w:t>
      </w:r>
    </w:p>
    <w:p w:rsidR="00C576A4" w:rsidRPr="00573934" w:rsidRDefault="00C576A4" w:rsidP="0049659C">
      <w:pPr>
        <w:pStyle w:val="3"/>
        <w:ind w:left="0"/>
        <w:rPr>
          <w:rFonts w:ascii="宋体" w:hAnsi="宋体"/>
          <w:sz w:val="28"/>
          <w:szCs w:val="28"/>
        </w:rPr>
      </w:pPr>
      <w:bookmarkStart w:id="132" w:name="_Toc287782050"/>
      <w:bookmarkStart w:id="133" w:name="_Toc290900501"/>
      <w:bookmarkStart w:id="134" w:name="_Toc291057287"/>
      <w:bookmarkStart w:id="135" w:name="_Toc342661566"/>
      <w:bookmarkStart w:id="136" w:name="_Toc429573866"/>
      <w:r w:rsidRPr="00573934">
        <w:rPr>
          <w:rFonts w:ascii="宋体" w:hAnsi="宋体" w:hint="eastAsia"/>
          <w:sz w:val="28"/>
          <w:szCs w:val="28"/>
        </w:rPr>
        <w:t>数据表内容定义</w:t>
      </w:r>
      <w:bookmarkEnd w:id="132"/>
      <w:bookmarkEnd w:id="133"/>
      <w:bookmarkEnd w:id="134"/>
      <w:bookmarkEnd w:id="135"/>
      <w:bookmarkEnd w:id="136"/>
    </w:p>
    <w:p w:rsidR="00C576A4" w:rsidRPr="00573934" w:rsidRDefault="00C576A4" w:rsidP="00093F99">
      <w:pPr>
        <w:spacing w:afterLines="50" w:line="360" w:lineRule="auto"/>
        <w:outlineLvl w:val="4"/>
        <w:rPr>
          <w:rFonts w:ascii="宋体" w:hAnsi="宋体"/>
          <w:b/>
          <w:sz w:val="24"/>
          <w:szCs w:val="24"/>
        </w:rPr>
      </w:pPr>
      <w:r w:rsidRPr="00573934">
        <w:rPr>
          <w:rFonts w:ascii="宋体" w:hAnsi="宋体" w:hint="eastAsia"/>
          <w:b/>
          <w:sz w:val="24"/>
          <w:szCs w:val="24"/>
        </w:rPr>
        <w:t>（十四）住院病案首页主体表(TB_CIS_Main)</w:t>
      </w:r>
    </w:p>
    <w:tbl>
      <w:tblPr>
        <w:tblW w:w="109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1980"/>
        <w:gridCol w:w="1203"/>
        <w:gridCol w:w="1137"/>
        <w:gridCol w:w="680"/>
        <w:gridCol w:w="850"/>
        <w:gridCol w:w="3150"/>
      </w:tblGrid>
      <w:tr w:rsidR="00C576A4" w:rsidRPr="00464D48" w:rsidTr="0094182C">
        <w:trPr>
          <w:trHeight w:val="465"/>
        </w:trPr>
        <w:tc>
          <w:tcPr>
            <w:tcW w:w="1980" w:type="dxa"/>
            <w:tcBorders>
              <w:bottom w:val="single" w:sz="4" w:space="0" w:color="auto"/>
            </w:tcBorders>
            <w:shd w:val="clear" w:color="auto" w:fill="D9D9D9"/>
          </w:tcPr>
          <w:p w:rsidR="00C576A4" w:rsidRPr="00464D48" w:rsidRDefault="00C576A4" w:rsidP="0094182C">
            <w:pPr>
              <w:widowControl/>
              <w:ind w:leftChars="-38" w:left="-80" w:rightChars="-45" w:right="-94"/>
              <w:jc w:val="center"/>
              <w:rPr>
                <w:rFonts w:ascii="宋体" w:hAnsi="宋体"/>
                <w:b/>
                <w:szCs w:val="21"/>
              </w:rPr>
            </w:pPr>
            <w:r>
              <w:rPr>
                <w:rFonts w:ascii="宋体" w:hAnsi="宋体" w:hint="eastAsia"/>
                <w:b/>
                <w:szCs w:val="21"/>
              </w:rPr>
              <w:t>标准</w:t>
            </w:r>
          </w:p>
        </w:tc>
        <w:tc>
          <w:tcPr>
            <w:tcW w:w="1980" w:type="dxa"/>
            <w:tcBorders>
              <w:bottom w:val="single" w:sz="4" w:space="0" w:color="auto"/>
            </w:tcBorders>
            <w:shd w:val="clear" w:color="auto" w:fill="D9D9D9"/>
            <w:vAlign w:val="center"/>
          </w:tcPr>
          <w:p w:rsidR="00C576A4" w:rsidRPr="00464D48" w:rsidRDefault="00C576A4" w:rsidP="0094182C">
            <w:pPr>
              <w:widowControl/>
              <w:ind w:leftChars="-38" w:left="-80" w:rightChars="-45" w:right="-94"/>
              <w:jc w:val="center"/>
              <w:rPr>
                <w:rFonts w:ascii="宋体" w:hAnsi="宋体"/>
                <w:kern w:val="0"/>
                <w:szCs w:val="21"/>
              </w:rPr>
            </w:pPr>
            <w:r w:rsidRPr="00464D48">
              <w:rPr>
                <w:rFonts w:ascii="宋体" w:hAnsi="宋体" w:hint="eastAsia"/>
                <w:b/>
                <w:szCs w:val="21"/>
              </w:rPr>
              <w:t>数据项</w:t>
            </w:r>
          </w:p>
        </w:tc>
        <w:tc>
          <w:tcPr>
            <w:tcW w:w="1203" w:type="dxa"/>
            <w:tcBorders>
              <w:bottom w:val="single" w:sz="4" w:space="0" w:color="auto"/>
            </w:tcBorders>
            <w:shd w:val="clear" w:color="auto" w:fill="D9D9D9"/>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b/>
                <w:szCs w:val="21"/>
              </w:rPr>
              <w:t>字段名</w:t>
            </w:r>
          </w:p>
        </w:tc>
        <w:tc>
          <w:tcPr>
            <w:tcW w:w="1137" w:type="dxa"/>
            <w:tcBorders>
              <w:bottom w:val="single" w:sz="4" w:space="0" w:color="auto"/>
            </w:tcBorders>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类型</w:t>
            </w:r>
          </w:p>
        </w:tc>
        <w:tc>
          <w:tcPr>
            <w:tcW w:w="680" w:type="dxa"/>
            <w:tcBorders>
              <w:bottom w:val="single" w:sz="4" w:space="0" w:color="auto"/>
            </w:tcBorders>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长度</w:t>
            </w:r>
          </w:p>
        </w:tc>
        <w:tc>
          <w:tcPr>
            <w:tcW w:w="850" w:type="dxa"/>
            <w:tcBorders>
              <w:bottom w:val="single" w:sz="4" w:space="0" w:color="auto"/>
            </w:tcBorders>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填报要求</w:t>
            </w:r>
          </w:p>
        </w:tc>
        <w:tc>
          <w:tcPr>
            <w:tcW w:w="3150" w:type="dxa"/>
            <w:tcBorders>
              <w:bottom w:val="single" w:sz="4" w:space="0" w:color="auto"/>
            </w:tcBorders>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说明</w:t>
            </w:r>
          </w:p>
        </w:tc>
      </w:tr>
      <w:tr w:rsidR="00C576A4" w:rsidRPr="00464D48" w:rsidTr="0094182C">
        <w:trPr>
          <w:trHeight w:val="465"/>
        </w:trPr>
        <w:tc>
          <w:tcPr>
            <w:tcW w:w="1980" w:type="dxa"/>
            <w:shd w:val="clear" w:color="auto" w:fill="FBD4B4"/>
          </w:tcPr>
          <w:p w:rsidR="00C576A4" w:rsidRPr="00464D48" w:rsidRDefault="00C576A4" w:rsidP="0094182C">
            <w:pPr>
              <w:rPr>
                <w:rFonts w:ascii="宋体" w:hAnsi="宋体"/>
                <w:szCs w:val="21"/>
              </w:rPr>
            </w:pPr>
            <w:r w:rsidRPr="00B34AB4">
              <w:rPr>
                <w:rFonts w:ascii="宋体" w:hAnsi="宋体" w:hint="eastAsia"/>
                <w:color w:val="000000"/>
                <w:szCs w:val="21"/>
              </w:rPr>
              <w:t>WDDE01.00.126.00</w:t>
            </w:r>
          </w:p>
        </w:tc>
        <w:tc>
          <w:tcPr>
            <w:tcW w:w="1980" w:type="dxa"/>
            <w:shd w:val="clear" w:color="auto" w:fill="FBD4B4"/>
            <w:vAlign w:val="center"/>
          </w:tcPr>
          <w:p w:rsidR="00C576A4" w:rsidRPr="00464D48" w:rsidRDefault="00C576A4" w:rsidP="0094182C">
            <w:pPr>
              <w:rPr>
                <w:rFonts w:ascii="宋体" w:hAnsi="宋体"/>
                <w:szCs w:val="21"/>
              </w:rPr>
            </w:pPr>
            <w:r w:rsidRPr="00464D48">
              <w:rPr>
                <w:rFonts w:ascii="宋体" w:hAnsi="宋体" w:hint="eastAsia"/>
                <w:szCs w:val="21"/>
              </w:rPr>
              <w:t>住院就诊流水号</w:t>
            </w:r>
          </w:p>
        </w:tc>
        <w:tc>
          <w:tcPr>
            <w:tcW w:w="1203" w:type="dxa"/>
            <w:shd w:val="clear" w:color="auto" w:fill="FBD4B4"/>
            <w:vAlign w:val="center"/>
          </w:tcPr>
          <w:p w:rsidR="00C576A4" w:rsidRPr="00464D48" w:rsidRDefault="00C576A4" w:rsidP="0094182C">
            <w:pPr>
              <w:jc w:val="left"/>
              <w:rPr>
                <w:rFonts w:ascii="宋体" w:hAnsi="宋体"/>
                <w:szCs w:val="21"/>
              </w:rPr>
            </w:pPr>
            <w:r w:rsidRPr="00464D48">
              <w:rPr>
                <w:rFonts w:ascii="宋体" w:hAnsi="宋体" w:hint="eastAsia"/>
                <w:szCs w:val="21"/>
              </w:rPr>
              <w:t>JZLSH</w:t>
            </w:r>
          </w:p>
        </w:tc>
        <w:tc>
          <w:tcPr>
            <w:tcW w:w="1137"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50</w:t>
            </w:r>
          </w:p>
        </w:tc>
        <w:tc>
          <w:tcPr>
            <w:tcW w:w="85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复合主键；医院HIS的唯一编号</w:t>
            </w:r>
          </w:p>
        </w:tc>
      </w:tr>
      <w:tr w:rsidR="00C576A4" w:rsidRPr="00464D48" w:rsidTr="0094182C">
        <w:trPr>
          <w:trHeight w:val="465"/>
        </w:trPr>
        <w:tc>
          <w:tcPr>
            <w:tcW w:w="1980" w:type="dxa"/>
            <w:shd w:val="clear" w:color="auto" w:fill="FBD4B4"/>
          </w:tcPr>
          <w:p w:rsidR="00C576A4" w:rsidRPr="00464D48" w:rsidRDefault="00C576A4" w:rsidP="0094182C">
            <w:pPr>
              <w:widowControl/>
              <w:ind w:rightChars="-45" w:right="-94"/>
              <w:rPr>
                <w:rFonts w:ascii="宋体" w:hAnsi="宋体"/>
                <w:szCs w:val="21"/>
              </w:rPr>
            </w:pPr>
            <w:r w:rsidRPr="00B34AB4">
              <w:rPr>
                <w:rFonts w:ascii="宋体" w:hAnsi="宋体"/>
                <w:szCs w:val="21"/>
              </w:rPr>
              <w:t>DE08.10.052.00</w:t>
            </w:r>
          </w:p>
        </w:tc>
        <w:tc>
          <w:tcPr>
            <w:tcW w:w="1980" w:type="dxa"/>
            <w:shd w:val="clear" w:color="auto" w:fill="FBD4B4"/>
            <w:vAlign w:val="center"/>
          </w:tcPr>
          <w:p w:rsidR="00C576A4" w:rsidRPr="00464D48" w:rsidRDefault="00C576A4" w:rsidP="0094182C">
            <w:pPr>
              <w:widowControl/>
              <w:ind w:rightChars="-45" w:right="-94"/>
              <w:rPr>
                <w:rFonts w:ascii="宋体" w:hAnsi="宋体"/>
                <w:szCs w:val="21"/>
              </w:rPr>
            </w:pPr>
            <w:r w:rsidRPr="00464D48">
              <w:rPr>
                <w:rFonts w:ascii="宋体" w:hAnsi="宋体" w:hint="eastAsia"/>
                <w:szCs w:val="21"/>
              </w:rPr>
              <w:t>医疗机构代码</w:t>
            </w:r>
          </w:p>
        </w:tc>
        <w:tc>
          <w:tcPr>
            <w:tcW w:w="1203" w:type="dxa"/>
            <w:shd w:val="clear" w:color="auto" w:fill="FBD4B4"/>
            <w:vAlign w:val="center"/>
          </w:tcPr>
          <w:p w:rsidR="00C576A4" w:rsidRPr="00464D48" w:rsidRDefault="00C576A4" w:rsidP="0094182C">
            <w:pPr>
              <w:jc w:val="left"/>
              <w:rPr>
                <w:rFonts w:ascii="宋体" w:hAnsi="宋体"/>
                <w:szCs w:val="21"/>
              </w:rPr>
            </w:pPr>
            <w:r w:rsidRPr="00464D48">
              <w:rPr>
                <w:rFonts w:ascii="宋体" w:hAnsi="宋体" w:hint="eastAsia"/>
                <w:szCs w:val="21"/>
              </w:rPr>
              <w:t>YLJGDM</w:t>
            </w:r>
          </w:p>
        </w:tc>
        <w:tc>
          <w:tcPr>
            <w:tcW w:w="1137" w:type="dxa"/>
            <w:shd w:val="clear" w:color="auto" w:fill="FBD4B4"/>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22</w:t>
            </w:r>
          </w:p>
        </w:tc>
        <w:tc>
          <w:tcPr>
            <w:tcW w:w="850" w:type="dxa"/>
            <w:shd w:val="clear" w:color="auto" w:fill="FBD4B4"/>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DE06.00.091.00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入院时间</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RYSJ</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datetime</w:t>
            </w:r>
          </w:p>
        </w:tc>
        <w:tc>
          <w:tcPr>
            <w:tcW w:w="680" w:type="dxa"/>
            <w:vAlign w:val="center"/>
          </w:tcPr>
          <w:p w:rsidR="00C576A4" w:rsidRPr="00464D48" w:rsidRDefault="00C576A4" w:rsidP="0094182C">
            <w:pPr>
              <w:widowControl/>
              <w:rPr>
                <w:rFonts w:ascii="宋体" w:hAnsi="宋体"/>
                <w:kern w:val="0"/>
                <w:szCs w:val="21"/>
              </w:rPr>
            </w:pP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474380" w:rsidP="0094182C">
            <w:pPr>
              <w:rPr>
                <w:rFonts w:ascii="宋体" w:hAnsi="宋体"/>
                <w:szCs w:val="21"/>
              </w:rPr>
            </w:pPr>
            <w:r w:rsidRPr="00474380">
              <w:rPr>
                <w:rFonts w:ascii="宋体" w:hAnsi="宋体"/>
                <w:color w:val="000000"/>
                <w:szCs w:val="21"/>
              </w:rPr>
              <w:t>DE06.00.339.00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入院类型（途径）</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RYLX</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编码。1：门诊入院、2：急诊入院、3：其他医疗机构转入、9：其他</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szCs w:val="21"/>
              </w:rPr>
              <w:t>WDDE01.00.001.00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卡号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KH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Merge w:val="restart"/>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必须与患者基本信息关联，见前述“挂号”的说明(7)以及相关说明。</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szCs w:val="21"/>
              </w:rPr>
              <w:t>WDDE01.00.002.00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卡类型</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KLX</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Merge/>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WDDE08.30.102.00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保险类型</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BXLX</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用来区分对象所属保险类型。见前述“挂号”的说明（5）</w:t>
            </w:r>
          </w:p>
        </w:tc>
      </w:tr>
      <w:tr w:rsidR="00C576A4" w:rsidRPr="00464D48" w:rsidTr="0094182C">
        <w:trPr>
          <w:trHeight w:val="360"/>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lastRenderedPageBreak/>
              <w:t>WDDE01.00.128.00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健康卡号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JKKH</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360"/>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w:t>
            </w:r>
            <w:r w:rsidRPr="00B34AB4">
              <w:rPr>
                <w:rFonts w:ascii="宋体" w:hAnsi="宋体" w:cs="宋体" w:hint="eastAsia"/>
                <w:color w:val="000000"/>
                <w:szCs w:val="21"/>
              </w:rPr>
              <w:t>.124.00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医疗付费方式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YLFFFS</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4</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01.城镇职工基本医疗保险；02.城镇居民基本医疗保险；03.新型农村合作医疗；04.贫困救助；05.商业医疗保险；06.全公费；07.全自费；99.其他</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WDDE06.00.205.00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住院次数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ZYCS</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整数</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4</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对应于病案首页上的“第_次住院”</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DE01.00</w:t>
            </w:r>
            <w:r>
              <w:rPr>
                <w:rFonts w:ascii="宋体" w:hAnsi="宋体" w:cs="黑体" w:hint="eastAsia"/>
                <w:kern w:val="0"/>
                <w:szCs w:val="21"/>
              </w:rPr>
              <w:t>.</w:t>
            </w:r>
            <w:r w:rsidRPr="00B34AB4">
              <w:rPr>
                <w:rFonts w:ascii="宋体" w:hAnsi="宋体" w:cs="黑体"/>
                <w:kern w:val="0"/>
                <w:szCs w:val="21"/>
              </w:rPr>
              <w:t>004.00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病案号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BAH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WDDE08.10.107.00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床号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WDDE08.10.106.00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入院病区（房）</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RYBQ</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WDDE08.10.106.01</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出院病区（房）</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CYBQ</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DE02.01.040.00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性别</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XB</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编码。</w:t>
            </w:r>
            <w:r w:rsidRPr="00464D48">
              <w:rPr>
                <w:rFonts w:ascii="宋体" w:hAnsi="宋体" w:hint="eastAsia"/>
                <w:szCs w:val="21"/>
              </w:rPr>
              <w:t>按国标</w:t>
            </w:r>
            <w:r w:rsidRPr="00464D48">
              <w:rPr>
                <w:rFonts w:hint="eastAsia"/>
              </w:rPr>
              <w:t>GB/T2261.1-2003</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DE02.01.005.01</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出生日期</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CSNY</w:t>
            </w:r>
          </w:p>
        </w:tc>
        <w:tc>
          <w:tcPr>
            <w:tcW w:w="1137" w:type="dxa"/>
            <w:vAlign w:val="center"/>
          </w:tcPr>
          <w:p w:rsidR="00C576A4" w:rsidRPr="00464D48" w:rsidRDefault="00C576A4" w:rsidP="0094182C">
            <w:pPr>
              <w:widowControl/>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格式：YYYYMMDD</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DE04.10.019.00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新生儿出生体重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XSECSTZ</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整数</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单位：克，精确到10克</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DE04.10.188.00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新生儿入院体重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XSERYTZ</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整数</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单位：克，精确到10克</w:t>
            </w:r>
          </w:p>
        </w:tc>
      </w:tr>
      <w:tr w:rsidR="00C576A4" w:rsidRPr="00464D48" w:rsidTr="0094182C">
        <w:trPr>
          <w:trHeight w:val="225"/>
        </w:trPr>
        <w:tc>
          <w:tcPr>
            <w:tcW w:w="1980" w:type="dxa"/>
          </w:tcPr>
          <w:p w:rsidR="00C576A4" w:rsidRPr="00464D48" w:rsidRDefault="00C576A4" w:rsidP="0094182C">
            <w:pPr>
              <w:rPr>
                <w:rFonts w:ascii="宋体" w:hAnsi="宋体"/>
                <w:szCs w:val="21"/>
              </w:rPr>
            </w:pPr>
            <w:r w:rsidRPr="00B34AB4">
              <w:rPr>
                <w:rFonts w:ascii="宋体" w:hAnsi="宋体"/>
                <w:szCs w:val="21"/>
              </w:rPr>
              <w:t>DE02.01.018.00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婚姻状况</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HYZK</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w:t>
            </w:r>
            <w:r w:rsidRPr="00464D48">
              <w:rPr>
                <w:rFonts w:ascii="宋体" w:hAnsi="宋体"/>
                <w:szCs w:val="21"/>
              </w:rPr>
              <w:t>婚姻GB</w:t>
            </w:r>
            <w:r w:rsidRPr="00464D48">
              <w:rPr>
                <w:rFonts w:ascii="宋体" w:hAnsi="宋体" w:hint="eastAsia"/>
                <w:szCs w:val="21"/>
              </w:rPr>
              <w:t>/</w:t>
            </w:r>
            <w:r w:rsidRPr="00464D48">
              <w:rPr>
                <w:rFonts w:ascii="宋体" w:hAnsi="宋体"/>
                <w:szCs w:val="21"/>
              </w:rPr>
              <w:t>T2261.2-2003</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民族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MZ</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编码。</w:t>
            </w:r>
            <w:r w:rsidRPr="00464D48">
              <w:rPr>
                <w:rFonts w:ascii="宋体" w:hAnsi="宋体" w:hint="eastAsia"/>
                <w:szCs w:val="21"/>
              </w:rPr>
              <w:t>按国标GB3304-91执行</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DE2.01.015.00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国籍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GJ</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直接上传中文</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WDDE02.01.143.00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籍贯</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JG</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kern w:val="0"/>
                <w:szCs w:val="21"/>
              </w:rPr>
            </w:pPr>
            <w:r w:rsidRPr="00464D48">
              <w:rPr>
                <w:rFonts w:ascii="宋体" w:hAnsi="宋体" w:hint="eastAsia"/>
                <w:szCs w:val="21"/>
              </w:rPr>
              <w:t>格式：“X省（区、市）X市</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WDDE02.01.137.00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出生地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CSD</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DE02.01.030.00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身份证号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SFZ</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如没有，请填入18个“0”。</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DE02.01.010.00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联系电话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LXDH</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DE08.10.007.00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工作单位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GZDW</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DE02.01.010.00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工作单位电话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GZDWDH</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工作单位邮编</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GZDWYB</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szCs w:val="21"/>
              </w:rPr>
              <w:t>DE02.01.052.00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职业</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编码。按国标</w:t>
            </w:r>
            <w:r w:rsidRPr="00464D48">
              <w:rPr>
                <w:rFonts w:ascii="黑体" w:eastAsia="黑体" w:hAnsi="黑体"/>
                <w:szCs w:val="21"/>
              </w:rPr>
              <w:t>GB/T6565-2009</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 xml:space="preserve">DE02.01.009.01 </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居住地（现住址）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JZD</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50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格式：“X省（区、市）X市X县”</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现住址电话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XZZDH</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现住址邮编</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XZZYB</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DE02.01.009.01</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户口地址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HKDZ</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50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格式：“X省（区、市）X市X县”</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户口电话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HKDH</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户口邮编</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HKYB</w:t>
            </w:r>
          </w:p>
        </w:tc>
        <w:tc>
          <w:tcPr>
            <w:tcW w:w="1137"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5"/>
        </w:trPr>
        <w:tc>
          <w:tcPr>
            <w:tcW w:w="1980" w:type="dxa"/>
          </w:tcPr>
          <w:p w:rsidR="00C576A4" w:rsidRPr="00464D48" w:rsidRDefault="00C576A4" w:rsidP="0094182C">
            <w:pPr>
              <w:rPr>
                <w:rFonts w:ascii="宋体" w:hAnsi="宋体"/>
                <w:szCs w:val="21"/>
              </w:rPr>
            </w:pPr>
            <w:r>
              <w:rPr>
                <w:rFonts w:ascii="宋体" w:hAnsi="宋体" w:cs="黑体"/>
                <w:kern w:val="0"/>
                <w:szCs w:val="21"/>
              </w:rPr>
              <w:t>DE02.01.009</w:t>
            </w:r>
            <w:r>
              <w:rPr>
                <w:rFonts w:ascii="宋体" w:hAnsi="宋体" w:cs="黑体" w:hint="eastAsia"/>
                <w:kern w:val="0"/>
                <w:szCs w:val="21"/>
              </w:rPr>
              <w:t>.</w:t>
            </w:r>
            <w:r w:rsidRPr="00B34AB4">
              <w:rPr>
                <w:rFonts w:ascii="宋体" w:hAnsi="宋体" w:cs="黑体"/>
                <w:kern w:val="0"/>
                <w:szCs w:val="21"/>
              </w:rPr>
              <w:t>02</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地区</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DQBM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直接上传中文</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DE02.01</w:t>
            </w:r>
            <w:r>
              <w:rPr>
                <w:rFonts w:ascii="宋体" w:hAnsi="宋体" w:cs="黑体" w:hint="eastAsia"/>
                <w:kern w:val="0"/>
                <w:szCs w:val="21"/>
              </w:rPr>
              <w:t>.</w:t>
            </w:r>
            <w:r w:rsidRPr="00B34AB4">
              <w:rPr>
                <w:rFonts w:ascii="宋体" w:hAnsi="宋体" w:cs="黑体"/>
                <w:kern w:val="0"/>
                <w:szCs w:val="21"/>
              </w:rPr>
              <w:t>009.03</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区县</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QXBM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编码。按国标编码执行。</w:t>
            </w:r>
          </w:p>
        </w:tc>
      </w:tr>
      <w:tr w:rsidR="00C576A4" w:rsidRPr="00464D48" w:rsidTr="0094182C">
        <w:trPr>
          <w:trHeight w:val="285"/>
        </w:trPr>
        <w:tc>
          <w:tcPr>
            <w:tcW w:w="1980" w:type="dxa"/>
          </w:tcPr>
          <w:p w:rsidR="00C576A4" w:rsidRPr="00464D48" w:rsidRDefault="00C576A4" w:rsidP="0094182C">
            <w:pPr>
              <w:rPr>
                <w:rFonts w:ascii="宋体" w:hAnsi="宋体"/>
                <w:szCs w:val="21"/>
              </w:rPr>
            </w:pPr>
            <w:r>
              <w:rPr>
                <w:rFonts w:ascii="宋体" w:hAnsi="宋体" w:cs="黑体"/>
                <w:kern w:val="0"/>
                <w:szCs w:val="21"/>
              </w:rPr>
              <w:t>DE02.01.009</w:t>
            </w:r>
            <w:r>
              <w:rPr>
                <w:rFonts w:ascii="宋体" w:hAnsi="宋体" w:cs="黑体" w:hint="eastAsia"/>
                <w:kern w:val="0"/>
                <w:szCs w:val="21"/>
              </w:rPr>
              <w:t>.</w:t>
            </w:r>
            <w:r w:rsidRPr="00B34AB4">
              <w:rPr>
                <w:rFonts w:ascii="宋体" w:hAnsi="宋体" w:cs="黑体"/>
                <w:kern w:val="0"/>
                <w:szCs w:val="21"/>
              </w:rPr>
              <w:t>0</w:t>
            </w:r>
            <w:r w:rsidRPr="00B34AB4">
              <w:rPr>
                <w:rFonts w:ascii="宋体" w:hAnsi="宋体" w:cs="黑体" w:hint="eastAsia"/>
                <w:kern w:val="0"/>
                <w:szCs w:val="21"/>
              </w:rPr>
              <w:t>4</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街道</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JDBM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编码。卫生局的街道编码执行</w:t>
            </w:r>
          </w:p>
        </w:tc>
      </w:tr>
      <w:tr w:rsidR="00C576A4" w:rsidRPr="00464D48" w:rsidTr="0094182C">
        <w:trPr>
          <w:trHeight w:val="297"/>
        </w:trPr>
        <w:tc>
          <w:tcPr>
            <w:tcW w:w="1980" w:type="dxa"/>
          </w:tcPr>
          <w:p w:rsidR="00C576A4" w:rsidRPr="00464D48" w:rsidRDefault="00C576A4" w:rsidP="0094182C">
            <w:pPr>
              <w:rPr>
                <w:rFonts w:ascii="宋体" w:hAnsi="宋体"/>
                <w:szCs w:val="21"/>
              </w:rPr>
            </w:pPr>
            <w:r w:rsidRPr="00B34AB4">
              <w:rPr>
                <w:rFonts w:ascii="宋体" w:hAnsi="宋体"/>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联系人姓名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LXRXM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87"/>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WDDE02.01.141.00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联系人关系</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LXRGX</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4</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编码。按国标</w:t>
            </w:r>
            <w:r w:rsidRPr="00464D48">
              <w:rPr>
                <w:rFonts w:ascii="宋体" w:hAnsi="宋体"/>
                <w:szCs w:val="21"/>
              </w:rPr>
              <w:t>GB/T4761-2008</w:t>
            </w:r>
            <w:r w:rsidRPr="00464D48">
              <w:rPr>
                <w:rFonts w:ascii="宋体" w:hAnsi="宋体" w:hint="eastAsia"/>
                <w:szCs w:val="21"/>
              </w:rPr>
              <w:t>执行</w:t>
            </w:r>
          </w:p>
        </w:tc>
      </w:tr>
      <w:tr w:rsidR="00C576A4" w:rsidRPr="00464D48" w:rsidTr="0094182C">
        <w:trPr>
          <w:trHeight w:val="287"/>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 xml:space="preserve">DE02.01.009.01 </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联系人地址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LXRDZ</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277"/>
        </w:trPr>
        <w:tc>
          <w:tcPr>
            <w:tcW w:w="1980" w:type="dxa"/>
          </w:tcPr>
          <w:p w:rsidR="00C576A4" w:rsidRPr="00464D48" w:rsidRDefault="00C576A4" w:rsidP="0094182C">
            <w:pPr>
              <w:rPr>
                <w:rFonts w:ascii="宋体" w:hAnsi="宋体"/>
                <w:szCs w:val="21"/>
              </w:rPr>
            </w:pPr>
            <w:r w:rsidRPr="00B34AB4">
              <w:rPr>
                <w:rFonts w:ascii="宋体" w:hAnsi="宋体"/>
                <w:szCs w:val="21"/>
              </w:rPr>
              <w:t>DE02.01.010.00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联系人电话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LXRDH</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408"/>
        </w:trPr>
        <w:tc>
          <w:tcPr>
            <w:tcW w:w="1980" w:type="dxa"/>
          </w:tcPr>
          <w:p w:rsidR="00C576A4" w:rsidRPr="00464D48" w:rsidRDefault="00C576A4" w:rsidP="0094182C">
            <w:pPr>
              <w:rPr>
                <w:rFonts w:ascii="宋体" w:hAnsi="宋体"/>
                <w:szCs w:val="21"/>
              </w:rPr>
            </w:pPr>
            <w:r w:rsidRPr="00B34AB4">
              <w:rPr>
                <w:rFonts w:ascii="宋体" w:hAnsi="宋体"/>
                <w:color w:val="0070C0"/>
                <w:szCs w:val="21"/>
              </w:rPr>
              <w:lastRenderedPageBreak/>
              <w:t xml:space="preserve">DE02.01.009.01 </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联系人通信地址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LXRTXDZ</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DE08.10.025.00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入院科室编码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RYKSBM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编码。见科室字典表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DE08.10.025.00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转科科室编码1</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ZKKSBM1</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编码。见科室字典表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DE08.10.025.00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转科科室编码2</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ZKKSBM2</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编码。见科室字典表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DE08.10.025.00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转科科室编码3</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ZKKSBM3</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编码。见科室字典表</w:t>
            </w:r>
          </w:p>
        </w:tc>
      </w:tr>
      <w:tr w:rsidR="00C576A4" w:rsidRPr="00464D48" w:rsidTr="0094182C">
        <w:trPr>
          <w:trHeight w:val="360"/>
        </w:trPr>
        <w:tc>
          <w:tcPr>
            <w:tcW w:w="1980" w:type="dxa"/>
          </w:tcPr>
          <w:p w:rsidR="00C576A4" w:rsidRPr="00B34AB4" w:rsidRDefault="00C576A4" w:rsidP="0094182C">
            <w:pPr>
              <w:rPr>
                <w:rFonts w:ascii="宋体" w:hAnsi="宋体"/>
                <w:szCs w:val="21"/>
              </w:rPr>
            </w:pPr>
            <w:r w:rsidRPr="00B34AB4">
              <w:rPr>
                <w:rFonts w:ascii="宋体" w:hAnsi="宋体" w:hint="eastAsia"/>
                <w:color w:val="000000"/>
                <w:szCs w:val="21"/>
              </w:rPr>
              <w:t>WDDE08.10.106.02</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所转病区</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SZBQ</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指“入院病区”和“出院病区”外，患者在本次住院中住过的所有病区。如有多个，以“,”间隔</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DE06.00.017.00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出院时间</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CYSJ</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datetime</w:t>
            </w:r>
          </w:p>
        </w:tc>
        <w:tc>
          <w:tcPr>
            <w:tcW w:w="680" w:type="dxa"/>
            <w:vAlign w:val="center"/>
          </w:tcPr>
          <w:p w:rsidR="00C576A4" w:rsidRPr="00464D48" w:rsidRDefault="00C576A4" w:rsidP="0094182C">
            <w:pPr>
              <w:widowControl/>
              <w:rPr>
                <w:rFonts w:ascii="宋体" w:hAnsi="宋体"/>
                <w:kern w:val="0"/>
                <w:szCs w:val="21"/>
              </w:rPr>
            </w:pP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DE08.10.025.00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出院科室编码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CYKSBM</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编码。见科室字典表</w:t>
            </w:r>
          </w:p>
        </w:tc>
      </w:tr>
      <w:tr w:rsidR="00C576A4" w:rsidRPr="00464D48" w:rsidTr="0094182C">
        <w:trPr>
          <w:trHeight w:val="360"/>
        </w:trPr>
        <w:tc>
          <w:tcPr>
            <w:tcW w:w="1980" w:type="dxa"/>
          </w:tcPr>
          <w:p w:rsidR="00C576A4" w:rsidRPr="00464D48" w:rsidRDefault="00B200D8" w:rsidP="0094182C">
            <w:pPr>
              <w:rPr>
                <w:rFonts w:ascii="宋体" w:hAnsi="宋体"/>
                <w:szCs w:val="21"/>
              </w:rPr>
            </w:pPr>
            <w:r w:rsidRPr="00B200D8">
              <w:rPr>
                <w:rFonts w:ascii="宋体" w:hAnsi="宋体"/>
                <w:color w:val="000000"/>
                <w:szCs w:val="21"/>
              </w:rPr>
              <w:t>DE06.00.310.00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实际住院天数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SJZYTS</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4</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WDDE06.00.207.00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出院方式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CYFS</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编码。1：常规、2：自动、3：转院</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WDDE06.00.208.00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入院时情况</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RYQK</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CV5501.12入院病情代码。1危重、2：急诊、3：一般、9：其他</w:t>
            </w:r>
          </w:p>
          <w:p w:rsidR="00C576A4" w:rsidRPr="00464D48" w:rsidRDefault="00C576A4" w:rsidP="0094182C">
            <w:pPr>
              <w:widowControl/>
              <w:rPr>
                <w:rFonts w:ascii="宋体" w:hAnsi="宋体"/>
                <w:kern w:val="0"/>
                <w:szCs w:val="21"/>
              </w:rPr>
            </w:pPr>
            <w:r w:rsidRPr="00464D48">
              <w:rPr>
                <w:rFonts w:ascii="宋体" w:hAnsi="宋体" w:hint="eastAsia"/>
                <w:kern w:val="0"/>
                <w:szCs w:val="21"/>
              </w:rPr>
              <w:t>新版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WDDE06.00.209.00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入院前经外院诊治</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RYQWYZZ</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DE05,01.034.00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确诊日期</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QZRQ</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YYYYMMDD</w:t>
            </w:r>
          </w:p>
        </w:tc>
      </w:tr>
      <w:tr w:rsidR="00C576A4" w:rsidRPr="00464D48" w:rsidTr="0094182C">
        <w:trPr>
          <w:trHeight w:val="360"/>
        </w:trPr>
        <w:tc>
          <w:tcPr>
            <w:tcW w:w="1980" w:type="dxa"/>
          </w:tcPr>
          <w:p w:rsidR="00C576A4" w:rsidRPr="00B34AB4" w:rsidRDefault="00C576A4" w:rsidP="0094182C">
            <w:pPr>
              <w:rPr>
                <w:rFonts w:ascii="宋体" w:hAnsi="宋体"/>
                <w:color w:val="000000"/>
                <w:szCs w:val="21"/>
              </w:rPr>
            </w:pPr>
            <w:r w:rsidRPr="00B34AB4">
              <w:rPr>
                <w:rFonts w:ascii="宋体" w:hAnsi="宋体"/>
                <w:color w:val="000000"/>
                <w:szCs w:val="21"/>
              </w:rPr>
              <w:t>WDDE99.00.13</w:t>
            </w:r>
            <w:r w:rsidRPr="00B34AB4">
              <w:rPr>
                <w:rFonts w:ascii="宋体" w:hAnsi="宋体" w:hint="eastAsia"/>
                <w:color w:val="000000"/>
                <w:szCs w:val="21"/>
              </w:rPr>
              <w:t>9</w:t>
            </w:r>
            <w:r w:rsidRPr="00B34AB4">
              <w:rPr>
                <w:rFonts w:ascii="宋体" w:hAnsi="宋体"/>
                <w:color w:val="000000"/>
                <w:szCs w:val="21"/>
              </w:rPr>
              <w:t>.00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医院感染名称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YYGRMC</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按《卫生部关于印发医院感染诊断标准（试行）的通知》（卫医发[2001]2号）执行；</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olor w:val="000000"/>
                <w:szCs w:val="21"/>
              </w:rPr>
              <w:t>WDDE99.00.1</w:t>
            </w:r>
            <w:r w:rsidRPr="00B34AB4">
              <w:rPr>
                <w:rFonts w:ascii="宋体" w:hAnsi="宋体" w:hint="eastAsia"/>
                <w:color w:val="000000"/>
                <w:szCs w:val="21"/>
              </w:rPr>
              <w:t>40</w:t>
            </w:r>
            <w:r w:rsidRPr="00B34AB4">
              <w:rPr>
                <w:rFonts w:ascii="宋体" w:hAnsi="宋体"/>
                <w:color w:val="00000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医院感染结果</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YYGRJG</w:t>
            </w:r>
          </w:p>
        </w:tc>
        <w:tc>
          <w:tcPr>
            <w:tcW w:w="1137" w:type="dxa"/>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编码。1：治愈、2：好转、3：未愈、4：死亡、5：其它；</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DE05.01.024.00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门诊出院诊断符合编码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MZCYZD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CV5501.13诊断符合情况代码。0：未作、1：符合、2：不符合、X：诊断符合情况扩充内容、9：无对照</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DE05.01.02</w:t>
            </w:r>
            <w:r w:rsidRPr="00B34AB4">
              <w:rPr>
                <w:rFonts w:ascii="宋体" w:hAnsi="宋体" w:cs="黑体" w:hint="eastAsia"/>
                <w:kern w:val="0"/>
                <w:szCs w:val="21"/>
              </w:rPr>
              <w:t>6</w:t>
            </w:r>
            <w:r w:rsidRPr="00B34AB4">
              <w:rPr>
                <w:rFonts w:ascii="宋体" w:hAnsi="宋体" w:cs="黑体"/>
                <w:kern w:val="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入院出院诊断符合编码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RYCYZD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同上述门诊出院诊断符合编码。</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DE05.01.02</w:t>
            </w:r>
            <w:r w:rsidRPr="00B34AB4">
              <w:rPr>
                <w:rFonts w:ascii="宋体" w:hAnsi="宋体" w:cs="黑体" w:hint="eastAsia"/>
                <w:kern w:val="0"/>
                <w:szCs w:val="21"/>
              </w:rPr>
              <w:t>7</w:t>
            </w:r>
            <w:r w:rsidRPr="00B34AB4">
              <w:rPr>
                <w:rFonts w:ascii="宋体" w:hAnsi="宋体" w:cs="黑体"/>
                <w:kern w:val="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术前术后诊断符合编码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SQSHZD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同上述门诊出院诊断符合编码。</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DE05.01.02</w:t>
            </w:r>
            <w:r w:rsidRPr="00B34AB4">
              <w:rPr>
                <w:rFonts w:ascii="宋体" w:hAnsi="宋体" w:cs="黑体" w:hint="eastAsia"/>
                <w:kern w:val="0"/>
                <w:szCs w:val="21"/>
              </w:rPr>
              <w:t>8</w:t>
            </w:r>
            <w:r w:rsidRPr="00B34AB4">
              <w:rPr>
                <w:rFonts w:ascii="宋体" w:hAnsi="宋体" w:cs="黑体"/>
                <w:kern w:val="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临床病理诊断符合编码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LCBLZD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同上述门诊出院诊断符合编码。</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DE05.01.02</w:t>
            </w:r>
            <w:r w:rsidRPr="00B34AB4">
              <w:rPr>
                <w:rFonts w:ascii="宋体" w:hAnsi="宋体" w:cs="黑体" w:hint="eastAsia"/>
                <w:kern w:val="0"/>
                <w:szCs w:val="21"/>
              </w:rPr>
              <w:t>9</w:t>
            </w:r>
            <w:r w:rsidRPr="00B34AB4">
              <w:rPr>
                <w:rFonts w:ascii="宋体" w:hAnsi="宋体" w:cs="黑体"/>
                <w:kern w:val="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放射病理诊断符合编码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FSBLZD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同上述门诊出院诊断符合编码。</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损伤中毒的外部因素</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SSZD</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256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填写造成损伤的外部原因及引起中毒的物质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DE05.01.0</w:t>
            </w:r>
            <w:r w:rsidRPr="00B34AB4">
              <w:rPr>
                <w:rFonts w:ascii="宋体" w:hAnsi="宋体" w:hint="eastAsia"/>
                <w:color w:val="0070C0"/>
                <w:szCs w:val="21"/>
              </w:rPr>
              <w:t>30</w:t>
            </w:r>
            <w:r w:rsidRPr="00B34AB4">
              <w:rPr>
                <w:rFonts w:ascii="宋体" w:hAnsi="宋体"/>
                <w:color w:val="0070C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损伤中毒的外部原</w:t>
            </w:r>
            <w:r w:rsidRPr="00464D48">
              <w:rPr>
                <w:rFonts w:ascii="宋体" w:hAnsi="宋体" w:hint="eastAsia"/>
                <w:szCs w:val="21"/>
              </w:rPr>
              <w:lastRenderedPageBreak/>
              <w:t>因的疾病编码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lastRenderedPageBreak/>
              <w:t>SSZDBM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ICD-10</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lastRenderedPageBreak/>
              <w:t>DE05.01.022.00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药物过敏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YWGM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256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填写具体药物的名称，多种以“;”间隔，没有必填“无”</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WDDE04.50.140.00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HBSAG检查结果编码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HBSAG_JG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编码。0：未作、1：阴性、2：阳性；</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WDDE04.50.141.00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HCVab检查结果编码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HCVab_JG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编码。0：未作、1：阴性、2：阳性；</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WDDE04.50.142.00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HIVab检查结果编码</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HIVab_JG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编码。0：未作、1：阴性、2：阳性；</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抢救次数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QJCS</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4，0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成功次数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CGCS</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4，0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WDDE05.01.158.00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住院是否出现危重、急症、疑难</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SFCXWJN</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编码。见说明（1）</w:t>
            </w: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WDDE05.01.159.00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手术治疗检查诊断为本院第一例</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SSDYL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4</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编码。1：是、2：否。</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DE04.50.001.00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血型</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XX</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CV04.50.005ABO血型代码表。见说明（2）</w:t>
            </w: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WDDE04.50.143.00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红细胞输血量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HXBSXL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计量单位：单位；</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WDDE04.50.144.00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血小板输血量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XXBSXL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计量单位：袋；</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WDDE04.50.145.00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血浆输血量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XJSXL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计量单位：ml；</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WDDE04.50.146.00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全血输血量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QXSXL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计量单位：ml；</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其它输血量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QTSXL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计量单位：ml；</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有输血反应</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SXFY</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cs="黑体"/>
                <w:kern w:val="0"/>
                <w:szCs w:val="21"/>
              </w:rPr>
              <w:t>DE01.00,</w:t>
            </w:r>
            <w:r w:rsidRPr="00B34AB4">
              <w:rPr>
                <w:rFonts w:ascii="宋体" w:hAnsi="宋体" w:cs="黑体" w:hint="eastAsia"/>
                <w:kern w:val="0"/>
                <w:szCs w:val="21"/>
              </w:rPr>
              <w:t>200</w:t>
            </w:r>
            <w:r w:rsidRPr="00B34AB4">
              <w:rPr>
                <w:rFonts w:ascii="宋体" w:hAnsi="宋体" w:cs="黑体"/>
                <w:kern w:val="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有传染病报告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CRBBG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vAlign w:val="center"/>
          </w:tcPr>
          <w:p w:rsidR="00C576A4" w:rsidRPr="00464D48" w:rsidRDefault="00C576A4" w:rsidP="0094182C">
            <w:pPr>
              <w:rPr>
                <w:rFonts w:ascii="宋体" w:hAnsi="宋体"/>
                <w:szCs w:val="21"/>
              </w:rPr>
            </w:pPr>
            <w:r w:rsidRPr="00B34AB4">
              <w:rPr>
                <w:rFonts w:ascii="宋体" w:hAnsi="宋体"/>
                <w:color w:val="000000"/>
                <w:szCs w:val="21"/>
              </w:rPr>
              <w:t>WDDE05.01.1</w:t>
            </w:r>
            <w:r w:rsidRPr="00B34AB4">
              <w:rPr>
                <w:rFonts w:ascii="宋体" w:hAnsi="宋体" w:hint="eastAsia"/>
                <w:color w:val="000000"/>
                <w:szCs w:val="21"/>
              </w:rPr>
              <w:t>60</w:t>
            </w:r>
            <w:r w:rsidRPr="00B34AB4">
              <w:rPr>
                <w:rFonts w:ascii="宋体" w:hAnsi="宋体"/>
                <w:color w:val="00000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有肿瘤报告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ZLBG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vAlign w:val="center"/>
          </w:tcPr>
          <w:p w:rsidR="00C576A4" w:rsidRPr="00464D48" w:rsidRDefault="00C576A4" w:rsidP="0094182C">
            <w:pPr>
              <w:rPr>
                <w:rFonts w:ascii="宋体" w:hAnsi="宋体"/>
                <w:szCs w:val="21"/>
              </w:rPr>
            </w:pPr>
            <w:r w:rsidRPr="00B34AB4">
              <w:rPr>
                <w:rFonts w:ascii="宋体" w:hAnsi="宋体"/>
                <w:color w:val="000000"/>
                <w:szCs w:val="21"/>
              </w:rPr>
              <w:t>WDDE05.01.1</w:t>
            </w:r>
            <w:r w:rsidRPr="00B34AB4">
              <w:rPr>
                <w:rFonts w:ascii="宋体" w:hAnsi="宋体" w:hint="eastAsia"/>
                <w:color w:val="000000"/>
                <w:szCs w:val="21"/>
              </w:rPr>
              <w:t>61</w:t>
            </w:r>
            <w:r w:rsidRPr="00B34AB4">
              <w:rPr>
                <w:rFonts w:ascii="宋体" w:hAnsi="宋体"/>
                <w:color w:val="00000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有新生儿死亡报告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XSEBG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vAlign w:val="center"/>
          </w:tcPr>
          <w:p w:rsidR="00C576A4" w:rsidRPr="00464D48" w:rsidRDefault="00C576A4" w:rsidP="0094182C">
            <w:pPr>
              <w:rPr>
                <w:rFonts w:ascii="宋体" w:hAnsi="宋体"/>
                <w:szCs w:val="21"/>
              </w:rPr>
            </w:pPr>
            <w:r w:rsidRPr="00B34AB4">
              <w:rPr>
                <w:rFonts w:ascii="宋体" w:hAnsi="宋体"/>
                <w:color w:val="000000"/>
                <w:szCs w:val="21"/>
              </w:rPr>
              <w:t>WDDE05.01.1</w:t>
            </w:r>
            <w:r w:rsidRPr="00B34AB4">
              <w:rPr>
                <w:rFonts w:ascii="宋体" w:hAnsi="宋体" w:hint="eastAsia"/>
                <w:color w:val="000000"/>
                <w:szCs w:val="21"/>
              </w:rPr>
              <w:t>62</w:t>
            </w:r>
            <w:r w:rsidRPr="00B34AB4">
              <w:rPr>
                <w:rFonts w:ascii="宋体" w:hAnsi="宋体"/>
                <w:color w:val="00000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孕产妇死亡报告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SWBG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vAlign w:val="center"/>
          </w:tcPr>
          <w:p w:rsidR="00C576A4" w:rsidRPr="00464D48" w:rsidRDefault="00C576A4" w:rsidP="0094182C">
            <w:pPr>
              <w:rPr>
                <w:rFonts w:ascii="宋体" w:hAnsi="宋体"/>
                <w:szCs w:val="21"/>
              </w:rPr>
            </w:pPr>
            <w:r w:rsidRPr="00B34AB4">
              <w:rPr>
                <w:rFonts w:ascii="宋体" w:hAnsi="宋体"/>
                <w:color w:val="000000"/>
                <w:szCs w:val="21"/>
              </w:rPr>
              <w:t>WDDE05.01.1</w:t>
            </w:r>
            <w:r w:rsidRPr="00B34AB4">
              <w:rPr>
                <w:rFonts w:ascii="宋体" w:hAnsi="宋体" w:hint="eastAsia"/>
                <w:color w:val="000000"/>
                <w:szCs w:val="21"/>
              </w:rPr>
              <w:t>63</w:t>
            </w:r>
            <w:r w:rsidRPr="00B34AB4">
              <w:rPr>
                <w:rFonts w:ascii="宋体" w:hAnsi="宋体"/>
                <w:color w:val="000000"/>
                <w:szCs w:val="21"/>
              </w:rPr>
              <w:t>.00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有其它报告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QTBG</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编码。1：有、2：无</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是否随诊</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SZ</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编码。1：是、2：否；</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WDDE06.00.213.00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随诊期限</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SZQX</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WDDE06.00.214.00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随诊期限单位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SZQXDW</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编码。1：周、2：月、3：年；</w:t>
            </w:r>
            <w:r w:rsidRPr="00464D48">
              <w:rPr>
                <w:rFonts w:ascii="宋体" w:hAnsi="宋体" w:hint="eastAsia"/>
                <w:szCs w:val="21"/>
              </w:rPr>
              <w:t>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是否示教病例</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SJBL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编码。1：是、2：否</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（死亡患者）是否尸检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SJ</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编码。1：是、2：否</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lastRenderedPageBreak/>
              <w:t>WDDE06.00.217.00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是否妊娠梅毒筛查</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RSMDSC</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编码。1：是、2：否</w:t>
            </w:r>
          </w:p>
        </w:tc>
      </w:tr>
      <w:tr w:rsidR="00C576A4" w:rsidRPr="00464D48" w:rsidTr="0094182C">
        <w:trPr>
          <w:trHeight w:val="203"/>
        </w:trPr>
        <w:tc>
          <w:tcPr>
            <w:tcW w:w="1980" w:type="dxa"/>
          </w:tcPr>
          <w:p w:rsidR="00C576A4" w:rsidRPr="00464D48" w:rsidRDefault="00C576A4" w:rsidP="0094182C">
            <w:pPr>
              <w:rPr>
                <w:rFonts w:ascii="宋体" w:hAnsi="宋体"/>
                <w:szCs w:val="21"/>
              </w:rPr>
            </w:pPr>
            <w:r w:rsidRPr="00B34AB4">
              <w:rPr>
                <w:rFonts w:ascii="宋体" w:hAnsi="宋体"/>
                <w:szCs w:val="21"/>
              </w:rPr>
              <w:t>DE04.50.086.00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新生儿疾病筛查</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XSEJBSC</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编码。见说明（3）</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WDDE04.01.167.00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产后出血量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CHCYL</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单位为ml</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DE02.01.040.00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新生儿性别</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XSE_XB</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w:t>
            </w:r>
            <w:r w:rsidRPr="00464D48">
              <w:rPr>
                <w:rFonts w:ascii="宋体" w:hAnsi="宋体" w:hint="eastAsia"/>
                <w:szCs w:val="21"/>
              </w:rPr>
              <w:t>按国标</w:t>
            </w:r>
            <w:r w:rsidRPr="00464D48">
              <w:rPr>
                <w:rFonts w:hint="eastAsia"/>
              </w:rPr>
              <w:t>GB/T2261.1-2003</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szCs w:val="21"/>
              </w:rPr>
              <w:t>DE04.10.188.00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新生儿体重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XSE_TZ</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数字</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8，1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单位为</w:t>
            </w:r>
            <w:r w:rsidRPr="00464D48">
              <w:rPr>
                <w:rFonts w:ascii="宋体" w:hAnsi="宋体" w:hint="eastAsia"/>
                <w:szCs w:val="21"/>
              </w:rPr>
              <w:t>g；新版“病案首页”中取消</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主任医师工号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ZRYSGH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主任医师姓名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ZRYSXM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主治医师工号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ZZYSGH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主治医师姓名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ZZYSXM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住院医师工号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住院医师姓名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护士长工号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HSZGH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护士长姓名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HSZXM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责任护士工号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ZRHSGH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责任护士姓名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ZRHSXM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进修医师工号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JXYSGH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进修医师姓名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JXYSXM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实习医师工号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SXYSGH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实习医师姓名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SXYSXM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编码员工号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BMYGH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编码员姓名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BMYXM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WDDE05.01.164.00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病案质量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BAZL</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kern w:val="0"/>
                <w:szCs w:val="21"/>
              </w:rPr>
              <w:t>CV5501.15</w:t>
            </w:r>
            <w:r w:rsidRPr="00464D48">
              <w:rPr>
                <w:rFonts w:ascii="宋体" w:hAnsi="宋体" w:hint="eastAsia"/>
                <w:kern w:val="0"/>
                <w:szCs w:val="21"/>
              </w:rPr>
              <w:t>病案质量代码。1：甲、2：乙、3：丙</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质控医师工号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ZKYSGH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质控医师姓名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ZKYSXM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质控护士工号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ZKHSGH</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质控护士姓名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ZKHSZM</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6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WDDE06.00.218.00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质控日期</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ZKRQ</w:t>
            </w:r>
          </w:p>
        </w:tc>
        <w:tc>
          <w:tcPr>
            <w:tcW w:w="1137"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datetime</w:t>
            </w:r>
          </w:p>
        </w:tc>
        <w:tc>
          <w:tcPr>
            <w:tcW w:w="680" w:type="dxa"/>
            <w:vAlign w:val="center"/>
          </w:tcPr>
          <w:p w:rsidR="00C576A4" w:rsidRPr="00464D48" w:rsidRDefault="00C576A4" w:rsidP="0094182C">
            <w:pPr>
              <w:widowControl/>
              <w:rPr>
                <w:rFonts w:ascii="宋体" w:hAnsi="宋体"/>
                <w:kern w:val="0"/>
                <w:szCs w:val="21"/>
              </w:rPr>
            </w:pP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WDDE01.00.149.00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病理号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BLH</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szCs w:val="21"/>
              </w:rPr>
              <w:t>DE05.01.021.00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死亡根本原因</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SWGBYY</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256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szCs w:val="21"/>
              </w:rPr>
              <w:t>DE02.01.036.00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死亡时间</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SWSJ</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datetime</w:t>
            </w:r>
          </w:p>
        </w:tc>
        <w:tc>
          <w:tcPr>
            <w:tcW w:w="680" w:type="dxa"/>
            <w:vAlign w:val="center"/>
          </w:tcPr>
          <w:p w:rsidR="00C576A4" w:rsidRPr="00464D48" w:rsidRDefault="00C576A4" w:rsidP="0094182C">
            <w:pPr>
              <w:rPr>
                <w:rFonts w:ascii="宋体" w:hAnsi="宋体"/>
                <w:szCs w:val="21"/>
              </w:rPr>
            </w:pP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门诊医师工号</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MZYSGH</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编码：医护人员字典表</w:t>
            </w: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门诊医师姓名</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MZYSXM</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rPr>
                <w:rFonts w:ascii="宋体" w:hAnsi="宋体"/>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WDDE04.01.168.00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输液反应</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SYFY</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编码。1：有输、2：有反应、3：未输</w:t>
            </w: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WDDE05.01.165.00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是否为科研病案</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SFKYBA</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编码。1：是、2：否</w:t>
            </w:r>
          </w:p>
        </w:tc>
      </w:tr>
      <w:tr w:rsidR="00C576A4" w:rsidRPr="00464D48" w:rsidTr="0094182C">
        <w:trPr>
          <w:trHeight w:val="403"/>
        </w:trPr>
        <w:tc>
          <w:tcPr>
            <w:tcW w:w="1980" w:type="dxa"/>
          </w:tcPr>
          <w:p w:rsidR="00C576A4" w:rsidRPr="00B34AB4" w:rsidRDefault="00384748" w:rsidP="0094182C">
            <w:pPr>
              <w:rPr>
                <w:rFonts w:ascii="宋体" w:hAnsi="宋体" w:cs="宋体"/>
                <w:color w:val="000000"/>
                <w:szCs w:val="21"/>
              </w:rPr>
            </w:pPr>
            <w:r w:rsidRPr="00384748">
              <w:rPr>
                <w:rFonts w:ascii="宋体" w:hAnsi="宋体"/>
                <w:color w:val="000000"/>
                <w:szCs w:val="21"/>
              </w:rPr>
              <w:lastRenderedPageBreak/>
              <w:t>DE06.00.223.00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离院方式</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LYFS</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w:t>
            </w:r>
          </w:p>
        </w:tc>
        <w:tc>
          <w:tcPr>
            <w:tcW w:w="85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编码。1.医嘱离院  2.医嘱转院，拟接收医疗机构名称 3.医嘱转社区卫生服务机构/乡镇卫生院，拟接收医疗机构名称 4.非医嘱离院5.死亡9.其他</w:t>
            </w: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color w:val="0070C0"/>
                <w:szCs w:val="21"/>
              </w:rPr>
              <w:t>DE08.10.013.00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离院后拟接收医疗机构名称</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NJSYYMC</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“离院方式”填2和3时，必填写此项</w:t>
            </w:r>
          </w:p>
        </w:tc>
      </w:tr>
      <w:tr w:rsidR="00C576A4" w:rsidRPr="00464D48" w:rsidTr="0094182C">
        <w:trPr>
          <w:trHeight w:val="403"/>
        </w:trPr>
        <w:tc>
          <w:tcPr>
            <w:tcW w:w="1980" w:type="dxa"/>
          </w:tcPr>
          <w:p w:rsidR="00C576A4" w:rsidRPr="00B34AB4" w:rsidRDefault="00C576A4" w:rsidP="0094182C">
            <w:pPr>
              <w:rPr>
                <w:rFonts w:ascii="宋体" w:hAnsi="宋体" w:cs="宋体"/>
                <w:color w:val="000000"/>
                <w:szCs w:val="21"/>
              </w:rPr>
            </w:pPr>
            <w:r w:rsidRPr="00B34AB4">
              <w:rPr>
                <w:rFonts w:ascii="宋体" w:hAnsi="宋体" w:hint="eastAsia"/>
                <w:color w:val="000000"/>
                <w:szCs w:val="21"/>
              </w:rPr>
              <w:t>WDDE06.00.219.00</w:t>
            </w:r>
          </w:p>
          <w:p w:rsidR="00C576A4" w:rsidRPr="00464D48" w:rsidRDefault="00C576A4" w:rsidP="0094182C">
            <w:pPr>
              <w:rPr>
                <w:rFonts w:ascii="宋体" w:hAnsi="宋体"/>
                <w:szCs w:val="21"/>
              </w:rPr>
            </w:pP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是否有出院31天内再住院计划</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ZZYJH_31</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32</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如有，请填写再入院目的；否则填写“无”</w:t>
            </w: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WDDE04.01.169.00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颅脑损伤患者入院前昏迷时间</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RYQHMSJ</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格式：“X天X小时X分钟”</w:t>
            </w: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color w:val="000000"/>
                <w:szCs w:val="21"/>
              </w:rPr>
              <w:t>WDDE04.01.170.00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颅脑损伤患者入院后昏迷时间</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RYHHMSJ</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20</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格式：“X天X小时X分钟”</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15</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住院费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收退费均以正数表达，口径按医保</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16</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诊疗费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17</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治疗费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ZHF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18</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护理费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同上，即新版“病案首页”中的（3）</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19</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手术材料费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SSCLF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JCF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21</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化验费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HYF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22</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透视费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TSF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23</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摄片费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SPF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24</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输血费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SXF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25</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输氧费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SYF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26</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西药费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XYF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同上，即新版“病案首页”中的（13）</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27</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中成药费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ZCYF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同上，即新版“病案首页”中的（14）</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28</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中草药费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ZCAF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同上，即新版“病案首页”中的（15）</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70C0"/>
                <w:szCs w:val="21"/>
              </w:rPr>
              <w:t>DE07.00.</w:t>
            </w:r>
            <w:r w:rsidRPr="00B34AB4">
              <w:rPr>
                <w:rFonts w:ascii="宋体" w:hAnsi="宋体" w:hint="eastAsia"/>
                <w:color w:val="0070C0"/>
                <w:szCs w:val="21"/>
              </w:rPr>
              <w:t>003</w:t>
            </w:r>
            <w:r w:rsidRPr="00B34AB4">
              <w:rPr>
                <w:rFonts w:ascii="宋体" w:hAnsi="宋体"/>
                <w:color w:val="0070C0"/>
                <w:szCs w:val="21"/>
              </w:rPr>
              <w:t>.</w:t>
            </w:r>
            <w:r w:rsidRPr="00B34AB4">
              <w:rPr>
                <w:rFonts w:ascii="宋体" w:hAnsi="宋体" w:hint="eastAsia"/>
                <w:color w:val="0070C0"/>
                <w:szCs w:val="21"/>
              </w:rPr>
              <w:t>29</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其他费用</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QTF</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同上，即新版“病案首页”中的（4）</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WDDE07.00.109.00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总费用</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ZFY</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WDDE07.00.12</w:t>
            </w:r>
            <w:r w:rsidRPr="00B34AB4">
              <w:rPr>
                <w:rFonts w:ascii="宋体" w:hAnsi="宋体" w:hint="eastAsia"/>
                <w:color w:val="000000"/>
                <w:szCs w:val="21"/>
              </w:rPr>
              <w:t>4</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自付金额</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ZFJE</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WDDE07.00.12</w:t>
            </w:r>
            <w:r w:rsidRPr="00B34AB4">
              <w:rPr>
                <w:rFonts w:ascii="宋体" w:hAnsi="宋体" w:hint="eastAsia"/>
                <w:color w:val="000000"/>
                <w:szCs w:val="21"/>
              </w:rPr>
              <w:t>5</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一般医疗服务费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YLFWF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w:t>
            </w: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WDDE07.00.12</w:t>
            </w:r>
            <w:r w:rsidRPr="00B34AB4">
              <w:rPr>
                <w:rFonts w:ascii="宋体" w:hAnsi="宋体" w:hint="eastAsia"/>
                <w:color w:val="000000"/>
                <w:szCs w:val="21"/>
              </w:rPr>
              <w:t>6</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一般治疗操作费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ZLCZF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w:t>
            </w: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WDDE07.00.12</w:t>
            </w:r>
            <w:r w:rsidRPr="00B34AB4">
              <w:rPr>
                <w:rFonts w:ascii="宋体" w:hAnsi="宋体" w:hint="eastAsia"/>
                <w:color w:val="000000"/>
                <w:szCs w:val="21"/>
              </w:rPr>
              <w:t>7</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病理诊断费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BLZDF</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即新版“病案首页”中的（5）</w:t>
            </w: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lastRenderedPageBreak/>
              <w:t>WDDE07.00.12</w:t>
            </w:r>
            <w:r w:rsidRPr="00B34AB4">
              <w:rPr>
                <w:rFonts w:ascii="宋体" w:hAnsi="宋体" w:hint="eastAsia"/>
                <w:color w:val="000000"/>
                <w:szCs w:val="21"/>
              </w:rPr>
              <w:t>8</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实验室诊断费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SYSZDF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即新版“病案首页”中的（6）</w:t>
            </w: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WDDE07.00.12</w:t>
            </w:r>
            <w:r w:rsidRPr="00B34AB4">
              <w:rPr>
                <w:rFonts w:ascii="宋体" w:hAnsi="宋体" w:hint="eastAsia"/>
                <w:color w:val="000000"/>
                <w:szCs w:val="21"/>
              </w:rPr>
              <w:t>9</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影像学诊断费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YXXZDF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即新版“病案首页”中的（7）</w:t>
            </w:r>
          </w:p>
        </w:tc>
      </w:tr>
      <w:tr w:rsidR="00C576A4" w:rsidRPr="00464D48" w:rsidTr="0094182C">
        <w:trPr>
          <w:trHeight w:val="403"/>
        </w:trPr>
        <w:tc>
          <w:tcPr>
            <w:tcW w:w="1980" w:type="dxa"/>
            <w:vAlign w:val="center"/>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30</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临床诊断项目费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LCZDXMF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即新版“病案首页”中的（8）</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31</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非手术治疗项目费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FSSZLXMF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即新版“病案首页”中的（9）</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32</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临床物理治疗费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LCWLZLF</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33</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手术治疗费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SSZLF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即新版“病案首页”中的（10）</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34</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麻醉费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MZF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35</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36</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康复费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KFF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即新版“病案首页”中的（11）</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37</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中医治疗费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ZYZLF</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即新版“病案首页”中的（12）</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38</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抗菌药物费用</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KJYWFY</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color w:val="000000"/>
                <w:szCs w:val="21"/>
              </w:rPr>
              <w:t>WDDE07.00.1</w:t>
            </w:r>
            <w:r w:rsidRPr="00B34AB4">
              <w:rPr>
                <w:rFonts w:ascii="宋体" w:hAnsi="宋体" w:hint="eastAsia"/>
                <w:color w:val="000000"/>
                <w:szCs w:val="21"/>
              </w:rPr>
              <w:t>39</w:t>
            </w:r>
            <w:r w:rsidRPr="00B34AB4">
              <w:rPr>
                <w:rFonts w:ascii="宋体" w:hAnsi="宋体"/>
                <w:color w:val="000000"/>
                <w:szCs w:val="21"/>
              </w:rPr>
              <w:t>.00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血费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即新版“病案首页”中的（16）</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WDDE07.00.140.00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白蛋白类制品费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BDBZPF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即新版“病案首页”中的（17）</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WDDE07.00.141.00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球蛋白类制品费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QDBZPF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即新版“病案首页”中的（18）</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凝血因子类制品费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NXYZZPF</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即新版“病案首页”中的（19）</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细胞因子类制品费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XBYZZPF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即新版“病案首页”中的（20）</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WDDE07.00.144.00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检查用一次性医用材料费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JCYYCLF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即新版“病案首页”中的（21）</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WDDE07.00.145.00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治疗用一次性医用材料费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ZLYYCLF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即新版“病案首页”中的（22）</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WDDE07.00.146.00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手术用一次性医用材料费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SSYYCLF</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即新版“病案首页”中的（23）</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WDDE07.00.147.00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其他费</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QTF_1</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12，3</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即新版“病案首页”中的（24）</w:t>
            </w:r>
          </w:p>
        </w:tc>
      </w:tr>
      <w:tr w:rsidR="00C576A4" w:rsidRPr="00464D48" w:rsidTr="0094182C">
        <w:trPr>
          <w:trHeight w:val="403"/>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color w:val="000000"/>
                <w:szCs w:val="21"/>
              </w:rPr>
              <w:t>WDDE04.01.163.00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备注</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BZ</w:t>
            </w:r>
          </w:p>
        </w:tc>
        <w:tc>
          <w:tcPr>
            <w:tcW w:w="1137" w:type="dxa"/>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autoSpaceDE w:val="0"/>
              <w:autoSpaceDN w:val="0"/>
              <w:adjustRightInd w:val="0"/>
              <w:ind w:leftChars="-53" w:left="-111"/>
              <w:rPr>
                <w:rFonts w:ascii="宋体" w:hAnsi="宋体"/>
                <w:szCs w:val="21"/>
              </w:rPr>
            </w:pPr>
            <w:r w:rsidRPr="00464D48">
              <w:rPr>
                <w:rFonts w:ascii="宋体" w:hAnsi="宋体" w:hint="eastAsia"/>
                <w:szCs w:val="21"/>
              </w:rPr>
              <w:t>256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autoSpaceDE w:val="0"/>
              <w:autoSpaceDN w:val="0"/>
              <w:adjustRightInd w:val="0"/>
              <w:rPr>
                <w:rFonts w:ascii="宋体" w:hAnsi="宋体"/>
                <w:szCs w:val="21"/>
              </w:rPr>
            </w:pPr>
          </w:p>
        </w:tc>
      </w:tr>
      <w:tr w:rsidR="00C576A4" w:rsidRPr="00464D48" w:rsidTr="0094182C">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szCs w:val="21"/>
              </w:rPr>
              <w:t>WDDE99.00.001.00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密级</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MJ</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见就诊记录表的说明</w:t>
            </w:r>
          </w:p>
        </w:tc>
      </w:tr>
      <w:tr w:rsidR="00C576A4" w:rsidRPr="00464D48" w:rsidTr="0094182C">
        <w:trPr>
          <w:trHeight w:val="360"/>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szCs w:val="21"/>
              </w:rPr>
              <w:t>WDDE99.00.002.00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0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13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680" w:type="dxa"/>
            <w:vAlign w:val="center"/>
          </w:tcPr>
          <w:p w:rsidR="00C576A4" w:rsidRPr="00464D48" w:rsidRDefault="00C576A4" w:rsidP="0094182C">
            <w:pPr>
              <w:autoSpaceDE w:val="0"/>
              <w:autoSpaceDN w:val="0"/>
              <w:adjustRightInd w:val="0"/>
              <w:rPr>
                <w:rFonts w:ascii="宋体" w:hAnsi="宋体"/>
                <w:szCs w:val="21"/>
              </w:rPr>
            </w:pP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1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编码。0：正常、1：撤销；见说明（4）</w:t>
            </w:r>
          </w:p>
        </w:tc>
      </w:tr>
      <w:tr w:rsidR="00C576A4" w:rsidRPr="00464D48"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szCs w:val="21"/>
              </w:rPr>
              <w:t>WDDE99.00.052.00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YLYL1</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rPr>
          <w:trHeight w:val="360"/>
        </w:trPr>
        <w:tc>
          <w:tcPr>
            <w:tcW w:w="1980" w:type="dxa"/>
          </w:tcPr>
          <w:p w:rsidR="00C576A4" w:rsidRPr="00464D48" w:rsidRDefault="00C576A4" w:rsidP="0094182C">
            <w:pPr>
              <w:rPr>
                <w:rFonts w:ascii="宋体" w:hAnsi="宋体"/>
                <w:szCs w:val="21"/>
              </w:rPr>
            </w:pPr>
            <w:r w:rsidRPr="00B34AB4">
              <w:rPr>
                <w:rFonts w:ascii="宋体" w:hAnsi="宋体" w:hint="eastAsia"/>
                <w:szCs w:val="21"/>
              </w:rPr>
              <w:t>WDDE99.00.053.00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预留二</w:t>
            </w:r>
          </w:p>
        </w:tc>
        <w:tc>
          <w:tcPr>
            <w:tcW w:w="1203" w:type="dxa"/>
            <w:vAlign w:val="center"/>
          </w:tcPr>
          <w:p w:rsidR="00C576A4" w:rsidRPr="00464D48" w:rsidRDefault="00C576A4" w:rsidP="0094182C">
            <w:pPr>
              <w:jc w:val="left"/>
              <w:rPr>
                <w:rFonts w:ascii="宋体" w:hAnsi="宋体"/>
                <w:szCs w:val="21"/>
              </w:rPr>
            </w:pPr>
            <w:r w:rsidRPr="00464D48">
              <w:rPr>
                <w:rFonts w:ascii="宋体" w:hAnsi="宋体" w:hint="eastAsia"/>
                <w:szCs w:val="21"/>
              </w:rPr>
              <w:t>YLYL2</w:t>
            </w:r>
          </w:p>
        </w:tc>
        <w:tc>
          <w:tcPr>
            <w:tcW w:w="1137"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680" w:type="dxa"/>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85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可选</w:t>
            </w:r>
          </w:p>
        </w:tc>
        <w:tc>
          <w:tcPr>
            <w:tcW w:w="3150" w:type="dxa"/>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DE06.00.304.00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治疗类别代码</w:t>
            </w:r>
          </w:p>
        </w:tc>
        <w:tc>
          <w:tcPr>
            <w:tcW w:w="1203" w:type="dxa"/>
            <w:vAlign w:val="center"/>
          </w:tcPr>
          <w:p w:rsidR="00B200D8" w:rsidRPr="000348FE" w:rsidRDefault="00B200D8" w:rsidP="00123348">
            <w:pPr>
              <w:rPr>
                <w:rStyle w:val="MingLiU"/>
                <w:rFonts w:ascii="宋体" w:eastAsia="宋体" w:hAnsi="宋体"/>
                <w:b w:val="0"/>
                <w:sz w:val="21"/>
                <w:szCs w:val="21"/>
              </w:rPr>
            </w:pPr>
            <w:r w:rsidRPr="000348FE">
              <w:rPr>
                <w:rStyle w:val="MingLiU"/>
                <w:rFonts w:ascii="宋体" w:eastAsia="宋体" w:hAnsi="宋体"/>
                <w:b w:val="0"/>
                <w:sz w:val="21"/>
                <w:szCs w:val="21"/>
              </w:rPr>
              <w:t>ZLLBDM</w:t>
            </w:r>
          </w:p>
        </w:tc>
        <w:tc>
          <w:tcPr>
            <w:tcW w:w="1137" w:type="dxa"/>
            <w:vAlign w:val="center"/>
          </w:tcPr>
          <w:p w:rsidR="00B200D8" w:rsidRPr="008D1EEA" w:rsidRDefault="00B200D8" w:rsidP="00123348">
            <w:pPr>
              <w:widowControl/>
              <w:jc w:val="center"/>
              <w:rPr>
                <w:rFonts w:cs="宋体"/>
                <w:bCs/>
                <w:kern w:val="0"/>
              </w:rPr>
            </w:pPr>
            <w:r w:rsidRPr="008D1EEA">
              <w:rPr>
                <w:rFonts w:cs="宋体"/>
                <w:bCs/>
                <w:kern w:val="0"/>
              </w:rPr>
              <w:t>字符串</w:t>
            </w:r>
          </w:p>
        </w:tc>
        <w:tc>
          <w:tcPr>
            <w:tcW w:w="680" w:type="dxa"/>
            <w:vAlign w:val="center"/>
          </w:tcPr>
          <w:p w:rsidR="00B200D8" w:rsidRPr="000348FE" w:rsidRDefault="00B200D8" w:rsidP="00123348">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3</w:t>
            </w:r>
          </w:p>
        </w:tc>
        <w:tc>
          <w:tcPr>
            <w:tcW w:w="850" w:type="dxa"/>
            <w:vAlign w:val="center"/>
          </w:tcPr>
          <w:p w:rsidR="00B200D8" w:rsidRPr="00FD14FB" w:rsidRDefault="00B200D8" w:rsidP="00123348">
            <w:pPr>
              <w:jc w:val="center"/>
              <w:rPr>
                <w:bCs/>
              </w:rPr>
            </w:pPr>
            <w:r w:rsidRPr="00FD14FB">
              <w:rPr>
                <w:bCs/>
              </w:rPr>
              <w:t>必填</w:t>
            </w:r>
          </w:p>
        </w:tc>
        <w:tc>
          <w:tcPr>
            <w:tcW w:w="3150" w:type="dxa"/>
            <w:vAlign w:val="center"/>
          </w:tcPr>
          <w:p w:rsidR="00B200D8" w:rsidRPr="00FD14FB" w:rsidRDefault="00B200D8" w:rsidP="00123348">
            <w:pPr>
              <w:pStyle w:val="13"/>
              <w:shd w:val="clear" w:color="auto" w:fill="auto"/>
              <w:spacing w:line="240" w:lineRule="auto"/>
              <w:jc w:val="both"/>
              <w:rPr>
                <w:rStyle w:val="MingLiU"/>
                <w:rFonts w:ascii="宋体" w:eastAsia="宋体" w:hAnsi="宋体" w:cs="Times New Roman"/>
                <w:sz w:val="21"/>
                <w:szCs w:val="21"/>
                <w:shd w:val="clear" w:color="auto" w:fill="auto"/>
              </w:rPr>
            </w:pPr>
            <w:r w:rsidRPr="00FD14FB">
              <w:rPr>
                <w:rStyle w:val="MingLiU"/>
                <w:rFonts w:ascii="宋体" w:eastAsia="宋体" w:hAnsi="宋体" w:cs="Times New Roman"/>
                <w:sz w:val="21"/>
                <w:szCs w:val="21"/>
                <w:shd w:val="clear" w:color="auto" w:fill="auto"/>
              </w:rPr>
              <w:t>CV06.00.225</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DE01.00.014.00</w:t>
            </w:r>
          </w:p>
        </w:tc>
        <w:tc>
          <w:tcPr>
            <w:tcW w:w="1980" w:type="dxa"/>
            <w:vAlign w:val="center"/>
          </w:tcPr>
          <w:p w:rsidR="00B200D8" w:rsidRPr="00D62198" w:rsidRDefault="00B200D8" w:rsidP="00123348">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03" w:type="dxa"/>
            <w:vAlign w:val="center"/>
          </w:tcPr>
          <w:p w:rsidR="00B200D8" w:rsidRPr="00D62198" w:rsidRDefault="00B200D8" w:rsidP="00123348">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1137" w:type="dxa"/>
            <w:vAlign w:val="center"/>
          </w:tcPr>
          <w:p w:rsidR="00B200D8" w:rsidRPr="00D62198" w:rsidRDefault="00B200D8" w:rsidP="00123348">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680" w:type="dxa"/>
            <w:vAlign w:val="center"/>
          </w:tcPr>
          <w:p w:rsidR="00B200D8" w:rsidRPr="00D62198" w:rsidRDefault="00E2545B" w:rsidP="00123348">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850" w:type="dxa"/>
            <w:vAlign w:val="center"/>
          </w:tcPr>
          <w:p w:rsidR="00B200D8" w:rsidRPr="00D62198" w:rsidRDefault="00B200D8" w:rsidP="00123348">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150" w:type="dxa"/>
            <w:vAlign w:val="center"/>
          </w:tcPr>
          <w:p w:rsidR="00B200D8" w:rsidRPr="00FD14FB" w:rsidRDefault="00B200D8" w:rsidP="00123348">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DE06.00.247.00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实施临床路径标志代码</w:t>
            </w:r>
          </w:p>
        </w:tc>
        <w:tc>
          <w:tcPr>
            <w:tcW w:w="1203" w:type="dxa"/>
            <w:vAlign w:val="center"/>
          </w:tcPr>
          <w:p w:rsidR="00B200D8" w:rsidRPr="000348FE" w:rsidRDefault="00B200D8" w:rsidP="00123348">
            <w:pPr>
              <w:rPr>
                <w:rStyle w:val="MingLiU"/>
                <w:rFonts w:ascii="宋体" w:eastAsia="宋体" w:hAnsi="宋体"/>
                <w:b w:val="0"/>
                <w:sz w:val="21"/>
                <w:szCs w:val="21"/>
              </w:rPr>
            </w:pPr>
            <w:r w:rsidRPr="000348FE">
              <w:rPr>
                <w:rStyle w:val="MingLiU"/>
                <w:rFonts w:ascii="宋体" w:eastAsia="宋体" w:hAnsi="宋体"/>
                <w:b w:val="0"/>
                <w:sz w:val="21"/>
                <w:szCs w:val="21"/>
              </w:rPr>
              <w:t>SSLCLJBZDM</w:t>
            </w:r>
          </w:p>
        </w:tc>
        <w:tc>
          <w:tcPr>
            <w:tcW w:w="1137" w:type="dxa"/>
            <w:vAlign w:val="center"/>
          </w:tcPr>
          <w:p w:rsidR="00B200D8" w:rsidRDefault="00B200D8" w:rsidP="00123348">
            <w:pPr>
              <w:jc w:val="center"/>
            </w:pPr>
            <w:r>
              <w:rPr>
                <w:rFonts w:ascii="宋体" w:hAnsi="宋体" w:cs="宋体" w:hint="eastAsia"/>
                <w:color w:val="000000"/>
                <w:kern w:val="0"/>
                <w:szCs w:val="21"/>
              </w:rPr>
              <w:t>字符</w:t>
            </w:r>
          </w:p>
        </w:tc>
        <w:tc>
          <w:tcPr>
            <w:tcW w:w="680" w:type="dxa"/>
            <w:vAlign w:val="center"/>
          </w:tcPr>
          <w:p w:rsidR="00B200D8" w:rsidRPr="00F903BA" w:rsidRDefault="00B200D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B200D8" w:rsidRPr="00FD14FB" w:rsidRDefault="00B200D8" w:rsidP="00123348">
            <w:pPr>
              <w:jc w:val="center"/>
            </w:pPr>
            <w:r w:rsidRPr="00FD14FB">
              <w:t>必填</w:t>
            </w:r>
          </w:p>
        </w:tc>
        <w:tc>
          <w:tcPr>
            <w:tcW w:w="3150" w:type="dxa"/>
            <w:vAlign w:val="center"/>
          </w:tcPr>
          <w:p w:rsidR="00B200D8" w:rsidRPr="00FD14FB" w:rsidRDefault="00B200D8" w:rsidP="00123348">
            <w:pPr>
              <w:pStyle w:val="13"/>
              <w:shd w:val="clear" w:color="auto" w:fill="auto"/>
              <w:spacing w:line="240" w:lineRule="auto"/>
              <w:rPr>
                <w:rFonts w:ascii="宋体" w:eastAsia="宋体" w:hAnsi="宋体" w:cs="Times New Roman"/>
                <w:b w:val="0"/>
                <w:sz w:val="21"/>
                <w:szCs w:val="21"/>
              </w:rPr>
            </w:pPr>
            <w:r w:rsidRPr="00FD14FB">
              <w:rPr>
                <w:rFonts w:ascii="宋体" w:eastAsia="宋体" w:hAnsi="宋体" w:cs="Times New Roman"/>
                <w:b w:val="0"/>
                <w:sz w:val="21"/>
                <w:szCs w:val="21"/>
              </w:rPr>
              <w:t>1. 中医2. 西医  3.否</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DE06.00.243.00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使用医疗机构中药制剂标志</w:t>
            </w:r>
          </w:p>
        </w:tc>
        <w:tc>
          <w:tcPr>
            <w:tcW w:w="1203" w:type="dxa"/>
            <w:vAlign w:val="center"/>
          </w:tcPr>
          <w:p w:rsidR="00B200D8" w:rsidRPr="000348FE" w:rsidRDefault="00B200D8" w:rsidP="00123348">
            <w:pPr>
              <w:jc w:val="left"/>
              <w:rPr>
                <w:rStyle w:val="MingLiU"/>
                <w:rFonts w:ascii="宋体" w:eastAsia="宋体" w:hAnsi="宋体"/>
                <w:b w:val="0"/>
                <w:sz w:val="21"/>
                <w:szCs w:val="21"/>
              </w:rPr>
            </w:pPr>
            <w:r w:rsidRPr="000348FE">
              <w:rPr>
                <w:rStyle w:val="MingLiU"/>
                <w:rFonts w:ascii="宋体" w:eastAsia="宋体" w:hAnsi="宋体"/>
                <w:b w:val="0"/>
                <w:sz w:val="21"/>
                <w:szCs w:val="21"/>
              </w:rPr>
              <w:t>YLJGZYZJBZ</w:t>
            </w:r>
          </w:p>
        </w:tc>
        <w:tc>
          <w:tcPr>
            <w:tcW w:w="1137" w:type="dxa"/>
            <w:vAlign w:val="center"/>
          </w:tcPr>
          <w:p w:rsidR="00B200D8" w:rsidRDefault="00B200D8" w:rsidP="00123348">
            <w:pPr>
              <w:jc w:val="center"/>
            </w:pPr>
            <w:r>
              <w:rPr>
                <w:rFonts w:ascii="宋体" w:hAnsi="宋体" w:cs="宋体" w:hint="eastAsia"/>
                <w:color w:val="000000"/>
                <w:kern w:val="0"/>
                <w:szCs w:val="21"/>
              </w:rPr>
              <w:t>字符</w:t>
            </w:r>
          </w:p>
        </w:tc>
        <w:tc>
          <w:tcPr>
            <w:tcW w:w="680" w:type="dxa"/>
            <w:vAlign w:val="center"/>
          </w:tcPr>
          <w:p w:rsidR="00B200D8" w:rsidRPr="00F903BA" w:rsidRDefault="00B200D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B200D8" w:rsidRPr="00FD14FB" w:rsidRDefault="00B200D8" w:rsidP="00123348">
            <w:pPr>
              <w:jc w:val="center"/>
              <w:rPr>
                <w:bCs/>
              </w:rPr>
            </w:pPr>
            <w:r w:rsidRPr="00FD14FB">
              <w:rPr>
                <w:bCs/>
              </w:rPr>
              <w:t>必填</w:t>
            </w:r>
          </w:p>
        </w:tc>
        <w:tc>
          <w:tcPr>
            <w:tcW w:w="3150" w:type="dxa"/>
            <w:vAlign w:val="center"/>
          </w:tcPr>
          <w:p w:rsidR="00B200D8" w:rsidRPr="00ED7BB7" w:rsidRDefault="00B200D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DE06.00.244.00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使用中医诊疗设备标志</w:t>
            </w:r>
          </w:p>
        </w:tc>
        <w:tc>
          <w:tcPr>
            <w:tcW w:w="1203" w:type="dxa"/>
            <w:vAlign w:val="center"/>
          </w:tcPr>
          <w:p w:rsidR="00B200D8" w:rsidRPr="000348FE" w:rsidRDefault="00B200D8" w:rsidP="00123348">
            <w:pPr>
              <w:rPr>
                <w:rStyle w:val="MingLiU"/>
                <w:rFonts w:ascii="宋体" w:eastAsia="宋体" w:hAnsi="宋体"/>
                <w:b w:val="0"/>
                <w:sz w:val="21"/>
                <w:szCs w:val="21"/>
              </w:rPr>
            </w:pPr>
            <w:r w:rsidRPr="000348FE">
              <w:rPr>
                <w:rStyle w:val="MingLiU"/>
                <w:rFonts w:ascii="宋体" w:eastAsia="宋体" w:hAnsi="宋体"/>
                <w:b w:val="0"/>
                <w:sz w:val="21"/>
                <w:szCs w:val="21"/>
              </w:rPr>
              <w:t>SYZYZLSBBZ</w:t>
            </w:r>
          </w:p>
        </w:tc>
        <w:tc>
          <w:tcPr>
            <w:tcW w:w="1137" w:type="dxa"/>
            <w:vAlign w:val="center"/>
          </w:tcPr>
          <w:p w:rsidR="00B200D8" w:rsidRDefault="00B200D8" w:rsidP="00123348">
            <w:pPr>
              <w:jc w:val="center"/>
            </w:pPr>
            <w:r>
              <w:rPr>
                <w:rFonts w:ascii="宋体" w:hAnsi="宋体" w:cs="宋体" w:hint="eastAsia"/>
                <w:color w:val="000000"/>
                <w:kern w:val="0"/>
                <w:szCs w:val="21"/>
              </w:rPr>
              <w:t>字符</w:t>
            </w:r>
          </w:p>
        </w:tc>
        <w:tc>
          <w:tcPr>
            <w:tcW w:w="680" w:type="dxa"/>
            <w:vAlign w:val="center"/>
          </w:tcPr>
          <w:p w:rsidR="00B200D8" w:rsidRPr="00F903BA" w:rsidRDefault="00B200D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B200D8" w:rsidRPr="00FD14FB" w:rsidRDefault="00B200D8" w:rsidP="00123348">
            <w:pPr>
              <w:jc w:val="center"/>
              <w:rPr>
                <w:bCs/>
              </w:rPr>
            </w:pPr>
            <w:r w:rsidRPr="00FD14FB">
              <w:rPr>
                <w:bCs/>
              </w:rPr>
              <w:t>必填</w:t>
            </w:r>
          </w:p>
        </w:tc>
        <w:tc>
          <w:tcPr>
            <w:tcW w:w="3150" w:type="dxa"/>
            <w:vAlign w:val="center"/>
          </w:tcPr>
          <w:p w:rsidR="00B200D8" w:rsidRPr="00ED7BB7" w:rsidRDefault="00B200D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lastRenderedPageBreak/>
              <w:t>DE06.00.245.00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使用中医诊疗技术标志</w:t>
            </w:r>
          </w:p>
        </w:tc>
        <w:tc>
          <w:tcPr>
            <w:tcW w:w="1203" w:type="dxa"/>
            <w:vAlign w:val="center"/>
          </w:tcPr>
          <w:p w:rsidR="00B200D8" w:rsidRPr="000348FE" w:rsidRDefault="00B200D8" w:rsidP="00123348">
            <w:pPr>
              <w:rPr>
                <w:rStyle w:val="MingLiU"/>
                <w:rFonts w:ascii="宋体" w:eastAsia="宋体" w:hAnsi="宋体"/>
                <w:b w:val="0"/>
                <w:sz w:val="21"/>
                <w:szCs w:val="21"/>
              </w:rPr>
            </w:pPr>
            <w:r w:rsidRPr="000348FE">
              <w:rPr>
                <w:rStyle w:val="MingLiU"/>
                <w:rFonts w:ascii="宋体" w:eastAsia="宋体" w:hAnsi="宋体"/>
                <w:b w:val="0"/>
                <w:sz w:val="21"/>
                <w:szCs w:val="21"/>
              </w:rPr>
              <w:t>SYZYZLJSBZ</w:t>
            </w:r>
          </w:p>
        </w:tc>
        <w:tc>
          <w:tcPr>
            <w:tcW w:w="1137" w:type="dxa"/>
            <w:vAlign w:val="center"/>
          </w:tcPr>
          <w:p w:rsidR="00B200D8" w:rsidRDefault="00B200D8" w:rsidP="00123348">
            <w:pPr>
              <w:jc w:val="center"/>
            </w:pPr>
            <w:r>
              <w:rPr>
                <w:rFonts w:ascii="宋体" w:hAnsi="宋体" w:cs="宋体" w:hint="eastAsia"/>
                <w:color w:val="000000"/>
                <w:kern w:val="0"/>
                <w:szCs w:val="21"/>
              </w:rPr>
              <w:t>字符</w:t>
            </w:r>
          </w:p>
        </w:tc>
        <w:tc>
          <w:tcPr>
            <w:tcW w:w="680" w:type="dxa"/>
            <w:vAlign w:val="center"/>
          </w:tcPr>
          <w:p w:rsidR="00B200D8" w:rsidRPr="00F903BA" w:rsidRDefault="00B200D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B200D8" w:rsidRPr="00FD14FB" w:rsidRDefault="00B200D8" w:rsidP="00123348">
            <w:pPr>
              <w:jc w:val="center"/>
              <w:rPr>
                <w:bCs/>
              </w:rPr>
            </w:pPr>
            <w:r w:rsidRPr="00FD14FB">
              <w:rPr>
                <w:bCs/>
              </w:rPr>
              <w:t>必填</w:t>
            </w:r>
          </w:p>
        </w:tc>
        <w:tc>
          <w:tcPr>
            <w:tcW w:w="3150" w:type="dxa"/>
            <w:vAlign w:val="center"/>
          </w:tcPr>
          <w:p w:rsidR="00B200D8" w:rsidRPr="00ED7BB7" w:rsidRDefault="00B200D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B200D8" w:rsidRPr="00573934" w:rsidTr="00123348">
        <w:trPr>
          <w:trHeight w:val="360"/>
        </w:trPr>
        <w:tc>
          <w:tcPr>
            <w:tcW w:w="1980" w:type="dxa"/>
            <w:vAlign w:val="center"/>
          </w:tcPr>
          <w:p w:rsidR="00B200D8" w:rsidRPr="00B478AE" w:rsidRDefault="00B200D8" w:rsidP="00123348">
            <w:pPr>
              <w:widowControl/>
              <w:jc w:val="center"/>
              <w:rPr>
                <w:rFonts w:cs="宋体"/>
                <w:bCs/>
                <w:kern w:val="0"/>
              </w:rPr>
            </w:pPr>
            <w:r w:rsidRPr="00B478AE">
              <w:rPr>
                <w:rFonts w:cs="宋体"/>
                <w:bCs/>
                <w:kern w:val="0"/>
              </w:rPr>
              <w:t>DE06.00.180.00</w:t>
            </w:r>
          </w:p>
        </w:tc>
        <w:tc>
          <w:tcPr>
            <w:tcW w:w="1980" w:type="dxa"/>
            <w:vAlign w:val="center"/>
          </w:tcPr>
          <w:p w:rsidR="00B200D8" w:rsidRPr="000348FE" w:rsidRDefault="00B200D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辨证施护标志</w:t>
            </w:r>
          </w:p>
        </w:tc>
        <w:tc>
          <w:tcPr>
            <w:tcW w:w="1203" w:type="dxa"/>
            <w:vAlign w:val="center"/>
          </w:tcPr>
          <w:p w:rsidR="00B200D8" w:rsidRPr="000348FE" w:rsidRDefault="00B200D8" w:rsidP="00123348">
            <w:pPr>
              <w:rPr>
                <w:rStyle w:val="MingLiU"/>
                <w:rFonts w:ascii="宋体" w:eastAsia="宋体" w:hAnsi="宋体"/>
                <w:b w:val="0"/>
                <w:sz w:val="21"/>
                <w:szCs w:val="21"/>
              </w:rPr>
            </w:pPr>
            <w:r w:rsidRPr="000348FE">
              <w:rPr>
                <w:rStyle w:val="MingLiU"/>
                <w:rFonts w:ascii="宋体" w:eastAsia="宋体" w:hAnsi="宋体"/>
                <w:b w:val="0"/>
                <w:sz w:val="21"/>
                <w:szCs w:val="21"/>
              </w:rPr>
              <w:t>BZSHBZ</w:t>
            </w:r>
          </w:p>
        </w:tc>
        <w:tc>
          <w:tcPr>
            <w:tcW w:w="1137" w:type="dxa"/>
            <w:vAlign w:val="center"/>
          </w:tcPr>
          <w:p w:rsidR="00B200D8" w:rsidRDefault="00B200D8" w:rsidP="00123348">
            <w:pPr>
              <w:jc w:val="center"/>
            </w:pPr>
            <w:r>
              <w:rPr>
                <w:rFonts w:ascii="宋体" w:hAnsi="宋体" w:cs="宋体" w:hint="eastAsia"/>
                <w:color w:val="000000"/>
                <w:kern w:val="0"/>
                <w:szCs w:val="21"/>
              </w:rPr>
              <w:t>字符</w:t>
            </w:r>
          </w:p>
        </w:tc>
        <w:tc>
          <w:tcPr>
            <w:tcW w:w="680" w:type="dxa"/>
            <w:vAlign w:val="center"/>
          </w:tcPr>
          <w:p w:rsidR="00B200D8" w:rsidRPr="00F903BA" w:rsidRDefault="00B200D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B200D8" w:rsidRPr="00FD14FB" w:rsidRDefault="00B200D8" w:rsidP="00123348">
            <w:pPr>
              <w:jc w:val="center"/>
              <w:rPr>
                <w:bCs/>
              </w:rPr>
            </w:pPr>
            <w:r w:rsidRPr="00FD14FB">
              <w:rPr>
                <w:bCs/>
              </w:rPr>
              <w:t>必填</w:t>
            </w:r>
          </w:p>
        </w:tc>
        <w:tc>
          <w:tcPr>
            <w:tcW w:w="3150" w:type="dxa"/>
            <w:vAlign w:val="center"/>
          </w:tcPr>
          <w:p w:rsidR="00B200D8" w:rsidRPr="00ED7BB7" w:rsidRDefault="00B200D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5B0333" w:rsidRPr="00573934" w:rsidTr="00123348">
        <w:trPr>
          <w:trHeight w:val="360"/>
        </w:trPr>
        <w:tc>
          <w:tcPr>
            <w:tcW w:w="1980" w:type="dxa"/>
            <w:vAlign w:val="center"/>
          </w:tcPr>
          <w:p w:rsidR="005B0333" w:rsidRPr="00B478AE" w:rsidRDefault="005B0333" w:rsidP="00123348">
            <w:pPr>
              <w:widowControl/>
              <w:jc w:val="center"/>
              <w:rPr>
                <w:rFonts w:cs="宋体"/>
                <w:bCs/>
                <w:kern w:val="0"/>
              </w:rPr>
            </w:pPr>
            <w:r w:rsidRPr="00B478AE">
              <w:rPr>
                <w:rFonts w:cs="宋体" w:hint="eastAsia"/>
                <w:bCs/>
                <w:kern w:val="0"/>
              </w:rPr>
              <w:t>DE02.10.023.00</w:t>
            </w:r>
          </w:p>
        </w:tc>
        <w:tc>
          <w:tcPr>
            <w:tcW w:w="1980" w:type="dxa"/>
            <w:vAlign w:val="center"/>
          </w:tcPr>
          <w:p w:rsidR="005B0333" w:rsidRPr="00BC3527" w:rsidRDefault="005B0333"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药物过敏标志</w:t>
            </w:r>
          </w:p>
        </w:tc>
        <w:tc>
          <w:tcPr>
            <w:tcW w:w="1203" w:type="dxa"/>
            <w:vAlign w:val="center"/>
          </w:tcPr>
          <w:p w:rsidR="005B0333" w:rsidRPr="00BC3527" w:rsidRDefault="005B0333"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YWGMBZ</w:t>
            </w:r>
          </w:p>
        </w:tc>
        <w:tc>
          <w:tcPr>
            <w:tcW w:w="1137" w:type="dxa"/>
            <w:vAlign w:val="center"/>
          </w:tcPr>
          <w:p w:rsidR="005B0333" w:rsidRPr="008D1EEA" w:rsidRDefault="005B0333" w:rsidP="00123348">
            <w:pPr>
              <w:widowControl/>
              <w:jc w:val="center"/>
              <w:rPr>
                <w:rFonts w:ascii="宋体" w:hAnsi="宋体" w:cs="宋体"/>
                <w:color w:val="000000"/>
                <w:kern w:val="0"/>
                <w:szCs w:val="21"/>
              </w:rPr>
            </w:pPr>
            <w:r>
              <w:rPr>
                <w:rFonts w:cs="宋体" w:hint="eastAsia"/>
                <w:bCs/>
                <w:kern w:val="0"/>
              </w:rPr>
              <w:t>字符</w:t>
            </w:r>
          </w:p>
        </w:tc>
        <w:tc>
          <w:tcPr>
            <w:tcW w:w="680" w:type="dxa"/>
            <w:vAlign w:val="center"/>
          </w:tcPr>
          <w:p w:rsidR="005B0333" w:rsidRPr="008D1EEA" w:rsidRDefault="005B0333" w:rsidP="00123348">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5B0333" w:rsidRPr="002453DF" w:rsidRDefault="005B0333" w:rsidP="00123348">
            <w:pPr>
              <w:jc w:val="center"/>
              <w:rPr>
                <w:bCs/>
              </w:rPr>
            </w:pPr>
            <w:r w:rsidRPr="002453DF">
              <w:rPr>
                <w:rFonts w:hint="eastAsia"/>
                <w:bCs/>
              </w:rPr>
              <w:t>必填</w:t>
            </w:r>
          </w:p>
        </w:tc>
        <w:tc>
          <w:tcPr>
            <w:tcW w:w="3150" w:type="dxa"/>
            <w:vAlign w:val="center"/>
          </w:tcPr>
          <w:p w:rsidR="005B0333" w:rsidRPr="004F13C9" w:rsidRDefault="005B0333" w:rsidP="00123348">
            <w:pPr>
              <w:pStyle w:val="13"/>
              <w:shd w:val="clear" w:color="auto" w:fill="auto"/>
              <w:spacing w:line="276" w:lineRule="auto"/>
              <w:rPr>
                <w:rFonts w:ascii="Calibri" w:hAnsi="Calibri" w:cs="Times New Roman"/>
                <w:bCs w:val="0"/>
                <w:szCs w:val="22"/>
              </w:rPr>
            </w:pPr>
            <w:r w:rsidRPr="004F13C9">
              <w:rPr>
                <w:rFonts w:ascii="Calibri" w:eastAsia="宋体" w:hAnsi="Calibri" w:cs="Times New Roman" w:hint="eastAsia"/>
                <w:b w:val="0"/>
                <w:sz w:val="21"/>
                <w:szCs w:val="22"/>
              </w:rPr>
              <w:t>1-</w:t>
            </w:r>
            <w:r w:rsidRPr="004F13C9">
              <w:rPr>
                <w:rFonts w:ascii="Calibri" w:eastAsia="宋体" w:hAnsi="Calibri" w:cs="Times New Roman" w:hint="eastAsia"/>
                <w:b w:val="0"/>
                <w:sz w:val="21"/>
                <w:szCs w:val="22"/>
              </w:rPr>
              <w:t>是；</w:t>
            </w:r>
            <w:r w:rsidRPr="004F13C9">
              <w:rPr>
                <w:rFonts w:ascii="Calibri" w:eastAsia="宋体" w:hAnsi="Calibri" w:cs="Times New Roman" w:hint="eastAsia"/>
                <w:b w:val="0"/>
                <w:sz w:val="21"/>
                <w:szCs w:val="22"/>
              </w:rPr>
              <w:t>0-</w:t>
            </w:r>
            <w:r w:rsidRPr="004F13C9">
              <w:rPr>
                <w:rFonts w:ascii="Calibri" w:eastAsia="宋体" w:hAnsi="Calibri" w:cs="Times New Roman" w:hint="eastAsia"/>
                <w:b w:val="0"/>
                <w:sz w:val="21"/>
                <w:szCs w:val="22"/>
              </w:rPr>
              <w:t>否</w:t>
            </w:r>
          </w:p>
        </w:tc>
      </w:tr>
      <w:tr w:rsidR="005B0333" w:rsidRPr="00573934" w:rsidTr="00123348">
        <w:trPr>
          <w:trHeight w:val="360"/>
        </w:trPr>
        <w:tc>
          <w:tcPr>
            <w:tcW w:w="1980" w:type="dxa"/>
            <w:vAlign w:val="center"/>
          </w:tcPr>
          <w:p w:rsidR="005B0333" w:rsidRPr="00B478AE" w:rsidRDefault="005B0333" w:rsidP="00123348">
            <w:pPr>
              <w:widowControl/>
              <w:jc w:val="center"/>
              <w:rPr>
                <w:rFonts w:cs="宋体"/>
                <w:bCs/>
                <w:kern w:val="0"/>
              </w:rPr>
            </w:pPr>
            <w:r w:rsidRPr="00B478AE">
              <w:rPr>
                <w:rFonts w:cs="宋体" w:hint="eastAsia"/>
                <w:bCs/>
                <w:kern w:val="0"/>
              </w:rPr>
              <w:t>DE02.10.022.00</w:t>
            </w:r>
          </w:p>
        </w:tc>
        <w:tc>
          <w:tcPr>
            <w:tcW w:w="1980" w:type="dxa"/>
            <w:vAlign w:val="center"/>
          </w:tcPr>
          <w:p w:rsidR="005B0333" w:rsidRPr="00BC3527" w:rsidRDefault="005B0333"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过敏药物</w:t>
            </w:r>
          </w:p>
        </w:tc>
        <w:tc>
          <w:tcPr>
            <w:tcW w:w="1203" w:type="dxa"/>
            <w:vAlign w:val="center"/>
          </w:tcPr>
          <w:p w:rsidR="005B0333" w:rsidRPr="00BC3527" w:rsidRDefault="005B0333"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GMYW</w:t>
            </w:r>
          </w:p>
        </w:tc>
        <w:tc>
          <w:tcPr>
            <w:tcW w:w="1137" w:type="dxa"/>
            <w:vAlign w:val="center"/>
          </w:tcPr>
          <w:p w:rsidR="005B0333" w:rsidRPr="00F67A04" w:rsidRDefault="005B0333" w:rsidP="00123348">
            <w:pPr>
              <w:jc w:val="center"/>
              <w:rPr>
                <w:bCs/>
              </w:rPr>
            </w:pPr>
            <w:r w:rsidRPr="00F67A04">
              <w:rPr>
                <w:rFonts w:hint="eastAsia"/>
                <w:bCs/>
              </w:rPr>
              <w:t>字符串</w:t>
            </w:r>
          </w:p>
        </w:tc>
        <w:tc>
          <w:tcPr>
            <w:tcW w:w="680" w:type="dxa"/>
            <w:vAlign w:val="center"/>
          </w:tcPr>
          <w:p w:rsidR="005B0333" w:rsidRPr="00BC3527" w:rsidRDefault="005B0333" w:rsidP="00123348">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1000</w:t>
            </w:r>
          </w:p>
        </w:tc>
        <w:tc>
          <w:tcPr>
            <w:tcW w:w="850" w:type="dxa"/>
            <w:vAlign w:val="center"/>
          </w:tcPr>
          <w:p w:rsidR="005B0333" w:rsidRPr="002453DF" w:rsidRDefault="005B0333" w:rsidP="00123348">
            <w:pPr>
              <w:jc w:val="center"/>
              <w:rPr>
                <w:bCs/>
              </w:rPr>
            </w:pPr>
            <w:r>
              <w:rPr>
                <w:rFonts w:hint="eastAsia"/>
                <w:bCs/>
              </w:rPr>
              <w:t>可选</w:t>
            </w:r>
          </w:p>
        </w:tc>
        <w:tc>
          <w:tcPr>
            <w:tcW w:w="3150" w:type="dxa"/>
            <w:vAlign w:val="center"/>
          </w:tcPr>
          <w:p w:rsidR="005B0333" w:rsidRPr="00A15DDF" w:rsidRDefault="005B0333" w:rsidP="00123348">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有多项，分号间隔</w:t>
            </w:r>
          </w:p>
        </w:tc>
      </w:tr>
      <w:tr w:rsidR="00384748" w:rsidRPr="00573934" w:rsidTr="00123348">
        <w:trPr>
          <w:trHeight w:val="360"/>
        </w:trPr>
        <w:tc>
          <w:tcPr>
            <w:tcW w:w="1980" w:type="dxa"/>
            <w:vAlign w:val="center"/>
          </w:tcPr>
          <w:p w:rsidR="00384748" w:rsidRPr="00B478AE" w:rsidRDefault="00384748" w:rsidP="00123348">
            <w:pPr>
              <w:widowControl/>
              <w:jc w:val="center"/>
              <w:rPr>
                <w:rFonts w:cs="宋体"/>
                <w:bCs/>
                <w:kern w:val="0"/>
              </w:rPr>
            </w:pPr>
            <w:r w:rsidRPr="00B478AE">
              <w:rPr>
                <w:rFonts w:cs="宋体"/>
                <w:bCs/>
                <w:kern w:val="0"/>
              </w:rPr>
              <w:t>DE08.10.013.G0</w:t>
            </w:r>
          </w:p>
        </w:tc>
        <w:tc>
          <w:tcPr>
            <w:tcW w:w="1980" w:type="dxa"/>
            <w:vAlign w:val="center"/>
          </w:tcPr>
          <w:p w:rsidR="00384748" w:rsidRPr="00BC3527" w:rsidRDefault="00384748"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拟接收医疗机构名称</w:t>
            </w:r>
          </w:p>
        </w:tc>
        <w:tc>
          <w:tcPr>
            <w:tcW w:w="1203" w:type="dxa"/>
            <w:vAlign w:val="center"/>
          </w:tcPr>
          <w:p w:rsidR="00384748" w:rsidRPr="00BC3527" w:rsidRDefault="00384748"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NJSYLJGMC</w:t>
            </w:r>
          </w:p>
        </w:tc>
        <w:tc>
          <w:tcPr>
            <w:tcW w:w="1137" w:type="dxa"/>
            <w:vAlign w:val="center"/>
          </w:tcPr>
          <w:p w:rsidR="00384748" w:rsidRPr="00F67A04" w:rsidRDefault="00384748" w:rsidP="00123348">
            <w:pPr>
              <w:jc w:val="center"/>
              <w:rPr>
                <w:bCs/>
              </w:rPr>
            </w:pPr>
            <w:r w:rsidRPr="00F67A04">
              <w:rPr>
                <w:rFonts w:hint="eastAsia"/>
                <w:bCs/>
              </w:rPr>
              <w:t>字符串</w:t>
            </w:r>
          </w:p>
        </w:tc>
        <w:tc>
          <w:tcPr>
            <w:tcW w:w="680" w:type="dxa"/>
            <w:vAlign w:val="center"/>
          </w:tcPr>
          <w:p w:rsidR="00384748" w:rsidRPr="00BC3527" w:rsidRDefault="00384748" w:rsidP="00123348">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70</w:t>
            </w:r>
          </w:p>
        </w:tc>
        <w:tc>
          <w:tcPr>
            <w:tcW w:w="850" w:type="dxa"/>
            <w:vAlign w:val="center"/>
          </w:tcPr>
          <w:p w:rsidR="00384748" w:rsidRPr="002453DF" w:rsidRDefault="00384748" w:rsidP="00123348">
            <w:pPr>
              <w:jc w:val="center"/>
              <w:rPr>
                <w:bCs/>
              </w:rPr>
            </w:pPr>
            <w:r w:rsidRPr="002453DF">
              <w:rPr>
                <w:rFonts w:hint="eastAsia"/>
                <w:bCs/>
              </w:rPr>
              <w:t>必填</w:t>
            </w:r>
          </w:p>
        </w:tc>
        <w:tc>
          <w:tcPr>
            <w:tcW w:w="3150" w:type="dxa"/>
            <w:vAlign w:val="center"/>
          </w:tcPr>
          <w:p w:rsidR="00384748" w:rsidRPr="00A15DDF" w:rsidRDefault="00384748" w:rsidP="00123348">
            <w:pPr>
              <w:pStyle w:val="13"/>
              <w:shd w:val="clear" w:color="auto" w:fill="auto"/>
              <w:spacing w:line="276" w:lineRule="auto"/>
              <w:rPr>
                <w:rStyle w:val="MingLiU"/>
                <w:rFonts w:ascii="宋体" w:eastAsia="宋体" w:hAnsi="宋体"/>
                <w:sz w:val="21"/>
                <w:szCs w:val="21"/>
                <w:shd w:val="clear" w:color="auto" w:fill="auto"/>
              </w:rPr>
            </w:pP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bCs/>
                <w:kern w:val="0"/>
              </w:rPr>
              <w:t>DE06.00.247.00</w:t>
            </w:r>
          </w:p>
        </w:tc>
        <w:tc>
          <w:tcPr>
            <w:tcW w:w="1980" w:type="dxa"/>
            <w:vAlign w:val="center"/>
          </w:tcPr>
          <w:p w:rsidR="00C96448" w:rsidRPr="000348FE" w:rsidRDefault="00C9644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实施临床路径标志代码</w:t>
            </w:r>
          </w:p>
        </w:tc>
        <w:tc>
          <w:tcPr>
            <w:tcW w:w="1203" w:type="dxa"/>
            <w:vAlign w:val="center"/>
          </w:tcPr>
          <w:p w:rsidR="00C96448" w:rsidRPr="000348FE" w:rsidRDefault="00C96448" w:rsidP="00123348">
            <w:pPr>
              <w:rPr>
                <w:rStyle w:val="MingLiU"/>
                <w:rFonts w:ascii="宋体" w:eastAsia="宋体" w:hAnsi="宋体"/>
                <w:b w:val="0"/>
                <w:sz w:val="21"/>
                <w:szCs w:val="21"/>
              </w:rPr>
            </w:pPr>
            <w:r w:rsidRPr="000348FE">
              <w:rPr>
                <w:rStyle w:val="MingLiU"/>
                <w:rFonts w:ascii="宋体" w:eastAsia="宋体" w:hAnsi="宋体"/>
                <w:b w:val="0"/>
                <w:sz w:val="21"/>
                <w:szCs w:val="21"/>
              </w:rPr>
              <w:t>SSLCLJBZDM</w:t>
            </w:r>
          </w:p>
        </w:tc>
        <w:tc>
          <w:tcPr>
            <w:tcW w:w="1137" w:type="dxa"/>
            <w:vAlign w:val="center"/>
          </w:tcPr>
          <w:p w:rsidR="00C96448" w:rsidRDefault="00C96448" w:rsidP="00123348">
            <w:pPr>
              <w:jc w:val="center"/>
            </w:pPr>
            <w:r>
              <w:rPr>
                <w:rFonts w:ascii="宋体" w:hAnsi="宋体" w:cs="宋体" w:hint="eastAsia"/>
                <w:color w:val="000000"/>
                <w:kern w:val="0"/>
                <w:szCs w:val="21"/>
              </w:rPr>
              <w:t>字符</w:t>
            </w:r>
          </w:p>
        </w:tc>
        <w:tc>
          <w:tcPr>
            <w:tcW w:w="680" w:type="dxa"/>
            <w:vAlign w:val="center"/>
          </w:tcPr>
          <w:p w:rsidR="00C96448" w:rsidRPr="00F903BA" w:rsidRDefault="00C9644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C96448" w:rsidRPr="00FD14FB" w:rsidRDefault="00C96448" w:rsidP="00123348">
            <w:pPr>
              <w:jc w:val="center"/>
            </w:pPr>
            <w:r w:rsidRPr="00FD14FB">
              <w:t>必填</w:t>
            </w:r>
          </w:p>
        </w:tc>
        <w:tc>
          <w:tcPr>
            <w:tcW w:w="3150" w:type="dxa"/>
            <w:vAlign w:val="center"/>
          </w:tcPr>
          <w:p w:rsidR="00C96448" w:rsidRPr="00FD14FB" w:rsidRDefault="00C96448" w:rsidP="00123348">
            <w:pPr>
              <w:pStyle w:val="13"/>
              <w:shd w:val="clear" w:color="auto" w:fill="auto"/>
              <w:spacing w:line="240" w:lineRule="auto"/>
              <w:rPr>
                <w:rFonts w:ascii="宋体" w:eastAsia="宋体" w:hAnsi="宋体" w:cs="Times New Roman"/>
                <w:b w:val="0"/>
                <w:sz w:val="21"/>
                <w:szCs w:val="21"/>
              </w:rPr>
            </w:pPr>
            <w:r w:rsidRPr="00FD14FB">
              <w:rPr>
                <w:rFonts w:ascii="宋体" w:eastAsia="宋体" w:hAnsi="宋体" w:cs="Times New Roman"/>
                <w:b w:val="0"/>
                <w:sz w:val="21"/>
                <w:szCs w:val="21"/>
              </w:rPr>
              <w:t>1. 中医2. 西医  3.否</w:t>
            </w: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bCs/>
                <w:kern w:val="0"/>
              </w:rPr>
              <w:t>DE06.00.243.00</w:t>
            </w:r>
          </w:p>
        </w:tc>
        <w:tc>
          <w:tcPr>
            <w:tcW w:w="1980" w:type="dxa"/>
            <w:vAlign w:val="center"/>
          </w:tcPr>
          <w:p w:rsidR="00C96448" w:rsidRPr="000348FE" w:rsidRDefault="00C9644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使用医疗机构中药制剂标志</w:t>
            </w:r>
          </w:p>
        </w:tc>
        <w:tc>
          <w:tcPr>
            <w:tcW w:w="1203" w:type="dxa"/>
            <w:vAlign w:val="center"/>
          </w:tcPr>
          <w:p w:rsidR="00C96448" w:rsidRPr="000348FE" w:rsidRDefault="00C96448" w:rsidP="00123348">
            <w:pPr>
              <w:jc w:val="left"/>
              <w:rPr>
                <w:rStyle w:val="MingLiU"/>
                <w:rFonts w:ascii="宋体" w:eastAsia="宋体" w:hAnsi="宋体"/>
                <w:b w:val="0"/>
                <w:sz w:val="21"/>
                <w:szCs w:val="21"/>
              </w:rPr>
            </w:pPr>
            <w:r w:rsidRPr="000348FE">
              <w:rPr>
                <w:rStyle w:val="MingLiU"/>
                <w:rFonts w:ascii="宋体" w:eastAsia="宋体" w:hAnsi="宋体"/>
                <w:b w:val="0"/>
                <w:sz w:val="21"/>
                <w:szCs w:val="21"/>
              </w:rPr>
              <w:t>YLJGZYZJBZ</w:t>
            </w:r>
          </w:p>
        </w:tc>
        <w:tc>
          <w:tcPr>
            <w:tcW w:w="1137" w:type="dxa"/>
            <w:vAlign w:val="center"/>
          </w:tcPr>
          <w:p w:rsidR="00C96448" w:rsidRDefault="00C96448" w:rsidP="00123348">
            <w:pPr>
              <w:jc w:val="center"/>
            </w:pPr>
            <w:r>
              <w:rPr>
                <w:rFonts w:ascii="宋体" w:hAnsi="宋体" w:cs="宋体" w:hint="eastAsia"/>
                <w:color w:val="000000"/>
                <w:kern w:val="0"/>
                <w:szCs w:val="21"/>
              </w:rPr>
              <w:t>字符</w:t>
            </w:r>
          </w:p>
        </w:tc>
        <w:tc>
          <w:tcPr>
            <w:tcW w:w="680" w:type="dxa"/>
            <w:vAlign w:val="center"/>
          </w:tcPr>
          <w:p w:rsidR="00C96448" w:rsidRPr="00F903BA" w:rsidRDefault="00C9644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C96448" w:rsidRPr="00FD14FB" w:rsidRDefault="00C96448" w:rsidP="00123348">
            <w:pPr>
              <w:jc w:val="center"/>
              <w:rPr>
                <w:bCs/>
              </w:rPr>
            </w:pPr>
            <w:r w:rsidRPr="00FD14FB">
              <w:rPr>
                <w:bCs/>
              </w:rPr>
              <w:t>必填</w:t>
            </w:r>
          </w:p>
        </w:tc>
        <w:tc>
          <w:tcPr>
            <w:tcW w:w="3150" w:type="dxa"/>
            <w:vAlign w:val="center"/>
          </w:tcPr>
          <w:p w:rsidR="00C96448" w:rsidRPr="00ED7BB7" w:rsidRDefault="00C9644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bCs/>
                <w:kern w:val="0"/>
              </w:rPr>
              <w:t>DE06.00.244.00</w:t>
            </w:r>
          </w:p>
        </w:tc>
        <w:tc>
          <w:tcPr>
            <w:tcW w:w="1980" w:type="dxa"/>
            <w:vAlign w:val="center"/>
          </w:tcPr>
          <w:p w:rsidR="00C96448" w:rsidRPr="000348FE" w:rsidRDefault="00C9644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使用中医诊疗设备标志</w:t>
            </w:r>
          </w:p>
        </w:tc>
        <w:tc>
          <w:tcPr>
            <w:tcW w:w="1203" w:type="dxa"/>
            <w:vAlign w:val="center"/>
          </w:tcPr>
          <w:p w:rsidR="00C96448" w:rsidRPr="000348FE" w:rsidRDefault="00C96448" w:rsidP="00123348">
            <w:pPr>
              <w:rPr>
                <w:rStyle w:val="MingLiU"/>
                <w:rFonts w:ascii="宋体" w:eastAsia="宋体" w:hAnsi="宋体"/>
                <w:b w:val="0"/>
                <w:sz w:val="21"/>
                <w:szCs w:val="21"/>
              </w:rPr>
            </w:pPr>
            <w:r w:rsidRPr="000348FE">
              <w:rPr>
                <w:rStyle w:val="MingLiU"/>
                <w:rFonts w:ascii="宋体" w:eastAsia="宋体" w:hAnsi="宋体"/>
                <w:b w:val="0"/>
                <w:sz w:val="21"/>
                <w:szCs w:val="21"/>
              </w:rPr>
              <w:t>SYZYZLSBBZ</w:t>
            </w:r>
          </w:p>
        </w:tc>
        <w:tc>
          <w:tcPr>
            <w:tcW w:w="1137" w:type="dxa"/>
            <w:vAlign w:val="center"/>
          </w:tcPr>
          <w:p w:rsidR="00C96448" w:rsidRDefault="00C96448" w:rsidP="00123348">
            <w:pPr>
              <w:jc w:val="center"/>
            </w:pPr>
            <w:r>
              <w:rPr>
                <w:rFonts w:ascii="宋体" w:hAnsi="宋体" w:cs="宋体" w:hint="eastAsia"/>
                <w:color w:val="000000"/>
                <w:kern w:val="0"/>
                <w:szCs w:val="21"/>
              </w:rPr>
              <w:t>字符</w:t>
            </w:r>
          </w:p>
        </w:tc>
        <w:tc>
          <w:tcPr>
            <w:tcW w:w="680" w:type="dxa"/>
            <w:vAlign w:val="center"/>
          </w:tcPr>
          <w:p w:rsidR="00C96448" w:rsidRPr="00F903BA" w:rsidRDefault="00C9644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C96448" w:rsidRPr="00FD14FB" w:rsidRDefault="00C96448" w:rsidP="00123348">
            <w:pPr>
              <w:jc w:val="center"/>
              <w:rPr>
                <w:bCs/>
              </w:rPr>
            </w:pPr>
            <w:r w:rsidRPr="00FD14FB">
              <w:rPr>
                <w:bCs/>
              </w:rPr>
              <w:t>必填</w:t>
            </w:r>
          </w:p>
        </w:tc>
        <w:tc>
          <w:tcPr>
            <w:tcW w:w="3150" w:type="dxa"/>
            <w:vAlign w:val="center"/>
          </w:tcPr>
          <w:p w:rsidR="00C96448" w:rsidRPr="00ED7BB7" w:rsidRDefault="00C9644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bCs/>
                <w:kern w:val="0"/>
              </w:rPr>
              <w:t>DE06.00.245.00</w:t>
            </w:r>
          </w:p>
        </w:tc>
        <w:tc>
          <w:tcPr>
            <w:tcW w:w="1980" w:type="dxa"/>
            <w:vAlign w:val="center"/>
          </w:tcPr>
          <w:p w:rsidR="00C96448" w:rsidRPr="000348FE" w:rsidRDefault="00C9644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使用中医诊疗技术标志</w:t>
            </w:r>
          </w:p>
        </w:tc>
        <w:tc>
          <w:tcPr>
            <w:tcW w:w="1203" w:type="dxa"/>
            <w:vAlign w:val="center"/>
          </w:tcPr>
          <w:p w:rsidR="00C96448" w:rsidRPr="000348FE" w:rsidRDefault="00C96448" w:rsidP="00123348">
            <w:pPr>
              <w:rPr>
                <w:rStyle w:val="MingLiU"/>
                <w:rFonts w:ascii="宋体" w:eastAsia="宋体" w:hAnsi="宋体"/>
                <w:b w:val="0"/>
                <w:sz w:val="21"/>
                <w:szCs w:val="21"/>
              </w:rPr>
            </w:pPr>
            <w:r w:rsidRPr="000348FE">
              <w:rPr>
                <w:rStyle w:val="MingLiU"/>
                <w:rFonts w:ascii="宋体" w:eastAsia="宋体" w:hAnsi="宋体"/>
                <w:b w:val="0"/>
                <w:sz w:val="21"/>
                <w:szCs w:val="21"/>
              </w:rPr>
              <w:t>SYZYZLJSBZ</w:t>
            </w:r>
          </w:p>
        </w:tc>
        <w:tc>
          <w:tcPr>
            <w:tcW w:w="1137" w:type="dxa"/>
            <w:vAlign w:val="center"/>
          </w:tcPr>
          <w:p w:rsidR="00C96448" w:rsidRDefault="00C96448" w:rsidP="00123348">
            <w:pPr>
              <w:jc w:val="center"/>
            </w:pPr>
            <w:r>
              <w:rPr>
                <w:rFonts w:ascii="宋体" w:hAnsi="宋体" w:cs="宋体" w:hint="eastAsia"/>
                <w:color w:val="000000"/>
                <w:kern w:val="0"/>
                <w:szCs w:val="21"/>
              </w:rPr>
              <w:t>字符</w:t>
            </w:r>
          </w:p>
        </w:tc>
        <w:tc>
          <w:tcPr>
            <w:tcW w:w="680" w:type="dxa"/>
            <w:vAlign w:val="center"/>
          </w:tcPr>
          <w:p w:rsidR="00C96448" w:rsidRPr="00F903BA" w:rsidRDefault="00C9644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C96448" w:rsidRPr="00FD14FB" w:rsidRDefault="00C96448" w:rsidP="00123348">
            <w:pPr>
              <w:jc w:val="center"/>
              <w:rPr>
                <w:bCs/>
              </w:rPr>
            </w:pPr>
            <w:r w:rsidRPr="00FD14FB">
              <w:rPr>
                <w:bCs/>
              </w:rPr>
              <w:t>必填</w:t>
            </w:r>
          </w:p>
        </w:tc>
        <w:tc>
          <w:tcPr>
            <w:tcW w:w="3150" w:type="dxa"/>
            <w:vAlign w:val="center"/>
          </w:tcPr>
          <w:p w:rsidR="00C96448" w:rsidRPr="00ED7BB7" w:rsidRDefault="00C9644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bCs/>
                <w:kern w:val="0"/>
              </w:rPr>
              <w:t>DE06.00.180.00</w:t>
            </w:r>
          </w:p>
        </w:tc>
        <w:tc>
          <w:tcPr>
            <w:tcW w:w="1980" w:type="dxa"/>
            <w:vAlign w:val="center"/>
          </w:tcPr>
          <w:p w:rsidR="00C96448" w:rsidRPr="000348FE" w:rsidRDefault="00C96448" w:rsidP="00123348">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辨证施护标志</w:t>
            </w:r>
          </w:p>
        </w:tc>
        <w:tc>
          <w:tcPr>
            <w:tcW w:w="1203" w:type="dxa"/>
            <w:vAlign w:val="center"/>
          </w:tcPr>
          <w:p w:rsidR="00C96448" w:rsidRPr="000348FE" w:rsidRDefault="00C96448" w:rsidP="00123348">
            <w:pPr>
              <w:rPr>
                <w:rStyle w:val="MingLiU"/>
                <w:rFonts w:ascii="宋体" w:eastAsia="宋体" w:hAnsi="宋体"/>
                <w:b w:val="0"/>
                <w:sz w:val="21"/>
                <w:szCs w:val="21"/>
              </w:rPr>
            </w:pPr>
            <w:r w:rsidRPr="000348FE">
              <w:rPr>
                <w:rStyle w:val="MingLiU"/>
                <w:rFonts w:ascii="宋体" w:eastAsia="宋体" w:hAnsi="宋体"/>
                <w:b w:val="0"/>
                <w:sz w:val="21"/>
                <w:szCs w:val="21"/>
              </w:rPr>
              <w:t>BZSHBZ</w:t>
            </w:r>
          </w:p>
        </w:tc>
        <w:tc>
          <w:tcPr>
            <w:tcW w:w="1137" w:type="dxa"/>
            <w:vAlign w:val="center"/>
          </w:tcPr>
          <w:p w:rsidR="00C96448" w:rsidRDefault="00C96448" w:rsidP="00123348">
            <w:pPr>
              <w:jc w:val="center"/>
            </w:pPr>
            <w:r>
              <w:rPr>
                <w:rFonts w:ascii="宋体" w:hAnsi="宋体" w:cs="宋体" w:hint="eastAsia"/>
                <w:color w:val="000000"/>
                <w:kern w:val="0"/>
                <w:szCs w:val="21"/>
              </w:rPr>
              <w:t>字符</w:t>
            </w:r>
          </w:p>
        </w:tc>
        <w:tc>
          <w:tcPr>
            <w:tcW w:w="680" w:type="dxa"/>
            <w:vAlign w:val="center"/>
          </w:tcPr>
          <w:p w:rsidR="00C96448" w:rsidRPr="00F903BA" w:rsidRDefault="00C96448" w:rsidP="00123348">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850" w:type="dxa"/>
            <w:vAlign w:val="center"/>
          </w:tcPr>
          <w:p w:rsidR="00C96448" w:rsidRPr="00FD14FB" w:rsidRDefault="00C96448" w:rsidP="00123348">
            <w:pPr>
              <w:jc w:val="center"/>
              <w:rPr>
                <w:bCs/>
              </w:rPr>
            </w:pPr>
            <w:r w:rsidRPr="00FD14FB">
              <w:rPr>
                <w:bCs/>
              </w:rPr>
              <w:t>必填</w:t>
            </w:r>
          </w:p>
        </w:tc>
        <w:tc>
          <w:tcPr>
            <w:tcW w:w="3150" w:type="dxa"/>
            <w:vAlign w:val="center"/>
          </w:tcPr>
          <w:p w:rsidR="00C96448" w:rsidRPr="00ED7BB7" w:rsidRDefault="00C96448" w:rsidP="00123348">
            <w:pPr>
              <w:rPr>
                <w:b/>
              </w:rPr>
            </w:pPr>
            <w:r w:rsidRPr="00ED7BB7">
              <w:rPr>
                <w:rFonts w:hint="eastAsia"/>
                <w:bCs/>
              </w:rPr>
              <w:t>1-</w:t>
            </w:r>
            <w:r w:rsidRPr="00ED7BB7">
              <w:rPr>
                <w:rFonts w:hint="eastAsia"/>
                <w:bCs/>
              </w:rPr>
              <w:t>是；</w:t>
            </w:r>
            <w:r w:rsidRPr="00ED7BB7">
              <w:rPr>
                <w:rFonts w:hint="eastAsia"/>
                <w:bCs/>
              </w:rPr>
              <w:t>0-</w:t>
            </w:r>
            <w:r w:rsidRPr="00ED7BB7">
              <w:rPr>
                <w:rFonts w:hint="eastAsia"/>
                <w:bCs/>
              </w:rPr>
              <w:t>否</w:t>
            </w:r>
          </w:p>
        </w:tc>
      </w:tr>
      <w:tr w:rsidR="00C96448" w:rsidRPr="00573934" w:rsidTr="00123348">
        <w:trPr>
          <w:trHeight w:val="360"/>
        </w:trPr>
        <w:tc>
          <w:tcPr>
            <w:tcW w:w="1980" w:type="dxa"/>
            <w:vAlign w:val="center"/>
          </w:tcPr>
          <w:p w:rsidR="00C96448" w:rsidRPr="00B478AE" w:rsidRDefault="00C96448" w:rsidP="00123348">
            <w:pPr>
              <w:widowControl/>
              <w:jc w:val="center"/>
              <w:rPr>
                <w:rFonts w:cs="宋体"/>
                <w:bCs/>
                <w:kern w:val="0"/>
              </w:rPr>
            </w:pPr>
            <w:r w:rsidRPr="00B478AE">
              <w:rPr>
                <w:rFonts w:cs="宋体" w:hint="eastAsia"/>
                <w:bCs/>
                <w:kern w:val="0"/>
              </w:rPr>
              <w:t>DE02.10.024.00</w:t>
            </w:r>
          </w:p>
        </w:tc>
        <w:tc>
          <w:tcPr>
            <w:tcW w:w="1980" w:type="dxa"/>
            <w:vAlign w:val="center"/>
          </w:tcPr>
          <w:p w:rsidR="00C96448" w:rsidRPr="00BC3527" w:rsidRDefault="00C96448" w:rsidP="00123348">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联系人与患者的关系代码</w:t>
            </w:r>
          </w:p>
        </w:tc>
        <w:tc>
          <w:tcPr>
            <w:tcW w:w="1203" w:type="dxa"/>
            <w:vAlign w:val="center"/>
          </w:tcPr>
          <w:p w:rsidR="00C96448" w:rsidRPr="00BC3527" w:rsidRDefault="00C96448"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LXRYHZ</w:t>
            </w:r>
            <w:r w:rsidRPr="00BC3527">
              <w:rPr>
                <w:rStyle w:val="MingLiU"/>
                <w:rFonts w:ascii="宋体" w:eastAsia="宋体" w:hAnsi="宋体" w:hint="eastAsia"/>
                <w:sz w:val="21"/>
                <w:szCs w:val="21"/>
              </w:rPr>
              <w:t>GXDM</w:t>
            </w:r>
          </w:p>
        </w:tc>
        <w:tc>
          <w:tcPr>
            <w:tcW w:w="1137" w:type="dxa"/>
            <w:vAlign w:val="center"/>
          </w:tcPr>
          <w:p w:rsidR="00C96448" w:rsidRPr="008D1EEA" w:rsidRDefault="00C96448" w:rsidP="00123348">
            <w:pPr>
              <w:widowControl/>
              <w:jc w:val="center"/>
              <w:rPr>
                <w:rFonts w:ascii="宋体" w:hAnsi="宋体" w:cs="宋体"/>
                <w:color w:val="000000"/>
                <w:kern w:val="0"/>
                <w:szCs w:val="21"/>
              </w:rPr>
            </w:pPr>
            <w:r>
              <w:rPr>
                <w:rFonts w:cs="宋体" w:hint="eastAsia"/>
                <w:bCs/>
                <w:kern w:val="0"/>
              </w:rPr>
              <w:t>字符</w:t>
            </w:r>
          </w:p>
        </w:tc>
        <w:tc>
          <w:tcPr>
            <w:tcW w:w="680" w:type="dxa"/>
            <w:vAlign w:val="center"/>
          </w:tcPr>
          <w:p w:rsidR="00C96448" w:rsidRPr="008D1EEA" w:rsidRDefault="00C96448" w:rsidP="00123348">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C96448" w:rsidRPr="002453DF" w:rsidRDefault="00C96448" w:rsidP="00123348">
            <w:pPr>
              <w:jc w:val="center"/>
              <w:rPr>
                <w:bCs/>
              </w:rPr>
            </w:pPr>
            <w:r w:rsidRPr="002453DF">
              <w:rPr>
                <w:rFonts w:hint="eastAsia"/>
                <w:bCs/>
              </w:rPr>
              <w:t>必填</w:t>
            </w:r>
          </w:p>
        </w:tc>
        <w:tc>
          <w:tcPr>
            <w:tcW w:w="3150" w:type="dxa"/>
            <w:vAlign w:val="center"/>
          </w:tcPr>
          <w:p w:rsidR="00C96448" w:rsidRPr="00A15DDF" w:rsidRDefault="00C96448" w:rsidP="00123348">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GB/T 4761—2008</w:t>
            </w:r>
          </w:p>
        </w:tc>
      </w:tr>
      <w:tr w:rsidR="00AB3F5B" w:rsidRPr="00573934" w:rsidTr="00123348">
        <w:trPr>
          <w:trHeight w:val="360"/>
        </w:trPr>
        <w:tc>
          <w:tcPr>
            <w:tcW w:w="1980" w:type="dxa"/>
            <w:vAlign w:val="center"/>
          </w:tcPr>
          <w:p w:rsidR="00AB3F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111</w:t>
            </w:r>
            <w:r w:rsidRPr="004D2C0D">
              <w:rPr>
                <w:rFonts w:cs="宋体" w:hint="eastAsia"/>
                <w:bCs/>
                <w:kern w:val="0"/>
              </w:rPr>
              <w:t>.00</w:t>
            </w:r>
          </w:p>
        </w:tc>
        <w:tc>
          <w:tcPr>
            <w:tcW w:w="1980" w:type="dxa"/>
            <w:vAlign w:val="center"/>
          </w:tcPr>
          <w:p w:rsidR="00AB3F5B" w:rsidRPr="00BC3527" w:rsidRDefault="00AB3F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病例分型</w:t>
            </w:r>
          </w:p>
        </w:tc>
        <w:tc>
          <w:tcPr>
            <w:tcW w:w="1203" w:type="dxa"/>
            <w:vAlign w:val="center"/>
          </w:tcPr>
          <w:p w:rsidR="00AB3F5B" w:rsidRDefault="00AB3F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BLFX</w:t>
            </w:r>
          </w:p>
        </w:tc>
        <w:tc>
          <w:tcPr>
            <w:tcW w:w="1137" w:type="dxa"/>
            <w:vAlign w:val="center"/>
          </w:tcPr>
          <w:p w:rsidR="00AB3F5B" w:rsidRDefault="00AB3F5B" w:rsidP="00123348">
            <w:pPr>
              <w:widowControl/>
              <w:jc w:val="center"/>
              <w:rPr>
                <w:rFonts w:cs="宋体"/>
                <w:bCs/>
                <w:kern w:val="0"/>
              </w:rPr>
            </w:pPr>
            <w:r>
              <w:rPr>
                <w:rFonts w:cs="宋体" w:hint="eastAsia"/>
                <w:bCs/>
                <w:kern w:val="0"/>
              </w:rPr>
              <w:t>字符</w:t>
            </w:r>
          </w:p>
        </w:tc>
        <w:tc>
          <w:tcPr>
            <w:tcW w:w="680" w:type="dxa"/>
            <w:vAlign w:val="center"/>
          </w:tcPr>
          <w:p w:rsidR="00AB3F5B" w:rsidRDefault="00AB3F5B" w:rsidP="00123348">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AB3F5B" w:rsidRPr="002453DF" w:rsidRDefault="00AB3F5B" w:rsidP="00123348">
            <w:pPr>
              <w:jc w:val="center"/>
              <w:rPr>
                <w:bCs/>
              </w:rPr>
            </w:pPr>
            <w:r>
              <w:rPr>
                <w:rFonts w:hint="eastAsia"/>
                <w:bCs/>
              </w:rPr>
              <w:t>必填</w:t>
            </w:r>
          </w:p>
        </w:tc>
        <w:tc>
          <w:tcPr>
            <w:tcW w:w="3150" w:type="dxa"/>
            <w:vAlign w:val="center"/>
          </w:tcPr>
          <w:p w:rsidR="00AB3F5B" w:rsidRPr="00A15DDF" w:rsidRDefault="00AB3F5B" w:rsidP="00123348">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1-A；2-B；3-C；4-D</w:t>
            </w:r>
          </w:p>
        </w:tc>
      </w:tr>
      <w:tr w:rsidR="00AB3F5B" w:rsidRPr="00573934" w:rsidTr="00123348">
        <w:trPr>
          <w:trHeight w:val="360"/>
        </w:trPr>
        <w:tc>
          <w:tcPr>
            <w:tcW w:w="1980" w:type="dxa"/>
            <w:vAlign w:val="center"/>
          </w:tcPr>
          <w:p w:rsidR="00AB3F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112</w:t>
            </w:r>
            <w:r w:rsidRPr="004D2C0D">
              <w:rPr>
                <w:rFonts w:cs="宋体" w:hint="eastAsia"/>
                <w:bCs/>
                <w:kern w:val="0"/>
              </w:rPr>
              <w:t>.00</w:t>
            </w:r>
          </w:p>
        </w:tc>
        <w:tc>
          <w:tcPr>
            <w:tcW w:w="1980" w:type="dxa"/>
            <w:vAlign w:val="center"/>
          </w:tcPr>
          <w:p w:rsidR="00AB3F5B" w:rsidRDefault="00AB3F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实施重症监护</w:t>
            </w:r>
          </w:p>
        </w:tc>
        <w:tc>
          <w:tcPr>
            <w:tcW w:w="1203" w:type="dxa"/>
            <w:vAlign w:val="center"/>
          </w:tcPr>
          <w:p w:rsidR="00AB3F5B" w:rsidRDefault="00AB3F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SSZZJH</w:t>
            </w:r>
          </w:p>
        </w:tc>
        <w:tc>
          <w:tcPr>
            <w:tcW w:w="1137" w:type="dxa"/>
            <w:vAlign w:val="center"/>
          </w:tcPr>
          <w:p w:rsidR="00AB3F5B" w:rsidRDefault="00AB3F5B" w:rsidP="00B77EE2">
            <w:pPr>
              <w:widowControl/>
              <w:jc w:val="center"/>
              <w:rPr>
                <w:rFonts w:cs="宋体"/>
                <w:bCs/>
                <w:kern w:val="0"/>
              </w:rPr>
            </w:pPr>
            <w:r>
              <w:rPr>
                <w:rFonts w:cs="宋体" w:hint="eastAsia"/>
                <w:bCs/>
                <w:kern w:val="0"/>
              </w:rPr>
              <w:t>字符</w:t>
            </w:r>
          </w:p>
        </w:tc>
        <w:tc>
          <w:tcPr>
            <w:tcW w:w="680" w:type="dxa"/>
            <w:vAlign w:val="center"/>
          </w:tcPr>
          <w:p w:rsidR="00AB3F5B" w:rsidRDefault="00AB3F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AB3F5B" w:rsidRPr="002453DF" w:rsidRDefault="00AB3F5B" w:rsidP="00B77EE2">
            <w:pPr>
              <w:jc w:val="center"/>
              <w:rPr>
                <w:bCs/>
              </w:rPr>
            </w:pPr>
            <w:r>
              <w:rPr>
                <w:rFonts w:hint="eastAsia"/>
                <w:bCs/>
              </w:rPr>
              <w:t>必填</w:t>
            </w:r>
          </w:p>
        </w:tc>
        <w:tc>
          <w:tcPr>
            <w:tcW w:w="3150" w:type="dxa"/>
            <w:vAlign w:val="center"/>
          </w:tcPr>
          <w:p w:rsidR="00AB3F5B" w:rsidRDefault="00AB3F5B" w:rsidP="00123348">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1-无；2-有</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113</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监护总时间（天）</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JHZSJT</w:t>
            </w:r>
          </w:p>
        </w:tc>
        <w:tc>
          <w:tcPr>
            <w:tcW w:w="1137" w:type="dxa"/>
            <w:vAlign w:val="center"/>
          </w:tcPr>
          <w:p w:rsidR="00E2545B" w:rsidRDefault="00E2545B" w:rsidP="00B77EE2">
            <w:pPr>
              <w:widowControl/>
              <w:jc w:val="center"/>
              <w:rPr>
                <w:rFonts w:cs="宋体"/>
                <w:bCs/>
                <w:kern w:val="0"/>
              </w:rPr>
            </w:pPr>
            <w:r>
              <w:rPr>
                <w:rFonts w:cs="宋体" w:hint="eastAsia"/>
                <w:bCs/>
                <w:kern w:val="0"/>
              </w:rPr>
              <w:t>数值</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4</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114</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监护总时间（小时）</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JHZSJXS</w:t>
            </w:r>
          </w:p>
        </w:tc>
        <w:tc>
          <w:tcPr>
            <w:tcW w:w="1137" w:type="dxa"/>
            <w:vAlign w:val="center"/>
          </w:tcPr>
          <w:p w:rsidR="00E2545B" w:rsidRDefault="00E2545B" w:rsidP="00B77EE2">
            <w:pPr>
              <w:widowControl/>
              <w:jc w:val="center"/>
              <w:rPr>
                <w:rFonts w:cs="宋体"/>
                <w:bCs/>
                <w:kern w:val="0"/>
              </w:rPr>
            </w:pPr>
            <w:r>
              <w:rPr>
                <w:rFonts w:cs="宋体" w:hint="eastAsia"/>
                <w:bCs/>
                <w:kern w:val="0"/>
              </w:rPr>
              <w:t>数值</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4</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115</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单病种管理</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DBZGL</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E2545B">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1-是；2-否</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116</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实施临床路径管理</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SSLCLJGL</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1-未进入；2-变异退出；3-完成</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117</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实施DRGS管理</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SSDRGSGL</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E2545B">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1-无；2-按病种；3-按费用；4-两者都有</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119</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抗生素使用</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KSSSY</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1-使用；2-未使用</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120</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细菌培养标本送检</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XJPYBBSJ</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E2545B">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1-是；2-否</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121</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法定传染病</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FDCRB</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E2545B">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1-甲类；2-乙类；3-丙类</w:t>
            </w:r>
          </w:p>
        </w:tc>
      </w:tr>
      <w:tr w:rsidR="00E2545B" w:rsidRPr="00573934" w:rsidTr="00123348">
        <w:trPr>
          <w:trHeight w:val="360"/>
        </w:trPr>
        <w:tc>
          <w:tcPr>
            <w:tcW w:w="1980" w:type="dxa"/>
            <w:vAlign w:val="center"/>
          </w:tcPr>
          <w:p w:rsidR="00E2545B" w:rsidRPr="00B478AE" w:rsidRDefault="00E2545B" w:rsidP="00E2545B">
            <w:pPr>
              <w:widowControl/>
              <w:jc w:val="center"/>
              <w:rPr>
                <w:rFonts w:cs="宋体"/>
                <w:bCs/>
                <w:kern w:val="0"/>
              </w:rPr>
            </w:pPr>
            <w:r w:rsidRPr="004D2C0D">
              <w:rPr>
                <w:rFonts w:cs="宋体" w:hint="eastAsia"/>
                <w:bCs/>
                <w:kern w:val="0"/>
              </w:rPr>
              <w:t>WDDE98.00.</w:t>
            </w:r>
            <w:r>
              <w:rPr>
                <w:rFonts w:cs="宋体" w:hint="eastAsia"/>
                <w:bCs/>
                <w:kern w:val="0"/>
              </w:rPr>
              <w:t>122</w:t>
            </w:r>
            <w:r w:rsidRPr="004D2C0D">
              <w:rPr>
                <w:rFonts w:cs="宋体" w:hint="eastAsia"/>
                <w:bCs/>
                <w:kern w:val="0"/>
              </w:rPr>
              <w:t>.00</w:t>
            </w: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肿瘤TNM分期</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ZLFQ</w:t>
            </w:r>
          </w:p>
        </w:tc>
        <w:tc>
          <w:tcPr>
            <w:tcW w:w="1137" w:type="dxa"/>
            <w:vAlign w:val="center"/>
          </w:tcPr>
          <w:p w:rsidR="00E2545B" w:rsidRDefault="00E2545B" w:rsidP="00B77EE2">
            <w:pPr>
              <w:widowControl/>
              <w:jc w:val="center"/>
              <w:rPr>
                <w:rFonts w:cs="宋体"/>
                <w:bCs/>
                <w:kern w:val="0"/>
              </w:rPr>
            </w:pPr>
            <w:r>
              <w:rPr>
                <w:rFonts w:cs="宋体" w:hint="eastAsia"/>
                <w:bCs/>
                <w:kern w:val="0"/>
              </w:rPr>
              <w:t>字符</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p>
        </w:tc>
      </w:tr>
      <w:tr w:rsidR="00E2545B" w:rsidRPr="00573934" w:rsidTr="00123348">
        <w:trPr>
          <w:trHeight w:val="360"/>
        </w:trPr>
        <w:tc>
          <w:tcPr>
            <w:tcW w:w="1980" w:type="dxa"/>
            <w:vAlign w:val="center"/>
          </w:tcPr>
          <w:p w:rsidR="00E2545B" w:rsidRPr="00A4295E" w:rsidRDefault="00E2545B" w:rsidP="00B77EE2">
            <w:pPr>
              <w:rPr>
                <w:rFonts w:ascii="宋体" w:hAnsi="宋体"/>
                <w:szCs w:val="21"/>
              </w:rPr>
            </w:pPr>
            <w:r>
              <w:rPr>
                <w:rFonts w:ascii="宋体" w:hAnsi="宋体" w:hint="eastAsia"/>
                <w:szCs w:val="21"/>
              </w:rPr>
              <w:t>DE0</w:t>
            </w:r>
            <w:r w:rsidRPr="00A4295E">
              <w:rPr>
                <w:rFonts w:ascii="宋体" w:hAnsi="宋体" w:hint="eastAsia"/>
                <w:szCs w:val="21"/>
              </w:rPr>
              <w:t>5.01.067.00</w:t>
            </w:r>
          </w:p>
        </w:tc>
        <w:tc>
          <w:tcPr>
            <w:tcW w:w="1980" w:type="dxa"/>
            <w:vAlign w:val="center"/>
          </w:tcPr>
          <w:p w:rsidR="00E2545B" w:rsidRPr="00A4295E" w:rsidRDefault="00E2545B" w:rsidP="00B77EE2">
            <w:pPr>
              <w:jc w:val="left"/>
              <w:rPr>
                <w:rFonts w:ascii="宋体" w:hAnsi="宋体"/>
                <w:szCs w:val="21"/>
              </w:rPr>
            </w:pPr>
            <w:r w:rsidRPr="00A4295E">
              <w:rPr>
                <w:rFonts w:ascii="宋体" w:hAnsi="宋体" w:hint="eastAsia"/>
                <w:kern w:val="0"/>
                <w:szCs w:val="21"/>
              </w:rPr>
              <w:t>肿瘤分期代码</w:t>
            </w:r>
          </w:p>
        </w:tc>
        <w:tc>
          <w:tcPr>
            <w:tcW w:w="1203" w:type="dxa"/>
            <w:vAlign w:val="center"/>
          </w:tcPr>
          <w:p w:rsidR="00E2545B" w:rsidRPr="00A4295E" w:rsidRDefault="00E2545B" w:rsidP="00B77EE2">
            <w:pPr>
              <w:widowControl/>
              <w:jc w:val="left"/>
              <w:rPr>
                <w:rFonts w:ascii="宋体" w:hAnsi="宋体"/>
                <w:kern w:val="0"/>
                <w:szCs w:val="21"/>
              </w:rPr>
            </w:pPr>
            <w:r w:rsidRPr="00A4295E">
              <w:rPr>
                <w:rFonts w:ascii="宋体" w:hAnsi="宋体" w:hint="eastAsia"/>
                <w:kern w:val="0"/>
                <w:szCs w:val="21"/>
              </w:rPr>
              <w:t>ZLFQDM</w:t>
            </w:r>
          </w:p>
        </w:tc>
        <w:tc>
          <w:tcPr>
            <w:tcW w:w="1137" w:type="dxa"/>
            <w:vAlign w:val="center"/>
          </w:tcPr>
          <w:p w:rsidR="00E2545B" w:rsidRPr="00A4295E" w:rsidRDefault="00E2545B" w:rsidP="00B77EE2">
            <w:pPr>
              <w:autoSpaceDE w:val="0"/>
              <w:autoSpaceDN w:val="0"/>
              <w:adjustRightInd w:val="0"/>
              <w:jc w:val="left"/>
              <w:rPr>
                <w:rFonts w:ascii="宋体" w:hAnsi="宋体"/>
                <w:szCs w:val="21"/>
              </w:rPr>
            </w:pPr>
            <w:r w:rsidRPr="00A4295E">
              <w:rPr>
                <w:rFonts w:ascii="宋体" w:hAnsi="宋体" w:hint="eastAsia"/>
                <w:szCs w:val="21"/>
              </w:rPr>
              <w:t>字符串</w:t>
            </w:r>
          </w:p>
        </w:tc>
        <w:tc>
          <w:tcPr>
            <w:tcW w:w="680" w:type="dxa"/>
            <w:vAlign w:val="center"/>
          </w:tcPr>
          <w:p w:rsidR="00E2545B" w:rsidRPr="00A4295E" w:rsidRDefault="00E2545B" w:rsidP="00B77EE2">
            <w:pPr>
              <w:autoSpaceDE w:val="0"/>
              <w:autoSpaceDN w:val="0"/>
              <w:adjustRightInd w:val="0"/>
              <w:jc w:val="left"/>
              <w:rPr>
                <w:rFonts w:ascii="宋体" w:hAnsi="宋体"/>
                <w:szCs w:val="21"/>
              </w:rPr>
            </w:pPr>
            <w:r w:rsidRPr="00A4295E">
              <w:rPr>
                <w:rFonts w:ascii="宋体" w:hAnsi="宋体" w:hint="eastAsia"/>
                <w:szCs w:val="21"/>
              </w:rPr>
              <w:t>10</w:t>
            </w:r>
          </w:p>
        </w:tc>
        <w:tc>
          <w:tcPr>
            <w:tcW w:w="850" w:type="dxa"/>
            <w:vAlign w:val="center"/>
          </w:tcPr>
          <w:p w:rsidR="00E2545B" w:rsidRPr="00A4295E" w:rsidRDefault="00E2545B" w:rsidP="00B77EE2">
            <w:pPr>
              <w:jc w:val="left"/>
              <w:rPr>
                <w:rFonts w:ascii="宋体" w:hAnsi="宋体"/>
                <w:kern w:val="0"/>
                <w:szCs w:val="21"/>
              </w:rPr>
            </w:pPr>
            <w:r w:rsidRPr="00A4295E">
              <w:rPr>
                <w:rFonts w:ascii="宋体" w:hAnsi="宋体" w:hint="eastAsia"/>
                <w:szCs w:val="21"/>
              </w:rPr>
              <w:t>必填</w:t>
            </w:r>
          </w:p>
        </w:tc>
        <w:tc>
          <w:tcPr>
            <w:tcW w:w="3150" w:type="dxa"/>
            <w:vAlign w:val="center"/>
          </w:tcPr>
          <w:p w:rsidR="00E2545B" w:rsidRPr="00A4295E" w:rsidRDefault="00E2545B" w:rsidP="00B77EE2">
            <w:pPr>
              <w:jc w:val="left"/>
              <w:rPr>
                <w:rFonts w:ascii="宋体" w:hAnsi="宋体"/>
                <w:kern w:val="0"/>
                <w:szCs w:val="21"/>
              </w:rPr>
            </w:pPr>
            <w:r w:rsidRPr="00A4295E">
              <w:rPr>
                <w:rFonts w:ascii="宋体" w:hAnsi="宋体" w:hint="eastAsia"/>
                <w:kern w:val="0"/>
                <w:szCs w:val="21"/>
              </w:rPr>
              <w:t xml:space="preserve"> CV05.01.026 肿瘤临床分期代码表</w:t>
            </w:r>
          </w:p>
        </w:tc>
      </w:tr>
      <w:tr w:rsidR="00E2545B" w:rsidRPr="00573934" w:rsidTr="00123348">
        <w:trPr>
          <w:trHeight w:val="360"/>
        </w:trPr>
        <w:tc>
          <w:tcPr>
            <w:tcW w:w="1980" w:type="dxa"/>
            <w:vAlign w:val="center"/>
          </w:tcPr>
          <w:p w:rsidR="00E2545B" w:rsidRDefault="00E2545B" w:rsidP="00123348">
            <w:pPr>
              <w:widowControl/>
              <w:jc w:val="center"/>
              <w:rPr>
                <w:rFonts w:cs="宋体"/>
                <w:bCs/>
                <w:kern w:val="0"/>
              </w:rPr>
            </w:pPr>
            <w:r w:rsidRPr="00527F4C">
              <w:rPr>
                <w:rFonts w:ascii="宋体" w:hAnsi="宋体" w:cs="宋体" w:hint="eastAsia"/>
                <w:kern w:val="0"/>
                <w:szCs w:val="21"/>
              </w:rPr>
              <w:t>DE05.10.001.00</w:t>
            </w:r>
          </w:p>
          <w:p w:rsidR="00E2545B" w:rsidRPr="00B478AE" w:rsidRDefault="00E2545B" w:rsidP="00123348">
            <w:pPr>
              <w:widowControl/>
              <w:jc w:val="center"/>
              <w:rPr>
                <w:rFonts w:cs="宋体"/>
                <w:bCs/>
                <w:kern w:val="0"/>
              </w:rPr>
            </w:pPr>
          </w:p>
        </w:tc>
        <w:tc>
          <w:tcPr>
            <w:tcW w:w="1980"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新生儿Apgar评分</w:t>
            </w:r>
          </w:p>
        </w:tc>
        <w:tc>
          <w:tcPr>
            <w:tcW w:w="1203" w:type="dxa"/>
            <w:vAlign w:val="center"/>
          </w:tcPr>
          <w:p w:rsidR="00E2545B" w:rsidRDefault="00E2545B" w:rsidP="00123348">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XSEAGPF</w:t>
            </w:r>
          </w:p>
        </w:tc>
        <w:tc>
          <w:tcPr>
            <w:tcW w:w="1137" w:type="dxa"/>
            <w:vAlign w:val="center"/>
          </w:tcPr>
          <w:p w:rsidR="00E2545B" w:rsidRDefault="00E2545B" w:rsidP="00B77EE2">
            <w:pPr>
              <w:widowControl/>
              <w:jc w:val="center"/>
              <w:rPr>
                <w:rFonts w:cs="宋体"/>
                <w:bCs/>
                <w:kern w:val="0"/>
              </w:rPr>
            </w:pPr>
            <w:r>
              <w:rPr>
                <w:rFonts w:cs="宋体" w:hint="eastAsia"/>
                <w:bCs/>
                <w:kern w:val="0"/>
              </w:rPr>
              <w:t>数值</w:t>
            </w:r>
          </w:p>
        </w:tc>
        <w:tc>
          <w:tcPr>
            <w:tcW w:w="680" w:type="dxa"/>
            <w:vAlign w:val="center"/>
          </w:tcPr>
          <w:p w:rsidR="00E2545B" w:rsidRDefault="00E2545B" w:rsidP="00B77EE2">
            <w:pPr>
              <w:widowControl/>
              <w:jc w:val="center"/>
              <w:rPr>
                <w:rFonts w:ascii="宋体" w:hAnsi="宋体" w:cs="宋体"/>
                <w:color w:val="000000"/>
                <w:kern w:val="0"/>
                <w:szCs w:val="21"/>
              </w:rPr>
            </w:pPr>
            <w:r>
              <w:rPr>
                <w:rFonts w:ascii="宋体" w:hAnsi="宋体" w:cs="宋体" w:hint="eastAsia"/>
                <w:color w:val="000000"/>
                <w:kern w:val="0"/>
                <w:szCs w:val="21"/>
              </w:rPr>
              <w:t>2</w:t>
            </w:r>
          </w:p>
        </w:tc>
        <w:tc>
          <w:tcPr>
            <w:tcW w:w="850" w:type="dxa"/>
            <w:vAlign w:val="center"/>
          </w:tcPr>
          <w:p w:rsidR="00E2545B" w:rsidRPr="002453DF" w:rsidRDefault="00E2545B" w:rsidP="00B77EE2">
            <w:pPr>
              <w:jc w:val="center"/>
              <w:rPr>
                <w:bCs/>
              </w:rPr>
            </w:pPr>
            <w:r>
              <w:rPr>
                <w:rFonts w:hint="eastAsia"/>
                <w:bCs/>
              </w:rPr>
              <w:t>必填</w:t>
            </w:r>
          </w:p>
        </w:tc>
        <w:tc>
          <w:tcPr>
            <w:tcW w:w="3150" w:type="dxa"/>
            <w:vAlign w:val="center"/>
          </w:tcPr>
          <w:p w:rsidR="00E2545B" w:rsidRDefault="00E2545B" w:rsidP="00B77EE2">
            <w:pPr>
              <w:pStyle w:val="13"/>
              <w:shd w:val="clear" w:color="auto" w:fill="auto"/>
              <w:spacing w:line="276" w:lineRule="auto"/>
              <w:rPr>
                <w:rStyle w:val="MingLiU"/>
                <w:rFonts w:ascii="宋体" w:eastAsia="宋体" w:hAnsi="宋体"/>
                <w:sz w:val="21"/>
                <w:szCs w:val="21"/>
                <w:shd w:val="clear" w:color="auto" w:fill="auto"/>
              </w:rPr>
            </w:pP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住院病历主表说明：</w:t>
      </w:r>
    </w:p>
    <w:p w:rsidR="00C576A4" w:rsidRPr="00573934" w:rsidRDefault="00C576A4" w:rsidP="00631648">
      <w:pPr>
        <w:numPr>
          <w:ilvl w:val="0"/>
          <w:numId w:val="35"/>
        </w:numPr>
        <w:spacing w:line="360" w:lineRule="auto"/>
        <w:rPr>
          <w:rFonts w:ascii="宋体" w:hAnsi="宋体"/>
          <w:sz w:val="24"/>
          <w:szCs w:val="24"/>
        </w:rPr>
      </w:pPr>
      <w:r w:rsidRPr="00573934">
        <w:rPr>
          <w:rFonts w:ascii="宋体" w:hAnsi="宋体" w:hint="eastAsia"/>
          <w:sz w:val="24"/>
          <w:szCs w:val="24"/>
        </w:rPr>
        <w:lastRenderedPageBreak/>
        <w:t>住院是否出现危重、急症、疑难为3位字符编码。</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第1位，0：非危重、1：危重</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第2位，0：非急症、1：急症</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第3位，0：非疑难、1：疑难</w:t>
      </w:r>
    </w:p>
    <w:p w:rsidR="00C576A4" w:rsidRPr="00573934" w:rsidRDefault="00C576A4" w:rsidP="00631648">
      <w:pPr>
        <w:numPr>
          <w:ilvl w:val="0"/>
          <w:numId w:val="35"/>
        </w:numPr>
        <w:spacing w:line="360" w:lineRule="auto"/>
        <w:rPr>
          <w:rFonts w:ascii="宋体" w:hAnsi="宋体"/>
          <w:sz w:val="24"/>
          <w:szCs w:val="24"/>
        </w:rPr>
      </w:pPr>
      <w:r w:rsidRPr="00573934">
        <w:rPr>
          <w:rFonts w:ascii="宋体" w:hAnsi="宋体" w:hint="eastAsia"/>
          <w:sz w:val="24"/>
          <w:szCs w:val="24"/>
        </w:rPr>
        <w:t>血型为2位字符编码：</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第1位，1：O型、2：</w:t>
      </w:r>
      <w:r w:rsidRPr="00573934">
        <w:rPr>
          <w:rFonts w:ascii="宋体" w:hAnsi="宋体"/>
          <w:kern w:val="0"/>
          <w:sz w:val="24"/>
          <w:szCs w:val="24"/>
        </w:rPr>
        <w:t>A</w:t>
      </w:r>
      <w:r w:rsidRPr="00573934">
        <w:rPr>
          <w:rFonts w:ascii="宋体" w:hAnsi="宋体" w:hint="eastAsia"/>
          <w:kern w:val="0"/>
          <w:sz w:val="24"/>
          <w:szCs w:val="24"/>
        </w:rPr>
        <w:t>型、3：</w:t>
      </w:r>
      <w:r w:rsidRPr="00573934">
        <w:rPr>
          <w:rFonts w:ascii="宋体" w:hAnsi="宋体"/>
          <w:kern w:val="0"/>
          <w:sz w:val="24"/>
          <w:szCs w:val="24"/>
        </w:rPr>
        <w:t>B</w:t>
      </w:r>
      <w:r w:rsidRPr="00573934">
        <w:rPr>
          <w:rFonts w:ascii="宋体" w:hAnsi="宋体" w:hint="eastAsia"/>
          <w:kern w:val="0"/>
          <w:sz w:val="24"/>
          <w:szCs w:val="24"/>
        </w:rPr>
        <w:t>型、4：</w:t>
      </w:r>
      <w:r w:rsidRPr="00573934">
        <w:rPr>
          <w:rFonts w:ascii="宋体" w:hAnsi="宋体"/>
          <w:kern w:val="0"/>
          <w:sz w:val="24"/>
          <w:szCs w:val="24"/>
        </w:rPr>
        <w:t>AB</w:t>
      </w:r>
      <w:r w:rsidRPr="00573934">
        <w:rPr>
          <w:rFonts w:ascii="宋体" w:hAnsi="宋体" w:hint="eastAsia"/>
          <w:kern w:val="0"/>
          <w:sz w:val="24"/>
          <w:szCs w:val="24"/>
        </w:rPr>
        <w:t>型、5：不详；</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第2位，0：未做；1：</w:t>
      </w:r>
      <w:r w:rsidRPr="00573934">
        <w:rPr>
          <w:rFonts w:ascii="宋体" w:hAnsi="宋体"/>
          <w:kern w:val="0"/>
          <w:sz w:val="24"/>
          <w:szCs w:val="24"/>
        </w:rPr>
        <w:t>Rh</w:t>
      </w:r>
      <w:r w:rsidRPr="00573934">
        <w:rPr>
          <w:rFonts w:ascii="宋体" w:hAnsi="宋体" w:hint="eastAsia"/>
          <w:kern w:val="0"/>
          <w:sz w:val="24"/>
          <w:szCs w:val="24"/>
        </w:rPr>
        <w:t>阴；2：</w:t>
      </w:r>
      <w:r w:rsidRPr="00573934">
        <w:rPr>
          <w:rFonts w:ascii="宋体" w:hAnsi="宋体"/>
          <w:kern w:val="0"/>
          <w:sz w:val="24"/>
          <w:szCs w:val="24"/>
        </w:rPr>
        <w:t>Rh</w:t>
      </w:r>
      <w:r w:rsidRPr="00573934">
        <w:rPr>
          <w:rFonts w:ascii="宋体" w:hAnsi="宋体" w:hint="eastAsia"/>
          <w:kern w:val="0"/>
          <w:sz w:val="24"/>
          <w:szCs w:val="24"/>
        </w:rPr>
        <w:t>阳；3：不详</w:t>
      </w:r>
    </w:p>
    <w:p w:rsidR="00C576A4" w:rsidRPr="00573934" w:rsidRDefault="00C576A4" w:rsidP="00631648">
      <w:pPr>
        <w:numPr>
          <w:ilvl w:val="0"/>
          <w:numId w:val="35"/>
        </w:numPr>
        <w:spacing w:line="360" w:lineRule="auto"/>
        <w:rPr>
          <w:rFonts w:ascii="宋体" w:hAnsi="宋体"/>
          <w:kern w:val="0"/>
          <w:sz w:val="24"/>
          <w:szCs w:val="24"/>
        </w:rPr>
      </w:pPr>
      <w:r w:rsidRPr="00573934">
        <w:rPr>
          <w:rFonts w:ascii="宋体" w:hAnsi="宋体" w:hint="eastAsia"/>
          <w:sz w:val="24"/>
          <w:szCs w:val="24"/>
        </w:rPr>
        <w:t>新生儿疾病筛查为</w:t>
      </w:r>
      <w:r w:rsidRPr="00573934">
        <w:rPr>
          <w:rFonts w:ascii="宋体" w:hAnsi="宋体" w:hint="eastAsia"/>
          <w:kern w:val="0"/>
          <w:sz w:val="24"/>
          <w:szCs w:val="24"/>
        </w:rPr>
        <w:t>3位字符编码。</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第1位，0：无甲低（</w:t>
      </w:r>
      <w:r w:rsidRPr="00573934">
        <w:rPr>
          <w:rFonts w:ascii="宋体" w:hAnsi="宋体"/>
          <w:sz w:val="24"/>
          <w:szCs w:val="24"/>
        </w:rPr>
        <w:t>先天性甲状腺功能低下症</w:t>
      </w:r>
      <w:r w:rsidRPr="00573934">
        <w:rPr>
          <w:rFonts w:ascii="宋体" w:hAnsi="宋体" w:hint="eastAsia"/>
          <w:sz w:val="24"/>
          <w:szCs w:val="24"/>
        </w:rPr>
        <w:t>）、1：有甲低；</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第2位，0：无PKU（</w:t>
      </w:r>
      <w:r w:rsidRPr="00573934">
        <w:rPr>
          <w:rFonts w:ascii="宋体" w:hAnsi="宋体"/>
          <w:sz w:val="24"/>
          <w:szCs w:val="24"/>
        </w:rPr>
        <w:t>苯丙酮尿症</w:t>
      </w:r>
      <w:r w:rsidRPr="00573934">
        <w:rPr>
          <w:rFonts w:ascii="宋体" w:hAnsi="宋体" w:hint="eastAsia"/>
          <w:sz w:val="24"/>
          <w:szCs w:val="24"/>
        </w:rPr>
        <w:t>）、1：有PKU；</w:t>
      </w:r>
    </w:p>
    <w:p w:rsidR="00C576A4" w:rsidRPr="00573934" w:rsidRDefault="00C576A4" w:rsidP="00C576A4">
      <w:pPr>
        <w:spacing w:line="360" w:lineRule="auto"/>
        <w:ind w:leftChars="300" w:left="630"/>
        <w:rPr>
          <w:rFonts w:ascii="宋体" w:hAnsi="宋体"/>
          <w:sz w:val="24"/>
          <w:szCs w:val="24"/>
        </w:rPr>
      </w:pPr>
      <w:r w:rsidRPr="00573934">
        <w:rPr>
          <w:rFonts w:ascii="宋体" w:hAnsi="宋体" w:hint="eastAsia"/>
          <w:sz w:val="24"/>
          <w:szCs w:val="24"/>
        </w:rPr>
        <w:t>第3位，0：无听力障碍、1：有听力障碍。</w:t>
      </w:r>
    </w:p>
    <w:p w:rsidR="00C576A4" w:rsidRPr="00573934" w:rsidRDefault="00C576A4" w:rsidP="00631648">
      <w:pPr>
        <w:numPr>
          <w:ilvl w:val="0"/>
          <w:numId w:val="35"/>
        </w:numPr>
        <w:spacing w:line="360" w:lineRule="auto"/>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“0”：通常情况下的填报。若中心存在具有相同“住院就诊流水号”的记录，则认为要求对已填报数据进行技术上的覆盖处理，中心将对原先已经重复的记录予以覆盖；</w:t>
      </w:r>
    </w:p>
    <w:p w:rsidR="00C576A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“1”：对已填报的某一条具有相同“住院就诊流水号”的记录予以撤销，使其失效。若中心发现并不存在原记录，则本条记录不被处理（废弃）。</w:t>
      </w:r>
    </w:p>
    <w:p w:rsidR="00B200D8" w:rsidRDefault="00B200D8" w:rsidP="00631648">
      <w:pPr>
        <w:numPr>
          <w:ilvl w:val="0"/>
          <w:numId w:val="35"/>
        </w:numPr>
        <w:spacing w:line="360" w:lineRule="auto"/>
        <w:rPr>
          <w:rFonts w:ascii="宋体" w:hAnsi="宋体"/>
          <w:sz w:val="24"/>
          <w:szCs w:val="24"/>
        </w:rPr>
      </w:pPr>
      <w:r>
        <w:rPr>
          <w:rFonts w:ascii="宋体" w:hAnsi="宋体" w:hint="eastAsia"/>
          <w:sz w:val="24"/>
          <w:szCs w:val="24"/>
        </w:rPr>
        <w:t>治疗类别</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B200D8" w:rsidRPr="00F73973" w:rsidTr="00123348">
        <w:tc>
          <w:tcPr>
            <w:tcW w:w="1130" w:type="dxa"/>
            <w:tcBorders>
              <w:top w:val="single" w:sz="12" w:space="0" w:color="auto"/>
              <w:bottom w:val="single" w:sz="12" w:space="0" w:color="auto"/>
            </w:tcBorders>
          </w:tcPr>
          <w:p w:rsidR="00B200D8" w:rsidRPr="00F73973" w:rsidRDefault="00B200D8" w:rsidP="00123348">
            <w:pPr>
              <w:jc w:val="center"/>
              <w:rPr>
                <w:b/>
                <w:szCs w:val="21"/>
              </w:rPr>
            </w:pPr>
            <w:r w:rsidRPr="00F73973">
              <w:rPr>
                <w:b/>
                <w:szCs w:val="21"/>
              </w:rPr>
              <w:t>值</w:t>
            </w:r>
          </w:p>
        </w:tc>
        <w:tc>
          <w:tcPr>
            <w:tcW w:w="2934" w:type="dxa"/>
            <w:tcBorders>
              <w:top w:val="single" w:sz="12" w:space="0" w:color="auto"/>
              <w:bottom w:val="single" w:sz="12" w:space="0" w:color="auto"/>
            </w:tcBorders>
          </w:tcPr>
          <w:p w:rsidR="00B200D8" w:rsidRPr="00F73973" w:rsidRDefault="00B200D8" w:rsidP="00123348">
            <w:pPr>
              <w:jc w:val="center"/>
              <w:rPr>
                <w:b/>
                <w:szCs w:val="21"/>
              </w:rPr>
            </w:pPr>
            <w:r w:rsidRPr="00F73973">
              <w:rPr>
                <w:b/>
                <w:szCs w:val="21"/>
              </w:rPr>
              <w:t>值含义</w:t>
            </w:r>
          </w:p>
        </w:tc>
        <w:tc>
          <w:tcPr>
            <w:tcW w:w="4350" w:type="dxa"/>
            <w:tcBorders>
              <w:top w:val="single" w:sz="12" w:space="0" w:color="auto"/>
              <w:bottom w:val="single" w:sz="12" w:space="0" w:color="auto"/>
            </w:tcBorders>
          </w:tcPr>
          <w:p w:rsidR="00B200D8" w:rsidRPr="00F73973" w:rsidRDefault="00B200D8" w:rsidP="00123348">
            <w:pPr>
              <w:jc w:val="center"/>
              <w:rPr>
                <w:b/>
                <w:szCs w:val="21"/>
              </w:rPr>
            </w:pPr>
            <w:r w:rsidRPr="00F73973">
              <w:rPr>
                <w:b/>
                <w:szCs w:val="21"/>
              </w:rPr>
              <w:t>说明</w:t>
            </w:r>
          </w:p>
        </w:tc>
      </w:tr>
      <w:tr w:rsidR="00B200D8" w:rsidRPr="00F73973" w:rsidTr="00123348">
        <w:tc>
          <w:tcPr>
            <w:tcW w:w="1130" w:type="dxa"/>
            <w:tcBorders>
              <w:top w:val="single" w:sz="12" w:space="0" w:color="auto"/>
            </w:tcBorders>
            <w:vAlign w:val="bottom"/>
          </w:tcPr>
          <w:p w:rsidR="00B200D8" w:rsidRPr="00F73973" w:rsidRDefault="00B200D8" w:rsidP="00123348">
            <w:pPr>
              <w:jc w:val="center"/>
              <w:rPr>
                <w:rFonts w:ascii="宋体" w:hAnsi="宋体" w:cs="宋体"/>
                <w:sz w:val="22"/>
              </w:rPr>
            </w:pPr>
            <w:r>
              <w:rPr>
                <w:rFonts w:hint="eastAsia"/>
                <w:sz w:val="22"/>
              </w:rPr>
              <w:t>1</w:t>
            </w:r>
          </w:p>
        </w:tc>
        <w:tc>
          <w:tcPr>
            <w:tcW w:w="2934" w:type="dxa"/>
            <w:tcBorders>
              <w:top w:val="single" w:sz="12" w:space="0" w:color="auto"/>
            </w:tcBorders>
            <w:vAlign w:val="bottom"/>
          </w:tcPr>
          <w:p w:rsidR="00B200D8" w:rsidRPr="00F73973" w:rsidRDefault="00B200D8" w:rsidP="00123348">
            <w:pPr>
              <w:rPr>
                <w:rFonts w:ascii="宋体" w:hAnsi="宋体" w:cs="宋体"/>
                <w:sz w:val="22"/>
              </w:rPr>
            </w:pPr>
            <w:r>
              <w:rPr>
                <w:rFonts w:hint="eastAsia"/>
                <w:sz w:val="22"/>
              </w:rPr>
              <w:t>中医</w:t>
            </w:r>
          </w:p>
        </w:tc>
        <w:tc>
          <w:tcPr>
            <w:tcW w:w="4350" w:type="dxa"/>
            <w:tcBorders>
              <w:top w:val="single" w:sz="12" w:space="0" w:color="auto"/>
            </w:tcBorders>
            <w:vAlign w:val="bottom"/>
          </w:tcPr>
          <w:p w:rsidR="00B200D8" w:rsidRPr="00F73973" w:rsidRDefault="00B200D8" w:rsidP="00123348">
            <w:pPr>
              <w:rPr>
                <w:rFonts w:ascii="宋体" w:hAnsi="宋体" w:cs="宋体"/>
                <w:sz w:val="22"/>
              </w:rPr>
            </w:pPr>
          </w:p>
        </w:tc>
      </w:tr>
      <w:tr w:rsidR="00B200D8" w:rsidRPr="00F73973" w:rsidTr="00123348">
        <w:tc>
          <w:tcPr>
            <w:tcW w:w="1130" w:type="dxa"/>
            <w:vAlign w:val="bottom"/>
          </w:tcPr>
          <w:p w:rsidR="00B200D8" w:rsidRPr="00F73973" w:rsidRDefault="00B200D8" w:rsidP="00123348">
            <w:pPr>
              <w:jc w:val="center"/>
              <w:rPr>
                <w:rFonts w:ascii="宋体" w:hAnsi="宋体" w:cs="宋体"/>
                <w:sz w:val="22"/>
              </w:rPr>
            </w:pPr>
            <w:r>
              <w:rPr>
                <w:rFonts w:hint="eastAsia"/>
                <w:sz w:val="22"/>
              </w:rPr>
              <w:t>11</w:t>
            </w:r>
          </w:p>
        </w:tc>
        <w:tc>
          <w:tcPr>
            <w:tcW w:w="2934" w:type="dxa"/>
            <w:vAlign w:val="bottom"/>
          </w:tcPr>
          <w:p w:rsidR="00B200D8" w:rsidRPr="00F73973" w:rsidRDefault="00B200D8" w:rsidP="00123348">
            <w:pPr>
              <w:rPr>
                <w:rFonts w:ascii="宋体" w:hAnsi="宋体" w:cs="宋体"/>
                <w:sz w:val="22"/>
              </w:rPr>
            </w:pPr>
            <w:r>
              <w:rPr>
                <w:rFonts w:hint="eastAsia"/>
                <w:sz w:val="22"/>
              </w:rPr>
              <w:t>中医</w:t>
            </w:r>
          </w:p>
        </w:tc>
        <w:tc>
          <w:tcPr>
            <w:tcW w:w="4350" w:type="dxa"/>
            <w:vAlign w:val="bottom"/>
          </w:tcPr>
          <w:p w:rsidR="00B200D8" w:rsidRPr="00F73973" w:rsidRDefault="00B200D8" w:rsidP="00123348">
            <w:pPr>
              <w:rPr>
                <w:rFonts w:ascii="宋体" w:hAnsi="宋体" w:cs="宋体"/>
                <w:sz w:val="22"/>
              </w:rPr>
            </w:pPr>
          </w:p>
        </w:tc>
      </w:tr>
      <w:tr w:rsidR="00B200D8" w:rsidRPr="00F73973" w:rsidTr="00123348">
        <w:tc>
          <w:tcPr>
            <w:tcW w:w="1130" w:type="dxa"/>
            <w:vAlign w:val="bottom"/>
          </w:tcPr>
          <w:p w:rsidR="00B200D8" w:rsidRPr="00F73973" w:rsidRDefault="00B200D8" w:rsidP="00123348">
            <w:pPr>
              <w:jc w:val="center"/>
              <w:rPr>
                <w:rFonts w:ascii="宋体" w:hAnsi="宋体" w:cs="宋体"/>
                <w:sz w:val="22"/>
              </w:rPr>
            </w:pPr>
            <w:r>
              <w:rPr>
                <w:rFonts w:hint="eastAsia"/>
                <w:sz w:val="22"/>
              </w:rPr>
              <w:t>12</w:t>
            </w:r>
          </w:p>
        </w:tc>
        <w:tc>
          <w:tcPr>
            <w:tcW w:w="2934" w:type="dxa"/>
            <w:vAlign w:val="bottom"/>
          </w:tcPr>
          <w:p w:rsidR="00B200D8" w:rsidRPr="00F73973" w:rsidRDefault="00B200D8" w:rsidP="00123348">
            <w:pPr>
              <w:rPr>
                <w:rFonts w:ascii="宋体" w:hAnsi="宋体" w:cs="宋体"/>
                <w:sz w:val="22"/>
              </w:rPr>
            </w:pPr>
            <w:r>
              <w:rPr>
                <w:rFonts w:hint="eastAsia"/>
                <w:sz w:val="22"/>
              </w:rPr>
              <w:t>民族医</w:t>
            </w:r>
          </w:p>
        </w:tc>
        <w:tc>
          <w:tcPr>
            <w:tcW w:w="4350" w:type="dxa"/>
            <w:vAlign w:val="bottom"/>
          </w:tcPr>
          <w:p w:rsidR="00B200D8" w:rsidRPr="00F73973" w:rsidRDefault="00B200D8" w:rsidP="00123348">
            <w:pPr>
              <w:rPr>
                <w:rFonts w:ascii="宋体" w:hAnsi="宋体" w:cs="宋体"/>
                <w:sz w:val="22"/>
              </w:rPr>
            </w:pPr>
          </w:p>
        </w:tc>
      </w:tr>
      <w:tr w:rsidR="00B200D8" w:rsidRPr="00F73973" w:rsidTr="00123348">
        <w:tc>
          <w:tcPr>
            <w:tcW w:w="1130" w:type="dxa"/>
            <w:vAlign w:val="bottom"/>
          </w:tcPr>
          <w:p w:rsidR="00B200D8" w:rsidRPr="00F73973" w:rsidRDefault="00B200D8" w:rsidP="00123348">
            <w:pPr>
              <w:jc w:val="center"/>
              <w:rPr>
                <w:rFonts w:ascii="宋体" w:hAnsi="宋体" w:cs="宋体"/>
                <w:sz w:val="22"/>
              </w:rPr>
            </w:pPr>
            <w:r>
              <w:rPr>
                <w:rFonts w:hint="eastAsia"/>
                <w:sz w:val="22"/>
              </w:rPr>
              <w:t>2</w:t>
            </w:r>
          </w:p>
        </w:tc>
        <w:tc>
          <w:tcPr>
            <w:tcW w:w="2934" w:type="dxa"/>
            <w:vAlign w:val="bottom"/>
          </w:tcPr>
          <w:p w:rsidR="00B200D8" w:rsidRPr="00F73973" w:rsidRDefault="00B200D8" w:rsidP="00123348">
            <w:pPr>
              <w:rPr>
                <w:rFonts w:ascii="宋体" w:hAnsi="宋体" w:cs="宋体"/>
                <w:sz w:val="22"/>
              </w:rPr>
            </w:pPr>
            <w:r>
              <w:rPr>
                <w:rFonts w:hint="eastAsia"/>
                <w:sz w:val="22"/>
              </w:rPr>
              <w:t>中西医</w:t>
            </w:r>
          </w:p>
        </w:tc>
        <w:tc>
          <w:tcPr>
            <w:tcW w:w="4350" w:type="dxa"/>
            <w:vAlign w:val="bottom"/>
          </w:tcPr>
          <w:p w:rsidR="00B200D8" w:rsidRPr="00F73973" w:rsidRDefault="00B200D8" w:rsidP="00123348">
            <w:pPr>
              <w:rPr>
                <w:rFonts w:ascii="宋体" w:hAnsi="宋体" w:cs="宋体"/>
                <w:sz w:val="22"/>
              </w:rPr>
            </w:pPr>
          </w:p>
        </w:tc>
      </w:tr>
      <w:tr w:rsidR="00B200D8" w:rsidRPr="00F73973" w:rsidTr="00123348">
        <w:tc>
          <w:tcPr>
            <w:tcW w:w="1130" w:type="dxa"/>
            <w:vAlign w:val="bottom"/>
          </w:tcPr>
          <w:p w:rsidR="00B200D8" w:rsidRPr="00F73973" w:rsidRDefault="00B200D8" w:rsidP="00123348">
            <w:pPr>
              <w:jc w:val="center"/>
              <w:rPr>
                <w:rFonts w:ascii="宋体" w:hAnsi="宋体" w:cs="宋体"/>
                <w:sz w:val="22"/>
              </w:rPr>
            </w:pPr>
            <w:r>
              <w:rPr>
                <w:rFonts w:hint="eastAsia"/>
                <w:sz w:val="22"/>
              </w:rPr>
              <w:t>3</w:t>
            </w:r>
          </w:p>
        </w:tc>
        <w:tc>
          <w:tcPr>
            <w:tcW w:w="2934" w:type="dxa"/>
            <w:vAlign w:val="bottom"/>
          </w:tcPr>
          <w:p w:rsidR="00B200D8" w:rsidRPr="00F73973" w:rsidRDefault="00B200D8" w:rsidP="00123348">
            <w:pPr>
              <w:rPr>
                <w:rFonts w:ascii="宋体" w:hAnsi="宋体" w:cs="宋体"/>
                <w:sz w:val="22"/>
              </w:rPr>
            </w:pPr>
            <w:r>
              <w:rPr>
                <w:rFonts w:hint="eastAsia"/>
                <w:sz w:val="22"/>
              </w:rPr>
              <w:t>西医</w:t>
            </w:r>
          </w:p>
        </w:tc>
        <w:tc>
          <w:tcPr>
            <w:tcW w:w="4350" w:type="dxa"/>
            <w:vAlign w:val="bottom"/>
          </w:tcPr>
          <w:p w:rsidR="00B200D8" w:rsidRPr="00F73973" w:rsidRDefault="00B200D8" w:rsidP="00123348">
            <w:pPr>
              <w:rPr>
                <w:rFonts w:ascii="宋体" w:hAnsi="宋体" w:cs="宋体"/>
                <w:sz w:val="22"/>
              </w:rPr>
            </w:pPr>
          </w:p>
        </w:tc>
      </w:tr>
    </w:tbl>
    <w:p w:rsidR="00B200D8" w:rsidRPr="00573934" w:rsidRDefault="00B200D8" w:rsidP="00B200D8">
      <w:pPr>
        <w:spacing w:line="360" w:lineRule="auto"/>
        <w:ind w:left="840"/>
        <w:rPr>
          <w:rFonts w:ascii="宋体" w:hAnsi="宋体"/>
          <w:sz w:val="24"/>
          <w:szCs w:val="24"/>
        </w:rPr>
      </w:pPr>
    </w:p>
    <w:p w:rsidR="00C576A4" w:rsidRPr="00573934" w:rsidRDefault="00C576A4" w:rsidP="00C576A4">
      <w:pPr>
        <w:pStyle w:val="2"/>
        <w:rPr>
          <w:rFonts w:ascii="宋体" w:hAnsi="宋体"/>
          <w:sz w:val="30"/>
          <w:szCs w:val="30"/>
        </w:rPr>
      </w:pPr>
      <w:bookmarkStart w:id="137" w:name="_Toc271208376"/>
      <w:bookmarkStart w:id="138" w:name="_Toc271701252"/>
      <w:bookmarkStart w:id="139" w:name="_Toc284232743"/>
      <w:bookmarkStart w:id="140" w:name="_Toc342661567"/>
      <w:bookmarkStart w:id="141" w:name="_Toc429573867"/>
      <w:bookmarkStart w:id="142" w:name="_Toc271208374"/>
      <w:bookmarkStart w:id="143" w:name="_Toc271701250"/>
      <w:bookmarkStart w:id="144" w:name="_Toc284232741"/>
      <w:r w:rsidRPr="00573934">
        <w:rPr>
          <w:rFonts w:ascii="宋体" w:hAnsi="宋体" w:hint="eastAsia"/>
          <w:sz w:val="30"/>
          <w:szCs w:val="30"/>
        </w:rPr>
        <w:t>出院小结报告</w:t>
      </w:r>
      <w:bookmarkEnd w:id="137"/>
      <w:bookmarkEnd w:id="138"/>
      <w:bookmarkEnd w:id="139"/>
      <w:bookmarkEnd w:id="140"/>
      <w:bookmarkEnd w:id="141"/>
    </w:p>
    <w:p w:rsidR="00C576A4" w:rsidRPr="00573934" w:rsidRDefault="00C576A4" w:rsidP="00C576A4">
      <w:pPr>
        <w:pStyle w:val="3"/>
        <w:ind w:left="0"/>
        <w:rPr>
          <w:rFonts w:ascii="宋体" w:hAnsi="宋体"/>
          <w:sz w:val="28"/>
          <w:szCs w:val="28"/>
        </w:rPr>
      </w:pPr>
      <w:bookmarkStart w:id="145" w:name="_Toc287782056"/>
      <w:bookmarkStart w:id="146" w:name="_Toc290900507"/>
      <w:bookmarkStart w:id="147" w:name="_Toc291057293"/>
      <w:bookmarkStart w:id="148" w:name="_Toc342661568"/>
      <w:bookmarkStart w:id="149" w:name="_Toc429573868"/>
      <w:r w:rsidRPr="00573934">
        <w:rPr>
          <w:rFonts w:ascii="宋体" w:hAnsi="宋体" w:hint="eastAsia"/>
          <w:sz w:val="28"/>
          <w:szCs w:val="28"/>
        </w:rPr>
        <w:t>数据表内容定义</w:t>
      </w:r>
      <w:bookmarkEnd w:id="145"/>
      <w:bookmarkEnd w:id="146"/>
      <w:bookmarkEnd w:id="147"/>
      <w:bookmarkEnd w:id="148"/>
      <w:bookmarkEnd w:id="149"/>
    </w:p>
    <w:p w:rsidR="00C576A4" w:rsidRPr="00573934" w:rsidRDefault="00C576A4" w:rsidP="00C576A4">
      <w:pPr>
        <w:spacing w:line="480" w:lineRule="auto"/>
        <w:outlineLvl w:val="4"/>
        <w:rPr>
          <w:rFonts w:ascii="宋体" w:hAnsi="宋体"/>
          <w:b/>
          <w:sz w:val="24"/>
          <w:szCs w:val="24"/>
        </w:rPr>
      </w:pPr>
      <w:r w:rsidRPr="00573934">
        <w:rPr>
          <w:rFonts w:ascii="宋体" w:hAnsi="宋体" w:hint="eastAsia"/>
          <w:b/>
          <w:sz w:val="24"/>
          <w:szCs w:val="24"/>
        </w:rPr>
        <w:t>（十七）出院小结表(TB_CIS_LH_S</w:t>
      </w:r>
      <w:r w:rsidRPr="00573934">
        <w:rPr>
          <w:rFonts w:ascii="宋体" w:hAnsi="宋体"/>
          <w:b/>
          <w:sz w:val="24"/>
          <w:szCs w:val="24"/>
        </w:rPr>
        <w:t>ummary</w:t>
      </w:r>
      <w:r w:rsidRPr="00573934">
        <w:rPr>
          <w:rFonts w:ascii="宋体" w:hAnsi="宋体" w:hint="eastAsia"/>
          <w:b/>
          <w:sz w:val="24"/>
          <w:szCs w:val="24"/>
        </w:rPr>
        <w:t>)</w:t>
      </w:r>
    </w:p>
    <w:tbl>
      <w:tblPr>
        <w:tblW w:w="10980" w:type="dxa"/>
        <w:tblInd w:w="-72" w:type="dxa"/>
        <w:tblLayout w:type="fixed"/>
        <w:tblLook w:val="0000"/>
      </w:tblPr>
      <w:tblGrid>
        <w:gridCol w:w="1980"/>
        <w:gridCol w:w="1980"/>
        <w:gridCol w:w="1080"/>
        <w:gridCol w:w="900"/>
        <w:gridCol w:w="720"/>
        <w:gridCol w:w="720"/>
        <w:gridCol w:w="3600"/>
      </w:tblGrid>
      <w:tr w:rsidR="00C576A4" w:rsidRPr="00464D48" w:rsidTr="0094182C">
        <w:trPr>
          <w:trHeight w:val="300"/>
        </w:trPr>
        <w:tc>
          <w:tcPr>
            <w:tcW w:w="1980" w:type="dxa"/>
            <w:tcBorders>
              <w:top w:val="single" w:sz="8" w:space="0" w:color="auto"/>
              <w:left w:val="single" w:sz="8" w:space="0" w:color="auto"/>
              <w:bottom w:val="single" w:sz="8" w:space="0" w:color="auto"/>
              <w:right w:val="single" w:sz="8" w:space="0" w:color="auto"/>
            </w:tcBorders>
            <w:shd w:val="clear" w:color="auto" w:fill="D9D9D9"/>
          </w:tcPr>
          <w:p w:rsidR="00C576A4" w:rsidRPr="00464D48" w:rsidRDefault="00C576A4" w:rsidP="0094182C">
            <w:pPr>
              <w:widowControl/>
              <w:jc w:val="center"/>
              <w:rPr>
                <w:rFonts w:ascii="宋体" w:hAnsi="宋体"/>
                <w:b/>
                <w:kern w:val="0"/>
                <w:szCs w:val="21"/>
              </w:rPr>
            </w:pPr>
            <w:r>
              <w:rPr>
                <w:rFonts w:ascii="宋体" w:hAnsi="宋体" w:hint="eastAsia"/>
                <w:b/>
                <w:kern w:val="0"/>
                <w:szCs w:val="21"/>
              </w:rPr>
              <w:lastRenderedPageBreak/>
              <w:t>标准</w:t>
            </w:r>
          </w:p>
        </w:tc>
        <w:tc>
          <w:tcPr>
            <w:tcW w:w="1980" w:type="dxa"/>
            <w:tcBorders>
              <w:top w:val="single" w:sz="8" w:space="0" w:color="auto"/>
              <w:left w:val="single" w:sz="8" w:space="0" w:color="auto"/>
              <w:bottom w:val="single" w:sz="8" w:space="0" w:color="auto"/>
              <w:right w:val="single" w:sz="8" w:space="0" w:color="auto"/>
            </w:tcBorders>
            <w:shd w:val="clear" w:color="auto" w:fill="D9D9D9"/>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数据项</w:t>
            </w:r>
          </w:p>
        </w:tc>
        <w:tc>
          <w:tcPr>
            <w:tcW w:w="1080" w:type="dxa"/>
            <w:tcBorders>
              <w:top w:val="single" w:sz="8" w:space="0" w:color="auto"/>
              <w:left w:val="nil"/>
              <w:bottom w:val="single" w:sz="8" w:space="0" w:color="auto"/>
              <w:right w:val="single" w:sz="8" w:space="0" w:color="auto"/>
            </w:tcBorders>
            <w:shd w:val="clear" w:color="auto" w:fill="D9D9D9"/>
            <w:vAlign w:val="center"/>
          </w:tcPr>
          <w:p w:rsidR="00C576A4" w:rsidRPr="00464D48" w:rsidRDefault="00C576A4" w:rsidP="0094182C">
            <w:pPr>
              <w:widowControl/>
              <w:ind w:leftChars="-30" w:left="-63" w:rightChars="-30" w:right="-63"/>
              <w:jc w:val="center"/>
              <w:rPr>
                <w:rFonts w:ascii="宋体" w:hAnsi="宋体"/>
                <w:b/>
                <w:kern w:val="0"/>
                <w:szCs w:val="21"/>
              </w:rPr>
            </w:pPr>
            <w:r w:rsidRPr="00464D48">
              <w:rPr>
                <w:rFonts w:ascii="宋体" w:hAnsi="宋体" w:hint="eastAsia"/>
                <w:b/>
                <w:kern w:val="0"/>
                <w:szCs w:val="21"/>
              </w:rPr>
              <w:t>字段名</w:t>
            </w:r>
          </w:p>
        </w:tc>
        <w:tc>
          <w:tcPr>
            <w:tcW w:w="900" w:type="dxa"/>
            <w:tcBorders>
              <w:top w:val="single" w:sz="8" w:space="0" w:color="auto"/>
              <w:left w:val="nil"/>
              <w:bottom w:val="single" w:sz="8" w:space="0" w:color="auto"/>
              <w:right w:val="single" w:sz="8" w:space="0" w:color="auto"/>
            </w:tcBorders>
            <w:shd w:val="clear" w:color="auto" w:fill="D9D9D9"/>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数据类型</w:t>
            </w:r>
          </w:p>
        </w:tc>
        <w:tc>
          <w:tcPr>
            <w:tcW w:w="720" w:type="dxa"/>
            <w:tcBorders>
              <w:top w:val="single" w:sz="8" w:space="0" w:color="auto"/>
              <w:left w:val="nil"/>
              <w:bottom w:val="single" w:sz="8" w:space="0" w:color="auto"/>
              <w:right w:val="single" w:sz="8" w:space="0" w:color="auto"/>
            </w:tcBorders>
            <w:shd w:val="clear" w:color="auto" w:fill="D9D9D9"/>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长度</w:t>
            </w:r>
          </w:p>
        </w:tc>
        <w:tc>
          <w:tcPr>
            <w:tcW w:w="720" w:type="dxa"/>
            <w:tcBorders>
              <w:top w:val="single" w:sz="8" w:space="0" w:color="auto"/>
              <w:left w:val="nil"/>
              <w:bottom w:val="single" w:sz="8" w:space="0" w:color="auto"/>
              <w:right w:val="single" w:sz="8" w:space="0" w:color="auto"/>
            </w:tcBorders>
            <w:shd w:val="clear" w:color="auto" w:fill="D9D9D9"/>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填报要求</w:t>
            </w:r>
          </w:p>
        </w:tc>
        <w:tc>
          <w:tcPr>
            <w:tcW w:w="3600" w:type="dxa"/>
            <w:tcBorders>
              <w:top w:val="single" w:sz="8" w:space="0" w:color="auto"/>
              <w:left w:val="nil"/>
              <w:bottom w:val="single" w:sz="8" w:space="0" w:color="auto"/>
              <w:right w:val="single" w:sz="8" w:space="0" w:color="auto"/>
            </w:tcBorders>
            <w:shd w:val="clear" w:color="auto" w:fill="D9D9D9"/>
            <w:vAlign w:val="center"/>
          </w:tcPr>
          <w:p w:rsidR="00C576A4" w:rsidRPr="00464D48" w:rsidRDefault="00C576A4" w:rsidP="0094182C">
            <w:pPr>
              <w:widowControl/>
              <w:jc w:val="center"/>
              <w:rPr>
                <w:rFonts w:ascii="宋体" w:hAnsi="宋体"/>
                <w:b/>
                <w:kern w:val="0"/>
                <w:szCs w:val="21"/>
              </w:rPr>
            </w:pPr>
            <w:r w:rsidRPr="00464D48">
              <w:rPr>
                <w:rFonts w:ascii="宋体" w:hAnsi="宋体" w:hint="eastAsia"/>
                <w:b/>
                <w:kern w:val="0"/>
                <w:szCs w:val="21"/>
              </w:rPr>
              <w:t>说明</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shd w:val="clear" w:color="auto" w:fill="FBD4B4"/>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WDDE01.00.126.00</w:t>
            </w:r>
          </w:p>
        </w:tc>
        <w:tc>
          <w:tcPr>
            <w:tcW w:w="1980" w:type="dxa"/>
            <w:tcBorders>
              <w:top w:val="nil"/>
              <w:left w:val="single" w:sz="8" w:space="0" w:color="auto"/>
              <w:bottom w:val="single" w:sz="8" w:space="0" w:color="auto"/>
              <w:right w:val="single" w:sz="8" w:space="0" w:color="auto"/>
            </w:tcBorders>
            <w:shd w:val="clear" w:color="auto" w:fill="FBD4B4"/>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住院就诊流水号</w:t>
            </w:r>
          </w:p>
        </w:tc>
        <w:tc>
          <w:tcPr>
            <w:tcW w:w="108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JZLSH</w:t>
            </w:r>
          </w:p>
        </w:tc>
        <w:tc>
          <w:tcPr>
            <w:tcW w:w="90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50</w:t>
            </w:r>
          </w:p>
        </w:tc>
        <w:tc>
          <w:tcPr>
            <w:tcW w:w="72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复合主键；同时用于与住院就诊记录表关联的外键</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shd w:val="clear" w:color="auto" w:fill="FBD4B4"/>
          </w:tcPr>
          <w:p w:rsidR="00C576A4" w:rsidRPr="00464D48" w:rsidRDefault="00C576A4" w:rsidP="0094182C">
            <w:pPr>
              <w:widowControl/>
              <w:rPr>
                <w:rFonts w:ascii="宋体" w:hAnsi="宋体"/>
                <w:kern w:val="0"/>
                <w:szCs w:val="21"/>
              </w:rPr>
            </w:pPr>
            <w:r w:rsidRPr="00B34AB4">
              <w:rPr>
                <w:rFonts w:ascii="宋体" w:hAnsi="宋体"/>
                <w:szCs w:val="21"/>
              </w:rPr>
              <w:t>DE08.10.052.00</w:t>
            </w:r>
          </w:p>
        </w:tc>
        <w:tc>
          <w:tcPr>
            <w:tcW w:w="1980" w:type="dxa"/>
            <w:tcBorders>
              <w:top w:val="nil"/>
              <w:left w:val="single" w:sz="8" w:space="0" w:color="auto"/>
              <w:bottom w:val="single" w:sz="8" w:space="0" w:color="auto"/>
              <w:right w:val="single" w:sz="8" w:space="0" w:color="auto"/>
            </w:tcBorders>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医疗机构代码</w:t>
            </w:r>
          </w:p>
        </w:tc>
        <w:tc>
          <w:tcPr>
            <w:tcW w:w="108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YLJGDM</w:t>
            </w:r>
          </w:p>
        </w:tc>
        <w:tc>
          <w:tcPr>
            <w:tcW w:w="90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shd w:val="clear" w:color="auto" w:fill="FBD4B4"/>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22</w:t>
            </w:r>
          </w:p>
        </w:tc>
        <w:tc>
          <w:tcPr>
            <w:tcW w:w="72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WDDE08.10.108.00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科室</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KS</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15</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w:t>
            </w:r>
            <w:r w:rsidRPr="00464D48">
              <w:rPr>
                <w:rFonts w:ascii="宋体" w:hAnsi="宋体" w:hint="eastAsia"/>
                <w:kern w:val="0"/>
                <w:szCs w:val="21"/>
              </w:rPr>
              <w:t>见科室字典表</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s="黑体"/>
                <w:kern w:val="0"/>
                <w:szCs w:val="21"/>
              </w:rPr>
              <w:t>DE08.10.026</w:t>
            </w:r>
            <w:r>
              <w:rPr>
                <w:rFonts w:ascii="宋体" w:hAnsi="宋体" w:cs="黑体" w:hint="eastAsia"/>
                <w:kern w:val="0"/>
                <w:szCs w:val="21"/>
              </w:rPr>
              <w:t>.</w:t>
            </w:r>
            <w:r w:rsidRPr="00B34AB4">
              <w:rPr>
                <w:rFonts w:ascii="宋体" w:hAnsi="宋体" w:cs="黑体"/>
                <w:kern w:val="0"/>
                <w:szCs w:val="21"/>
              </w:rPr>
              <w:t>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科室名称</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KSMC</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30</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rPr>
                <w:rFonts w:ascii="宋体" w:hAnsi="宋体"/>
                <w:szCs w:val="21"/>
              </w:rPr>
            </w:pPr>
          </w:p>
        </w:tc>
      </w:tr>
      <w:tr w:rsidR="00C576A4" w:rsidRPr="00464D48"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1980" w:type="dxa"/>
          </w:tcPr>
          <w:p w:rsidR="00C576A4" w:rsidRPr="00464D48" w:rsidRDefault="00C576A4" w:rsidP="0094182C">
            <w:pPr>
              <w:widowControl/>
              <w:ind w:leftChars="30" w:left="63" w:rightChars="-45" w:right="-94"/>
              <w:jc w:val="left"/>
              <w:rPr>
                <w:rFonts w:ascii="宋体" w:hAnsi="宋体"/>
                <w:kern w:val="0"/>
                <w:szCs w:val="21"/>
              </w:rPr>
            </w:pPr>
            <w:r w:rsidRPr="00B34AB4">
              <w:rPr>
                <w:rFonts w:ascii="宋体" w:hAnsi="宋体" w:hint="eastAsia"/>
                <w:szCs w:val="21"/>
              </w:rPr>
              <w:t>WDDE01.00.001.00</w:t>
            </w:r>
          </w:p>
        </w:tc>
        <w:tc>
          <w:tcPr>
            <w:tcW w:w="1980" w:type="dxa"/>
            <w:vAlign w:val="center"/>
          </w:tcPr>
          <w:p w:rsidR="00C576A4" w:rsidRPr="00464D48" w:rsidRDefault="00C576A4" w:rsidP="0094182C">
            <w:pPr>
              <w:widowControl/>
              <w:ind w:leftChars="30" w:left="63" w:rightChars="-45" w:right="-94"/>
              <w:jc w:val="left"/>
              <w:rPr>
                <w:rFonts w:ascii="宋体" w:hAnsi="宋体"/>
                <w:kern w:val="0"/>
                <w:szCs w:val="21"/>
              </w:rPr>
            </w:pPr>
            <w:r w:rsidRPr="00464D48">
              <w:rPr>
                <w:rFonts w:ascii="宋体" w:hAnsi="宋体" w:hint="eastAsia"/>
                <w:kern w:val="0"/>
                <w:szCs w:val="21"/>
              </w:rPr>
              <w:t>卡号</w:t>
            </w:r>
          </w:p>
        </w:tc>
        <w:tc>
          <w:tcPr>
            <w:tcW w:w="1080" w:type="dxa"/>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KH</w:t>
            </w:r>
          </w:p>
        </w:tc>
        <w:tc>
          <w:tcPr>
            <w:tcW w:w="90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600" w:type="dxa"/>
            <w:vMerge w:val="restart"/>
            <w:vAlign w:val="center"/>
          </w:tcPr>
          <w:p w:rsidR="00C576A4" w:rsidRPr="00464D48" w:rsidRDefault="00C576A4" w:rsidP="0094182C">
            <w:pPr>
              <w:widowControl/>
              <w:rPr>
                <w:rFonts w:ascii="宋体" w:hAnsi="宋体"/>
                <w:szCs w:val="21"/>
              </w:rPr>
            </w:pPr>
            <w:r w:rsidRPr="00464D48">
              <w:rPr>
                <w:rFonts w:ascii="宋体" w:hAnsi="宋体" w:hint="eastAsia"/>
                <w:szCs w:val="21"/>
              </w:rPr>
              <w:t>与患者信息表关联的外键，必须具备关联关系。</w:t>
            </w:r>
          </w:p>
        </w:tc>
      </w:tr>
      <w:tr w:rsidR="00C576A4" w:rsidRPr="00464D48"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1980" w:type="dxa"/>
          </w:tcPr>
          <w:p w:rsidR="00C576A4" w:rsidRPr="00464D48" w:rsidRDefault="00C576A4" w:rsidP="0094182C">
            <w:pPr>
              <w:widowControl/>
              <w:ind w:leftChars="30" w:left="63" w:rightChars="-45" w:right="-94"/>
              <w:jc w:val="left"/>
              <w:rPr>
                <w:rFonts w:ascii="宋体" w:hAnsi="宋体"/>
                <w:kern w:val="0"/>
                <w:szCs w:val="21"/>
              </w:rPr>
            </w:pPr>
            <w:r w:rsidRPr="00B34AB4">
              <w:rPr>
                <w:rFonts w:ascii="宋体" w:hAnsi="宋体" w:hint="eastAsia"/>
                <w:szCs w:val="21"/>
              </w:rPr>
              <w:t>WDDE01.00.002.00</w:t>
            </w:r>
          </w:p>
        </w:tc>
        <w:tc>
          <w:tcPr>
            <w:tcW w:w="1980" w:type="dxa"/>
            <w:vAlign w:val="center"/>
          </w:tcPr>
          <w:p w:rsidR="00C576A4" w:rsidRPr="00464D48" w:rsidRDefault="00C576A4" w:rsidP="0094182C">
            <w:pPr>
              <w:widowControl/>
              <w:ind w:leftChars="30" w:left="63" w:rightChars="-45" w:right="-94"/>
              <w:jc w:val="left"/>
              <w:rPr>
                <w:rFonts w:ascii="宋体" w:hAnsi="宋体"/>
                <w:kern w:val="0"/>
                <w:szCs w:val="21"/>
              </w:rPr>
            </w:pPr>
            <w:r w:rsidRPr="00464D48">
              <w:rPr>
                <w:rFonts w:ascii="宋体" w:hAnsi="宋体" w:hint="eastAsia"/>
                <w:kern w:val="0"/>
                <w:szCs w:val="21"/>
              </w:rPr>
              <w:t>卡类型</w:t>
            </w:r>
          </w:p>
        </w:tc>
        <w:tc>
          <w:tcPr>
            <w:tcW w:w="1080" w:type="dxa"/>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KLX</w:t>
            </w:r>
          </w:p>
        </w:tc>
        <w:tc>
          <w:tcPr>
            <w:tcW w:w="90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600" w:type="dxa"/>
            <w:vMerge/>
            <w:vAlign w:val="center"/>
          </w:tcPr>
          <w:p w:rsidR="00C576A4" w:rsidRPr="00464D48" w:rsidRDefault="00C576A4" w:rsidP="0094182C">
            <w:pPr>
              <w:widowControl/>
              <w:rPr>
                <w:rFonts w:ascii="宋体" w:hAnsi="宋体"/>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WDDE08.10.107.00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床号</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CH</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16</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DE02.01.039.00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姓名</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XM</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32</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szCs w:val="21"/>
              </w:rPr>
              <w:t>DE02.01.040.00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性别</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XB</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编码。按国标</w:t>
            </w:r>
            <w:r w:rsidRPr="00464D48">
              <w:rPr>
                <w:rFonts w:hint="eastAsia"/>
              </w:rPr>
              <w:t>GB/T2261.1-2003</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DE02.01.026.00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年龄</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NL</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DE06.00.091.00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入院时间</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RYSJ</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8</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DE06.00.016.00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出院时间</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CYSJ</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8</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olor w:val="000000"/>
                <w:szCs w:val="21"/>
              </w:rPr>
              <w:t>WDDE99.00.14</w:t>
            </w:r>
            <w:r w:rsidRPr="00B34AB4">
              <w:rPr>
                <w:rFonts w:ascii="宋体" w:hAnsi="宋体" w:hint="eastAsia"/>
                <w:color w:val="000000"/>
                <w:szCs w:val="21"/>
              </w:rPr>
              <w:t>2</w:t>
            </w:r>
            <w:r w:rsidRPr="00B34AB4">
              <w:rPr>
                <w:rFonts w:ascii="宋体" w:hAnsi="宋体"/>
                <w:color w:val="000000"/>
                <w:szCs w:val="21"/>
              </w:rPr>
              <w:t>.00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住院天数</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ZYTS</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5</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s="黑体"/>
                <w:kern w:val="0"/>
                <w:szCs w:val="21"/>
              </w:rPr>
              <w:t>DE05.01.0</w:t>
            </w:r>
            <w:r w:rsidRPr="00B34AB4">
              <w:rPr>
                <w:rFonts w:ascii="宋体" w:hAnsi="宋体" w:cs="黑体" w:hint="eastAsia"/>
                <w:kern w:val="0"/>
                <w:szCs w:val="21"/>
              </w:rPr>
              <w:t>31</w:t>
            </w:r>
            <w:r w:rsidRPr="00B34AB4">
              <w:rPr>
                <w:rFonts w:ascii="宋体" w:hAnsi="宋体" w:cs="黑体"/>
                <w:kern w:val="0"/>
                <w:szCs w:val="21"/>
              </w:rPr>
              <w:t>.00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门诊诊断</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MZZD</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西医：按</w:t>
            </w:r>
            <w:r w:rsidRPr="00464D48">
              <w:rPr>
                <w:rFonts w:ascii="宋体" w:hAnsi="宋体" w:hint="eastAsia"/>
                <w:szCs w:val="21"/>
              </w:rPr>
              <w:t>ICD-10；中医：按国标-95；</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olor w:val="000000"/>
                <w:szCs w:val="21"/>
              </w:rPr>
              <w:t>WDDE99.00.14</w:t>
            </w:r>
            <w:r w:rsidRPr="00B34AB4">
              <w:rPr>
                <w:rFonts w:ascii="宋体" w:hAnsi="宋体" w:hint="eastAsia"/>
                <w:color w:val="000000"/>
                <w:szCs w:val="21"/>
              </w:rPr>
              <w:t>3</w:t>
            </w:r>
            <w:r w:rsidRPr="00B34AB4">
              <w:rPr>
                <w:rFonts w:ascii="宋体" w:hAnsi="宋体"/>
                <w:color w:val="000000"/>
                <w:szCs w:val="21"/>
              </w:rPr>
              <w:t>.00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入院诊断</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RYZD</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西医：按</w:t>
            </w:r>
            <w:r w:rsidRPr="00464D48">
              <w:rPr>
                <w:rFonts w:ascii="宋体" w:hAnsi="宋体" w:hint="eastAsia"/>
                <w:szCs w:val="21"/>
              </w:rPr>
              <w:t>ICD-10；中医：按国标-95；</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s="黑体"/>
                <w:kern w:val="0"/>
                <w:szCs w:val="21"/>
              </w:rPr>
              <w:t>DE05.01.0</w:t>
            </w:r>
            <w:r w:rsidRPr="00B34AB4">
              <w:rPr>
                <w:rFonts w:ascii="宋体" w:hAnsi="宋体" w:cs="黑体" w:hint="eastAsia"/>
                <w:kern w:val="0"/>
                <w:szCs w:val="21"/>
              </w:rPr>
              <w:t>32</w:t>
            </w:r>
            <w:r w:rsidRPr="00B34AB4">
              <w:rPr>
                <w:rFonts w:ascii="宋体" w:hAnsi="宋体" w:cs="黑体"/>
                <w:kern w:val="0"/>
                <w:szCs w:val="21"/>
              </w:rPr>
              <w:t>.00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出院诊断</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CYZD</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西医：按</w:t>
            </w:r>
            <w:r w:rsidRPr="00464D48">
              <w:rPr>
                <w:rFonts w:ascii="宋体" w:hAnsi="宋体" w:hint="eastAsia"/>
                <w:szCs w:val="21"/>
              </w:rPr>
              <w:t>ICD-10；中医：按国标-95；</w:t>
            </w:r>
          </w:p>
        </w:tc>
      </w:tr>
      <w:tr w:rsidR="00C576A4" w:rsidRPr="00464D48" w:rsidTr="0094182C">
        <w:trPr>
          <w:trHeight w:val="601"/>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WDDE04.01.171.00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入院时主要症状及体征</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RYZZTZ</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该数据项在某些医院的出院小结中还包括入院时主要重要检查结果</w:t>
            </w:r>
          </w:p>
        </w:tc>
      </w:tr>
      <w:tr w:rsidR="00C576A4" w:rsidRPr="00464D48" w:rsidTr="0094182C">
        <w:trPr>
          <w:trHeight w:val="58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WDDE04.50</w:t>
            </w:r>
            <w:r w:rsidRPr="00B34AB4">
              <w:rPr>
                <w:rFonts w:ascii="宋体" w:hAnsi="宋体" w:cs="宋体" w:hint="eastAsia"/>
                <w:color w:val="000000"/>
                <w:szCs w:val="21"/>
              </w:rPr>
              <w:t>.147.00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实验室检查及主要会诊</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JCHZ</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该数据项在某些医院的出院小结中称为“住院期间主要检查结果”</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WDDE06.00.222.00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住院期间特殊检查</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TSJC</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B34AB4" w:rsidRDefault="00C576A4" w:rsidP="0094182C">
            <w:pPr>
              <w:jc w:val="left"/>
              <w:rPr>
                <w:rFonts w:ascii="宋体" w:hAnsi="宋体" w:cs="宋体"/>
                <w:color w:val="000000"/>
                <w:szCs w:val="21"/>
              </w:rPr>
            </w:pPr>
            <w:r w:rsidRPr="00B34AB4">
              <w:rPr>
                <w:rFonts w:ascii="宋体" w:hAnsi="宋体" w:hint="eastAsia"/>
                <w:color w:val="000000"/>
                <w:szCs w:val="21"/>
              </w:rPr>
              <w:t>WDDE06.00.223.00</w:t>
            </w:r>
          </w:p>
          <w:p w:rsidR="00C576A4" w:rsidRPr="00464D48" w:rsidRDefault="00C576A4" w:rsidP="0094182C">
            <w:pPr>
              <w:widowControl/>
              <w:jc w:val="left"/>
              <w:rPr>
                <w:rFonts w:ascii="宋体" w:hAnsi="宋体"/>
                <w:kern w:val="0"/>
                <w:szCs w:val="21"/>
              </w:rPr>
            </w:pP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诊疗过程</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ZLGC</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该数据项在某些医院的出院小结中称为“住院期间病程与诊疗结果”</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cs="黑体"/>
                <w:kern w:val="0"/>
                <w:szCs w:val="21"/>
              </w:rPr>
              <w:t>DE02.10.055.00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合并症</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HBZ</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B34AB4" w:rsidRDefault="00C576A4" w:rsidP="0094182C">
            <w:pPr>
              <w:jc w:val="left"/>
              <w:rPr>
                <w:rFonts w:ascii="宋体" w:hAnsi="宋体" w:cs="宋体"/>
                <w:color w:val="000000"/>
                <w:szCs w:val="21"/>
              </w:rPr>
            </w:pPr>
            <w:r w:rsidRPr="00B34AB4">
              <w:rPr>
                <w:rFonts w:ascii="宋体" w:hAnsi="宋体" w:hint="eastAsia"/>
                <w:color w:val="000000"/>
                <w:szCs w:val="21"/>
              </w:rPr>
              <w:t>WDDE06.00.224.00</w:t>
            </w:r>
          </w:p>
          <w:p w:rsidR="00C576A4" w:rsidRPr="00464D48" w:rsidRDefault="00C576A4" w:rsidP="0094182C">
            <w:pPr>
              <w:widowControl/>
              <w:jc w:val="left"/>
              <w:rPr>
                <w:rFonts w:ascii="宋体" w:hAnsi="宋体"/>
                <w:kern w:val="0"/>
                <w:szCs w:val="21"/>
              </w:rPr>
            </w:pP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出院时情况</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CYQK</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该数据项在某些医院的出院小结中称为“出院时情况（症状、体征）”</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B34AB4" w:rsidRDefault="00C576A4" w:rsidP="0094182C">
            <w:pPr>
              <w:jc w:val="left"/>
              <w:rPr>
                <w:rFonts w:ascii="宋体" w:hAnsi="宋体" w:cs="宋体"/>
                <w:color w:val="000000"/>
                <w:szCs w:val="21"/>
              </w:rPr>
            </w:pPr>
            <w:r w:rsidRPr="00B34AB4">
              <w:rPr>
                <w:rFonts w:ascii="宋体" w:hAnsi="宋体" w:hint="eastAsia"/>
                <w:color w:val="000000"/>
                <w:szCs w:val="21"/>
              </w:rPr>
              <w:t>WDDE06.00.225.00</w:t>
            </w:r>
          </w:p>
          <w:p w:rsidR="00C576A4" w:rsidRPr="00464D48" w:rsidRDefault="00C576A4" w:rsidP="0094182C">
            <w:pPr>
              <w:widowControl/>
              <w:jc w:val="left"/>
              <w:rPr>
                <w:rFonts w:ascii="宋体" w:hAnsi="宋体"/>
                <w:kern w:val="0"/>
                <w:szCs w:val="21"/>
              </w:rPr>
            </w:pP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出院医嘱</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CYYZ</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该数据项在某些医院的出院小结中称为“出院后用药及建议”</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DE05.10.113.00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治疗结果</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ZLJG</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1024</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bookmarkStart w:id="150" w:name="_Toc314271983"/>
            <w:r w:rsidRPr="00464D48">
              <w:rPr>
                <w:rFonts w:ascii="宋体" w:hAnsi="宋体" w:hint="eastAsia"/>
                <w:kern w:val="0"/>
                <w:szCs w:val="21"/>
              </w:rPr>
              <w:t>CV5501.11治疗结果代码</w:t>
            </w:r>
            <w:bookmarkEnd w:id="150"/>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WDDE08.30.001.00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主治医师工号</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ZZYSGH</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16</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00"/>
        </w:trPr>
        <w:tc>
          <w:tcPr>
            <w:tcW w:w="1980" w:type="dxa"/>
            <w:tcBorders>
              <w:top w:val="nil"/>
              <w:left w:val="single" w:sz="8" w:space="0" w:color="auto"/>
              <w:bottom w:val="single" w:sz="8"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DE02.01.039.00</w:t>
            </w:r>
          </w:p>
        </w:tc>
        <w:tc>
          <w:tcPr>
            <w:tcW w:w="1980" w:type="dxa"/>
            <w:tcBorders>
              <w:top w:val="nil"/>
              <w:left w:val="single" w:sz="8" w:space="0" w:color="auto"/>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主治医师姓名</w:t>
            </w:r>
          </w:p>
        </w:tc>
        <w:tc>
          <w:tcPr>
            <w:tcW w:w="1080" w:type="dxa"/>
            <w:tcBorders>
              <w:top w:val="nil"/>
              <w:left w:val="nil"/>
              <w:bottom w:val="single" w:sz="8"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ZZYSXM</w:t>
            </w:r>
          </w:p>
        </w:tc>
        <w:tc>
          <w:tcPr>
            <w:tcW w:w="9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32</w:t>
            </w:r>
          </w:p>
        </w:tc>
        <w:tc>
          <w:tcPr>
            <w:tcW w:w="720" w:type="dxa"/>
            <w:tcBorders>
              <w:top w:val="nil"/>
              <w:left w:val="nil"/>
              <w:bottom w:val="single" w:sz="8"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8"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nil"/>
              <w:left w:val="single" w:sz="8" w:space="0" w:color="auto"/>
              <w:bottom w:val="single" w:sz="4"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WDDE08.30.001.00</w:t>
            </w:r>
          </w:p>
        </w:tc>
        <w:tc>
          <w:tcPr>
            <w:tcW w:w="1980" w:type="dxa"/>
            <w:tcBorders>
              <w:top w:val="nil"/>
              <w:left w:val="single" w:sz="8" w:space="0" w:color="auto"/>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住院医师工号</w:t>
            </w:r>
          </w:p>
        </w:tc>
        <w:tc>
          <w:tcPr>
            <w:tcW w:w="1080" w:type="dxa"/>
            <w:tcBorders>
              <w:top w:val="nil"/>
              <w:left w:val="nil"/>
              <w:bottom w:val="single" w:sz="4"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ZYYSGH</w:t>
            </w:r>
          </w:p>
        </w:tc>
        <w:tc>
          <w:tcPr>
            <w:tcW w:w="900" w:type="dxa"/>
            <w:tcBorders>
              <w:top w:val="nil"/>
              <w:left w:val="nil"/>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4"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16</w:t>
            </w:r>
          </w:p>
        </w:tc>
        <w:tc>
          <w:tcPr>
            <w:tcW w:w="720" w:type="dxa"/>
            <w:tcBorders>
              <w:top w:val="nil"/>
              <w:left w:val="nil"/>
              <w:bottom w:val="single" w:sz="4"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可选</w:t>
            </w:r>
          </w:p>
        </w:tc>
        <w:tc>
          <w:tcPr>
            <w:tcW w:w="3600" w:type="dxa"/>
            <w:tcBorders>
              <w:top w:val="nil"/>
              <w:left w:val="nil"/>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00"/>
        </w:trPr>
        <w:tc>
          <w:tcPr>
            <w:tcW w:w="1980" w:type="dxa"/>
            <w:tcBorders>
              <w:top w:val="nil"/>
              <w:left w:val="single" w:sz="8" w:space="0" w:color="auto"/>
              <w:bottom w:val="single" w:sz="4" w:space="0" w:color="auto"/>
              <w:right w:val="single" w:sz="8" w:space="0" w:color="auto"/>
            </w:tcBorders>
          </w:tcPr>
          <w:p w:rsidR="00C576A4" w:rsidRPr="00464D48" w:rsidRDefault="00C576A4" w:rsidP="0094182C">
            <w:pPr>
              <w:widowControl/>
              <w:jc w:val="left"/>
              <w:rPr>
                <w:rFonts w:ascii="宋体" w:hAnsi="宋体"/>
                <w:kern w:val="0"/>
                <w:szCs w:val="21"/>
              </w:rPr>
            </w:pPr>
            <w:r w:rsidRPr="00B34AB4">
              <w:rPr>
                <w:rFonts w:ascii="宋体" w:hAnsi="宋体"/>
                <w:kern w:val="0"/>
                <w:szCs w:val="21"/>
              </w:rPr>
              <w:t>DE02.01.039.00</w:t>
            </w:r>
          </w:p>
        </w:tc>
        <w:tc>
          <w:tcPr>
            <w:tcW w:w="1980" w:type="dxa"/>
            <w:tcBorders>
              <w:top w:val="nil"/>
              <w:left w:val="single" w:sz="8" w:space="0" w:color="auto"/>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住院医师姓名</w:t>
            </w:r>
          </w:p>
        </w:tc>
        <w:tc>
          <w:tcPr>
            <w:tcW w:w="1080" w:type="dxa"/>
            <w:tcBorders>
              <w:top w:val="nil"/>
              <w:left w:val="nil"/>
              <w:bottom w:val="single" w:sz="4" w:space="0" w:color="auto"/>
              <w:right w:val="single" w:sz="8"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ZYYSXM</w:t>
            </w:r>
          </w:p>
        </w:tc>
        <w:tc>
          <w:tcPr>
            <w:tcW w:w="900" w:type="dxa"/>
            <w:tcBorders>
              <w:top w:val="nil"/>
              <w:left w:val="nil"/>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nil"/>
              <w:left w:val="nil"/>
              <w:bottom w:val="single" w:sz="4"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32</w:t>
            </w:r>
          </w:p>
        </w:tc>
        <w:tc>
          <w:tcPr>
            <w:tcW w:w="720" w:type="dxa"/>
            <w:tcBorders>
              <w:top w:val="nil"/>
              <w:left w:val="nil"/>
              <w:bottom w:val="single" w:sz="4" w:space="0" w:color="auto"/>
              <w:right w:val="single" w:sz="8" w:space="0" w:color="auto"/>
            </w:tcBorders>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kern w:val="0"/>
                <w:szCs w:val="21"/>
              </w:rPr>
              <w:t>必填</w:t>
            </w:r>
          </w:p>
        </w:tc>
        <w:tc>
          <w:tcPr>
            <w:tcW w:w="3600" w:type="dxa"/>
            <w:tcBorders>
              <w:top w:val="nil"/>
              <w:left w:val="nil"/>
              <w:bottom w:val="single" w:sz="4" w:space="0" w:color="auto"/>
              <w:right w:val="single" w:sz="8"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color w:val="000000"/>
                <w:szCs w:val="21"/>
              </w:rPr>
              <w:t>WDDE06.00.226.00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医院自填报内容1</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YYZTB1</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512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rPr>
            </w:pPr>
            <w:r w:rsidRPr="00464D48">
              <w:rPr>
                <w:rFonts w:ascii="宋体" w:hAnsi="宋体" w:hint="eastAsia"/>
                <w:szCs w:val="21"/>
              </w:rPr>
              <w:t>可选</w:t>
            </w:r>
          </w:p>
        </w:tc>
        <w:tc>
          <w:tcPr>
            <w:tcW w:w="3600" w:type="dxa"/>
            <w:vMerge w:val="restart"/>
            <w:tcBorders>
              <w:top w:val="single" w:sz="4" w:space="0" w:color="auto"/>
              <w:left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由于出院小结在各医院具有灵活性，可根据各自样式自行填写认为重要的内容，供展示；格式：&lt;标题&gt;内容</w:t>
            </w:r>
          </w:p>
        </w:tc>
      </w:tr>
      <w:tr w:rsidR="00C576A4" w:rsidRPr="00464D48" w:rsidTr="0094182C">
        <w:trPr>
          <w:trHeight w:val="300"/>
        </w:trPr>
        <w:tc>
          <w:tcPr>
            <w:tcW w:w="1980" w:type="dxa"/>
            <w:tcBorders>
              <w:top w:val="single" w:sz="4" w:space="0" w:color="auto"/>
              <w:left w:val="single" w:sz="4" w:space="0" w:color="auto"/>
              <w:bottom w:val="single" w:sz="4" w:space="0" w:color="auto"/>
              <w:right w:val="single" w:sz="4" w:space="0" w:color="auto"/>
            </w:tcBorders>
          </w:tcPr>
          <w:p w:rsidR="00C576A4" w:rsidRPr="00B34AB4" w:rsidRDefault="00C576A4" w:rsidP="0094182C">
            <w:pPr>
              <w:jc w:val="left"/>
              <w:rPr>
                <w:rFonts w:ascii="宋体" w:hAnsi="宋体" w:cs="宋体"/>
                <w:color w:val="000000"/>
                <w:szCs w:val="21"/>
              </w:rPr>
            </w:pPr>
            <w:r w:rsidRPr="00B34AB4">
              <w:rPr>
                <w:rFonts w:ascii="宋体" w:hAnsi="宋体" w:hint="eastAsia"/>
                <w:color w:val="000000"/>
                <w:szCs w:val="21"/>
              </w:rPr>
              <w:t>WDDE06.00.227.00</w:t>
            </w:r>
          </w:p>
          <w:p w:rsidR="00C576A4" w:rsidRPr="00464D48" w:rsidRDefault="00C576A4" w:rsidP="0094182C">
            <w:pPr>
              <w:widowControl/>
              <w:jc w:val="left"/>
              <w:rPr>
                <w:rFonts w:ascii="宋体" w:hAnsi="宋体"/>
                <w:kern w:val="0"/>
                <w:szCs w:val="21"/>
              </w:rPr>
            </w:pP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医院自填报内容2</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98" w:left="-206" w:rightChars="-30" w:right="-63"/>
              <w:jc w:val="center"/>
              <w:rPr>
                <w:rFonts w:ascii="宋体" w:hAnsi="宋体"/>
                <w:kern w:val="0"/>
                <w:szCs w:val="21"/>
              </w:rPr>
            </w:pPr>
            <w:r w:rsidRPr="00464D48">
              <w:rPr>
                <w:rFonts w:ascii="宋体" w:hAnsi="宋体" w:hint="eastAsia"/>
                <w:kern w:val="0"/>
                <w:szCs w:val="21"/>
              </w:rPr>
              <w:t>YYZTB2</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512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rPr>
            </w:pPr>
            <w:r w:rsidRPr="00464D48">
              <w:rPr>
                <w:rFonts w:ascii="宋体" w:hAnsi="宋体" w:hint="eastAsia"/>
                <w:szCs w:val="21"/>
              </w:rPr>
              <w:t>可选</w:t>
            </w:r>
          </w:p>
        </w:tc>
        <w:tc>
          <w:tcPr>
            <w:tcW w:w="3600" w:type="dxa"/>
            <w:vMerge/>
            <w:tcBorders>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p>
        </w:tc>
      </w:tr>
      <w:tr w:rsidR="00C576A4" w:rsidRPr="00464D48" w:rsidTr="0094182C">
        <w:trPr>
          <w:trHeight w:val="300"/>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jc w:val="left"/>
              <w:rPr>
                <w:rFonts w:ascii="宋体" w:hAnsi="宋体"/>
                <w:kern w:val="0"/>
                <w:szCs w:val="21"/>
              </w:rPr>
            </w:pPr>
            <w:r w:rsidRPr="00B34AB4">
              <w:rPr>
                <w:rFonts w:ascii="宋体" w:hAnsi="宋体" w:hint="eastAsia"/>
                <w:szCs w:val="21"/>
              </w:rPr>
              <w:t>WDDE99.00.062.00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文件链接</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98" w:left="-206" w:rightChars="-30" w:right="-63"/>
              <w:jc w:val="center"/>
              <w:rPr>
                <w:rFonts w:ascii="宋体" w:hAnsi="宋体"/>
                <w:szCs w:val="21"/>
              </w:rPr>
            </w:pPr>
            <w:r w:rsidRPr="00464D48">
              <w:rPr>
                <w:rFonts w:ascii="宋体" w:hAnsi="宋体" w:hint="eastAsia"/>
                <w:kern w:val="0"/>
                <w:szCs w:val="21"/>
              </w:rPr>
              <w:t>WJLJ</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256</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jc w:val="left"/>
              <w:rPr>
                <w:rFonts w:ascii="宋体" w:hAnsi="宋体"/>
                <w:kern w:val="0"/>
                <w:szCs w:val="21"/>
              </w:rPr>
            </w:pPr>
            <w:r w:rsidRPr="00464D48">
              <w:rPr>
                <w:rFonts w:ascii="宋体" w:hAnsi="宋体" w:hint="eastAsia"/>
                <w:kern w:val="0"/>
                <w:szCs w:val="21"/>
              </w:rPr>
              <w:t>自由格式内容文件的链接。见“实验室检验报告表头”的相关说明。</w:t>
            </w:r>
          </w:p>
        </w:tc>
      </w:tr>
      <w:tr w:rsidR="00C576A4" w:rsidRPr="00464D48" w:rsidTr="0094182C">
        <w:trPr>
          <w:trHeight w:val="300"/>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szCs w:val="21"/>
              </w:rPr>
              <w:t>WDDE99.00.002.00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6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编码。0：正常、1：撤销；见说明（1）</w:t>
            </w:r>
          </w:p>
        </w:tc>
      </w:tr>
      <w:tr w:rsidR="00C576A4" w:rsidRPr="00464D48"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Pr>
          <w:p w:rsidR="00C576A4" w:rsidRPr="00464D48" w:rsidRDefault="00C576A4" w:rsidP="0094182C">
            <w:pPr>
              <w:rPr>
                <w:rFonts w:ascii="宋体" w:hAnsi="宋体"/>
                <w:szCs w:val="21"/>
              </w:rPr>
            </w:pPr>
            <w:r w:rsidRPr="00B34AB4">
              <w:rPr>
                <w:rFonts w:ascii="宋体" w:hAnsi="宋体" w:hint="eastAsia"/>
                <w:szCs w:val="21"/>
              </w:rPr>
              <w:lastRenderedPageBreak/>
              <w:t>WDDE99.00.001.00</w:t>
            </w:r>
          </w:p>
        </w:tc>
        <w:tc>
          <w:tcPr>
            <w:tcW w:w="1980" w:type="dxa"/>
            <w:vAlign w:val="center"/>
          </w:tcPr>
          <w:p w:rsidR="00C576A4" w:rsidRPr="00464D48" w:rsidRDefault="00C576A4" w:rsidP="0094182C">
            <w:pPr>
              <w:rPr>
                <w:rFonts w:ascii="宋体" w:hAnsi="宋体"/>
                <w:szCs w:val="21"/>
              </w:rPr>
            </w:pPr>
            <w:r w:rsidRPr="00464D48">
              <w:rPr>
                <w:rFonts w:ascii="宋体" w:hAnsi="宋体" w:hint="eastAsia"/>
                <w:szCs w:val="21"/>
              </w:rPr>
              <w:t>密级</w:t>
            </w:r>
          </w:p>
        </w:tc>
        <w:tc>
          <w:tcPr>
            <w:tcW w:w="1080" w:type="dxa"/>
            <w:vAlign w:val="center"/>
          </w:tcPr>
          <w:p w:rsidR="00C576A4" w:rsidRPr="00464D48" w:rsidRDefault="00C576A4" w:rsidP="0094182C">
            <w:pPr>
              <w:autoSpaceDE w:val="0"/>
              <w:autoSpaceDN w:val="0"/>
              <w:adjustRightInd w:val="0"/>
              <w:ind w:leftChars="-98" w:left="-206" w:rightChars="-30" w:right="-63"/>
              <w:jc w:val="center"/>
              <w:rPr>
                <w:rFonts w:ascii="宋体" w:hAnsi="宋体"/>
                <w:szCs w:val="21"/>
              </w:rPr>
            </w:pPr>
            <w:r w:rsidRPr="00464D48">
              <w:rPr>
                <w:rFonts w:ascii="宋体" w:hAnsi="宋体" w:hint="eastAsia"/>
                <w:szCs w:val="21"/>
              </w:rPr>
              <w:t>MJ</w:t>
            </w:r>
          </w:p>
        </w:tc>
        <w:tc>
          <w:tcPr>
            <w:tcW w:w="9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jc w:val="center"/>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vAlign w:val="center"/>
          </w:tcPr>
          <w:p w:rsidR="00C576A4" w:rsidRPr="00464D48" w:rsidRDefault="00C576A4" w:rsidP="0094182C">
            <w:pPr>
              <w:rPr>
                <w:rFonts w:ascii="宋体" w:hAnsi="宋体"/>
                <w:szCs w:val="21"/>
              </w:rPr>
            </w:pPr>
            <w:r w:rsidRPr="00464D48">
              <w:rPr>
                <w:rFonts w:ascii="宋体" w:hAnsi="宋体" w:hint="eastAsia"/>
                <w:szCs w:val="21"/>
              </w:rPr>
              <w:t>见诊疗记录表的相关说明</w:t>
            </w:r>
          </w:p>
        </w:tc>
      </w:tr>
      <w:tr w:rsidR="00C576A4" w:rsidRPr="00464D48"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B34AB4">
              <w:rPr>
                <w:rFonts w:ascii="宋体" w:hAnsi="宋体" w:hint="eastAsia"/>
                <w:szCs w:val="21"/>
              </w:rPr>
              <w:t>WDDE99.00.052.00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预留一</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ind w:leftChars="-98" w:left="-206" w:rightChars="-30" w:right="-63"/>
              <w:jc w:val="center"/>
              <w:rPr>
                <w:rFonts w:ascii="宋体" w:hAnsi="宋体"/>
                <w:szCs w:val="21"/>
              </w:rPr>
            </w:pPr>
            <w:r w:rsidRPr="00464D48">
              <w:rPr>
                <w:rFonts w:ascii="宋体" w:hAnsi="宋体" w:hint="eastAsia"/>
                <w:szCs w:val="21"/>
              </w:rPr>
              <w:t>YLYL1</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128</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B34AB4">
              <w:rPr>
                <w:rFonts w:ascii="宋体" w:hAnsi="宋体" w:hint="eastAsia"/>
                <w:szCs w:val="21"/>
              </w:rPr>
              <w:t>WDDE99.00.053.00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szCs w:val="21"/>
              </w:rPr>
            </w:pPr>
            <w:r w:rsidRPr="00464D48">
              <w:rPr>
                <w:rFonts w:ascii="宋体" w:hAnsi="宋体" w:hint="eastAsia"/>
                <w:szCs w:val="21"/>
              </w:rPr>
              <w:t>预留二</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ind w:leftChars="-98" w:left="-206"/>
              <w:jc w:val="center"/>
              <w:rPr>
                <w:rFonts w:ascii="宋体" w:hAnsi="宋体"/>
                <w:szCs w:val="21"/>
              </w:rPr>
            </w:pPr>
            <w:r w:rsidRPr="00464D48">
              <w:rPr>
                <w:rFonts w:ascii="宋体" w:hAnsi="宋体" w:hint="eastAsia"/>
                <w:szCs w:val="21"/>
              </w:rPr>
              <w:t>YLYL2</w:t>
            </w:r>
          </w:p>
        </w:tc>
        <w:tc>
          <w:tcPr>
            <w:tcW w:w="9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6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DE01.00.014.00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住院号</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ZYH</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E2545B" w:rsidP="0094182C">
            <w:pPr>
              <w:rPr>
                <w:rFonts w:ascii="宋体" w:hAnsi="宋体"/>
                <w:szCs w:val="21"/>
              </w:rPr>
            </w:pPr>
            <w:r>
              <w:rPr>
                <w:rFonts w:hint="eastAsia"/>
              </w:rPr>
              <w:t>32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DE08.10.054.00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病区名称</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BQMC</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50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DE01.00.026.00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病房号</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BFH</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DE02.01.052.00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职业类别代码</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ZYLBDM</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GB/T2261.4</w:t>
            </w:r>
            <w:r w:rsidRPr="00604160">
              <w:rPr>
                <w:rFonts w:hint="eastAsia"/>
              </w:rPr>
              <w:t>—</w:t>
            </w:r>
            <w:r w:rsidRPr="00604160">
              <w:rPr>
                <w:rFonts w:hint="eastAsia"/>
              </w:rPr>
              <w:t>2003</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DE02.01.010.00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患者电话号码</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HZDHHM</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20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DE05.10.148.00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入院情况</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RYQK</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2000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DE04.50.128.00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阳性辅助检査结果</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YXFZJJG</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必填</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DE06.00.073.00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麻醉方法代码</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MZFFDM</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E2545B">
            <w:pPr>
              <w:rPr>
                <w:rFonts w:ascii="宋体" w:hAnsi="宋体"/>
                <w:szCs w:val="21"/>
              </w:rPr>
            </w:pPr>
            <w:r w:rsidRPr="00604160">
              <w:rPr>
                <w:rFonts w:hint="eastAsia"/>
              </w:rPr>
              <w:t>见</w:t>
            </w:r>
            <w:r w:rsidR="00E2545B">
              <w:rPr>
                <w:rFonts w:hint="eastAsia"/>
              </w:rPr>
              <w:t>常见检查报告</w:t>
            </w:r>
            <w:r w:rsidRPr="00604160">
              <w:rPr>
                <w:rFonts w:hint="eastAsia"/>
              </w:rPr>
              <w:t>说明（</w:t>
            </w:r>
            <w:r w:rsidR="00E2545B">
              <w:rPr>
                <w:rFonts w:hint="eastAsia"/>
              </w:rPr>
              <w:t>7</w:t>
            </w:r>
            <w:r w:rsidRPr="00604160">
              <w:rPr>
                <w:rFonts w:hint="eastAsia"/>
              </w:rPr>
              <w:t>），</w:t>
            </w:r>
            <w:r w:rsidRPr="00604160">
              <w:rPr>
                <w:rFonts w:hint="eastAsia"/>
              </w:rPr>
              <w:t xml:space="preserve">CV06.00.103 </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DE04.01.117.00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出院时症状与体征</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CYSZZYTZ</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bCs/>
                <w:kern w:val="0"/>
              </w:rPr>
              <w:t>DE05.10.113.00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病情转归代码</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BQZGDM</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E2545B" w:rsidP="0094182C">
            <w:pPr>
              <w:rPr>
                <w:rFonts w:ascii="宋体" w:hAnsi="宋体"/>
                <w:szCs w:val="21"/>
              </w:rPr>
            </w:pPr>
            <w:r>
              <w:rPr>
                <w:rFonts w:ascii="宋体" w:hAnsi="宋体" w:hint="eastAsia"/>
                <w:szCs w:val="21"/>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E2545B" w:rsidP="0094182C">
            <w:pPr>
              <w:rPr>
                <w:rFonts w:ascii="宋体" w:hAnsi="宋体"/>
                <w:szCs w:val="21"/>
              </w:rPr>
            </w:pPr>
            <w:r>
              <w:rPr>
                <w:rFonts w:hint="eastAsia"/>
              </w:rPr>
              <w:t>见说明（</w:t>
            </w:r>
            <w:r>
              <w:rPr>
                <w:rFonts w:hint="eastAsia"/>
              </w:rPr>
              <w:t>2</w:t>
            </w:r>
            <w:r>
              <w:rPr>
                <w:rFonts w:hint="eastAsia"/>
              </w:rPr>
              <w:t>）</w:t>
            </w:r>
            <w:r w:rsidR="00C576A4" w:rsidRPr="00604160">
              <w:rPr>
                <w:rFonts w:hint="eastAsia"/>
              </w:rPr>
              <w:t xml:space="preserve">CV05.10.010 </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hint="eastAsia"/>
                <w:bCs/>
                <w:kern w:val="0"/>
              </w:rPr>
              <w:t>WDDE98.00.002.00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是否有中医“四诊”</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SFYZYSZ</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w:t>
            </w:r>
            <w:r w:rsidRPr="00604160">
              <w:rPr>
                <w:rFonts w:hint="eastAsia"/>
              </w:rPr>
              <w:t>是；</w:t>
            </w:r>
            <w:r w:rsidRPr="00604160">
              <w:rPr>
                <w:rFonts w:hint="eastAsia"/>
              </w:rPr>
              <w:t>0-</w:t>
            </w:r>
            <w:r w:rsidRPr="00604160">
              <w:rPr>
                <w:rFonts w:hint="eastAsia"/>
              </w:rPr>
              <w:t>否</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hint="eastAsia"/>
                <w:bCs/>
                <w:kern w:val="0"/>
              </w:rPr>
              <w:t>WDDE98.00.004.00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49659C" w:rsidP="0094182C">
            <w:pPr>
              <w:widowControl/>
              <w:rPr>
                <w:rFonts w:ascii="宋体" w:hAnsi="宋体"/>
                <w:szCs w:val="21"/>
              </w:rPr>
            </w:pPr>
            <w:r>
              <w:rPr>
                <w:rFonts w:hint="eastAsia"/>
              </w:rPr>
              <w:t>是否有手术明细</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SFYSSJL</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1-</w:t>
            </w:r>
            <w:r w:rsidRPr="00604160">
              <w:rPr>
                <w:rFonts w:hint="eastAsia"/>
              </w:rPr>
              <w:t>是；</w:t>
            </w:r>
            <w:r w:rsidRPr="00604160">
              <w:rPr>
                <w:rFonts w:hint="eastAsia"/>
              </w:rPr>
              <w:t>0-</w:t>
            </w:r>
            <w:r w:rsidRPr="00604160">
              <w:rPr>
                <w:rFonts w:hint="eastAsia"/>
              </w:rPr>
              <w:t>否</w:t>
            </w:r>
          </w:p>
        </w:tc>
      </w:tr>
      <w:tr w:rsidR="00C576A4" w:rsidRPr="00573934" w:rsidTr="009418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3"/>
        </w:trPr>
        <w:tc>
          <w:tcPr>
            <w:tcW w:w="1980" w:type="dxa"/>
            <w:tcBorders>
              <w:top w:val="single" w:sz="4" w:space="0" w:color="auto"/>
              <w:left w:val="single" w:sz="4" w:space="0" w:color="auto"/>
              <w:bottom w:val="single" w:sz="4" w:space="0" w:color="auto"/>
              <w:right w:val="single" w:sz="4" w:space="0" w:color="auto"/>
            </w:tcBorders>
          </w:tcPr>
          <w:p w:rsidR="00C576A4" w:rsidRPr="00604160" w:rsidRDefault="00C576A4" w:rsidP="0094182C">
            <w:pPr>
              <w:widowControl/>
            </w:pPr>
            <w:r w:rsidRPr="00F30CB1">
              <w:rPr>
                <w:rFonts w:cs="宋体" w:hint="eastAsia"/>
                <w:bCs/>
                <w:kern w:val="0"/>
              </w:rPr>
              <w:t>WDDE06.00.182.00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604160">
              <w:rPr>
                <w:rFonts w:hint="eastAsia"/>
              </w:rPr>
              <w:t>数据生成时间</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ind w:leftChars="-98" w:left="-206"/>
              <w:jc w:val="center"/>
              <w:rPr>
                <w:rFonts w:ascii="宋体" w:hAnsi="宋体"/>
                <w:szCs w:val="21"/>
              </w:rPr>
            </w:pPr>
            <w:r w:rsidRPr="00604160">
              <w:rPr>
                <w:rFonts w:hint="eastAsia"/>
              </w:rPr>
              <w:t>YWSCSJ</w:t>
            </w:r>
          </w:p>
        </w:tc>
        <w:tc>
          <w:tcPr>
            <w:tcW w:w="9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DATETIME</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可选</w:t>
            </w:r>
          </w:p>
        </w:tc>
        <w:tc>
          <w:tcPr>
            <w:tcW w:w="36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604160">
              <w:rPr>
                <w:rFonts w:hint="eastAsia"/>
              </w:rPr>
              <w:t>业务操作获取该信息的时间</w:t>
            </w:r>
          </w:p>
        </w:tc>
      </w:tr>
    </w:tbl>
    <w:p w:rsidR="00C576A4" w:rsidRDefault="00C576A4" w:rsidP="00093F99">
      <w:pPr>
        <w:spacing w:beforeLines="50" w:line="360" w:lineRule="auto"/>
        <w:rPr>
          <w:rFonts w:ascii="宋体" w:hAnsi="宋体"/>
          <w:b/>
          <w:kern w:val="0"/>
          <w:sz w:val="24"/>
          <w:szCs w:val="24"/>
        </w:rPr>
      </w:pPr>
      <w:r w:rsidRPr="00573934">
        <w:rPr>
          <w:rFonts w:ascii="宋体" w:hAnsi="宋体" w:hint="eastAsia"/>
          <w:b/>
          <w:sz w:val="24"/>
          <w:szCs w:val="24"/>
        </w:rPr>
        <w:t>对出院小结的</w:t>
      </w:r>
      <w:r w:rsidRPr="00573934">
        <w:rPr>
          <w:rFonts w:ascii="宋体" w:hAnsi="宋体" w:hint="eastAsia"/>
          <w:b/>
          <w:kern w:val="0"/>
          <w:sz w:val="24"/>
          <w:szCs w:val="24"/>
        </w:rPr>
        <w:t>说明：</w:t>
      </w:r>
    </w:p>
    <w:p w:rsidR="00C576A4" w:rsidRPr="00573934" w:rsidRDefault="00C576A4" w:rsidP="00631648">
      <w:pPr>
        <w:numPr>
          <w:ilvl w:val="1"/>
          <w:numId w:val="29"/>
        </w:numPr>
        <w:spacing w:line="360" w:lineRule="auto"/>
        <w:rPr>
          <w:rFonts w:ascii="宋体" w:hAnsi="宋体"/>
          <w:sz w:val="24"/>
          <w:szCs w:val="24"/>
        </w:rPr>
      </w:pPr>
      <w:r w:rsidRPr="00573934">
        <w:rPr>
          <w:rFonts w:ascii="宋体" w:hAnsi="宋体" w:hint="eastAsia"/>
          <w:sz w:val="24"/>
          <w:szCs w:val="24"/>
        </w:rPr>
        <w:t>修改标志的填报含义如下规定：</w:t>
      </w:r>
    </w:p>
    <w:p w:rsidR="00C576A4" w:rsidRPr="0057393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“0”：通常情况下的填报。若中心存在具有相同“住院就诊流水号”的记录，则认为要求对已填报数据进行技术上的覆盖处理，中心将对原先已经重复的记录予以覆盖；</w:t>
      </w:r>
    </w:p>
    <w:p w:rsidR="00C576A4" w:rsidRDefault="00C576A4" w:rsidP="00631648">
      <w:pPr>
        <w:numPr>
          <w:ilvl w:val="1"/>
          <w:numId w:val="31"/>
        </w:numPr>
        <w:spacing w:line="360" w:lineRule="auto"/>
        <w:rPr>
          <w:rFonts w:ascii="宋体" w:hAnsi="宋体"/>
          <w:sz w:val="24"/>
          <w:szCs w:val="24"/>
        </w:rPr>
      </w:pPr>
      <w:r w:rsidRPr="00573934">
        <w:rPr>
          <w:rFonts w:ascii="宋体" w:hAnsi="宋体" w:hint="eastAsia"/>
          <w:sz w:val="24"/>
          <w:szCs w:val="24"/>
        </w:rPr>
        <w:t>“1”：对已填报的某一条具有相同“住院就诊流水号”的记录予以撤销，使其失效。若中心发现并不存在原记录，则本条记录不被处理（废弃）。</w:t>
      </w:r>
    </w:p>
    <w:p w:rsidR="00E2545B" w:rsidRPr="00F73A67" w:rsidRDefault="00E2545B" w:rsidP="00E2545B">
      <w:pPr>
        <w:numPr>
          <w:ilvl w:val="0"/>
          <w:numId w:val="31"/>
        </w:numPr>
      </w:pPr>
      <w:r w:rsidRPr="00F903BA">
        <w:rPr>
          <w:rFonts w:ascii="宋体" w:hAnsi="宋体" w:cs="宋体" w:hint="eastAsia"/>
          <w:color w:val="000000"/>
          <w:kern w:val="0"/>
          <w:szCs w:val="21"/>
        </w:rPr>
        <w:t>CV05.10.010病情转归代码表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2816"/>
        <w:gridCol w:w="4175"/>
      </w:tblGrid>
      <w:tr w:rsidR="00E2545B" w:rsidRPr="00300D3F" w:rsidTr="00B77EE2">
        <w:tc>
          <w:tcPr>
            <w:tcW w:w="1130"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值</w:t>
            </w:r>
          </w:p>
        </w:tc>
        <w:tc>
          <w:tcPr>
            <w:tcW w:w="2934"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值含义</w:t>
            </w:r>
          </w:p>
        </w:tc>
        <w:tc>
          <w:tcPr>
            <w:tcW w:w="4350" w:type="dxa"/>
            <w:tcBorders>
              <w:top w:val="single" w:sz="12" w:space="0" w:color="auto"/>
              <w:bottom w:val="single" w:sz="12" w:space="0" w:color="auto"/>
            </w:tcBorders>
          </w:tcPr>
          <w:p w:rsidR="00E2545B" w:rsidRPr="00300D3F" w:rsidRDefault="00E2545B" w:rsidP="00B77EE2">
            <w:pPr>
              <w:jc w:val="center"/>
              <w:rPr>
                <w:b/>
                <w:szCs w:val="21"/>
              </w:rPr>
            </w:pPr>
            <w:r w:rsidRPr="00300D3F">
              <w:rPr>
                <w:b/>
                <w:szCs w:val="21"/>
              </w:rPr>
              <w:t>说明</w:t>
            </w:r>
          </w:p>
        </w:tc>
      </w:tr>
      <w:tr w:rsidR="00E2545B" w:rsidRPr="00300D3F" w:rsidTr="00B77EE2">
        <w:tc>
          <w:tcPr>
            <w:tcW w:w="1130" w:type="dxa"/>
            <w:tcBorders>
              <w:top w:val="single" w:sz="12" w:space="0" w:color="auto"/>
            </w:tcBorders>
            <w:vAlign w:val="bottom"/>
          </w:tcPr>
          <w:p w:rsidR="00E2545B" w:rsidRDefault="00E2545B" w:rsidP="00B77EE2">
            <w:pPr>
              <w:jc w:val="center"/>
              <w:rPr>
                <w:rFonts w:ascii="宋体" w:hAnsi="宋体" w:cs="宋体"/>
                <w:color w:val="000000"/>
                <w:sz w:val="22"/>
              </w:rPr>
            </w:pPr>
            <w:r>
              <w:rPr>
                <w:rFonts w:hint="eastAsia"/>
                <w:color w:val="000000"/>
                <w:sz w:val="22"/>
              </w:rPr>
              <w:t>1</w:t>
            </w:r>
          </w:p>
        </w:tc>
        <w:tc>
          <w:tcPr>
            <w:tcW w:w="2934" w:type="dxa"/>
            <w:tcBorders>
              <w:top w:val="single" w:sz="12" w:space="0" w:color="auto"/>
            </w:tcBorders>
            <w:vAlign w:val="bottom"/>
          </w:tcPr>
          <w:p w:rsidR="00E2545B" w:rsidRDefault="00E2545B" w:rsidP="00B77EE2">
            <w:pPr>
              <w:rPr>
                <w:rFonts w:ascii="宋体" w:hAnsi="宋体" w:cs="宋体"/>
                <w:color w:val="000000"/>
                <w:sz w:val="22"/>
              </w:rPr>
            </w:pPr>
            <w:r>
              <w:rPr>
                <w:rFonts w:hint="eastAsia"/>
                <w:color w:val="000000"/>
                <w:sz w:val="22"/>
              </w:rPr>
              <w:t>治愈</w:t>
            </w:r>
          </w:p>
        </w:tc>
        <w:tc>
          <w:tcPr>
            <w:tcW w:w="4350" w:type="dxa"/>
            <w:tcBorders>
              <w:top w:val="single" w:sz="12" w:space="0" w:color="auto"/>
            </w:tcBorders>
            <w:vAlign w:val="bottom"/>
          </w:tcPr>
          <w:p w:rsidR="00E2545B" w:rsidRDefault="00E2545B" w:rsidP="00B77EE2">
            <w:pPr>
              <w:rPr>
                <w:rFonts w:ascii="宋体" w:hAnsi="宋体" w:cs="宋体"/>
                <w:color w:val="000000"/>
                <w:sz w:val="22"/>
              </w:rPr>
            </w:pPr>
            <w:r>
              <w:rPr>
                <w:rFonts w:hint="eastAsia"/>
                <w:color w:val="000000"/>
                <w:sz w:val="22"/>
              </w:rPr>
              <w:t>达到治愈标准或症状消失、功能恢复、创口愈合</w:t>
            </w:r>
          </w:p>
        </w:tc>
      </w:tr>
      <w:tr w:rsidR="00E2545B" w:rsidRPr="00300D3F"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2</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好转</w:t>
            </w:r>
          </w:p>
        </w:tc>
        <w:tc>
          <w:tcPr>
            <w:tcW w:w="4350" w:type="dxa"/>
            <w:vAlign w:val="bottom"/>
          </w:tcPr>
          <w:p w:rsidR="00E2545B" w:rsidRDefault="00E2545B" w:rsidP="00B77EE2">
            <w:pPr>
              <w:rPr>
                <w:rFonts w:ascii="宋体" w:hAnsi="宋体" w:cs="宋体"/>
                <w:color w:val="000000"/>
                <w:sz w:val="22"/>
              </w:rPr>
            </w:pPr>
            <w:r>
              <w:rPr>
                <w:rFonts w:hint="eastAsia"/>
                <w:color w:val="000000"/>
                <w:sz w:val="22"/>
              </w:rPr>
              <w:t>达到好转标准或症状减轻、功能部分恢复、体征改善</w:t>
            </w:r>
          </w:p>
        </w:tc>
      </w:tr>
      <w:tr w:rsidR="00E2545B" w:rsidRPr="00300D3F"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3</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稳定</w:t>
            </w:r>
          </w:p>
        </w:tc>
        <w:tc>
          <w:tcPr>
            <w:tcW w:w="4350" w:type="dxa"/>
            <w:vAlign w:val="bottom"/>
          </w:tcPr>
          <w:p w:rsidR="00E2545B" w:rsidRDefault="00E2545B" w:rsidP="00B77EE2">
            <w:pPr>
              <w:rPr>
                <w:rFonts w:ascii="宋体" w:hAnsi="宋体" w:cs="宋体"/>
                <w:color w:val="000000"/>
                <w:sz w:val="22"/>
              </w:rPr>
            </w:pPr>
            <w:r>
              <w:rPr>
                <w:rFonts w:hint="eastAsia"/>
                <w:color w:val="000000"/>
                <w:sz w:val="22"/>
              </w:rPr>
              <w:t>病情无明显变化或加重</w:t>
            </w:r>
          </w:p>
        </w:tc>
      </w:tr>
      <w:tr w:rsidR="00E2545B" w:rsidRPr="00300D3F"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4</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恶化</w:t>
            </w:r>
          </w:p>
        </w:tc>
        <w:tc>
          <w:tcPr>
            <w:tcW w:w="4350" w:type="dxa"/>
            <w:vAlign w:val="bottom"/>
          </w:tcPr>
          <w:p w:rsidR="00E2545B" w:rsidRDefault="00E2545B" w:rsidP="00B77EE2">
            <w:pPr>
              <w:rPr>
                <w:rFonts w:ascii="宋体" w:hAnsi="宋体" w:cs="宋体"/>
                <w:color w:val="000000"/>
                <w:sz w:val="22"/>
              </w:rPr>
            </w:pPr>
            <w:r>
              <w:rPr>
                <w:rFonts w:hint="eastAsia"/>
                <w:color w:val="000000"/>
                <w:sz w:val="22"/>
              </w:rPr>
              <w:t>病情加重</w:t>
            </w:r>
          </w:p>
        </w:tc>
      </w:tr>
      <w:tr w:rsidR="00E2545B" w:rsidRPr="00300D3F"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t>5</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死亡</w:t>
            </w:r>
          </w:p>
        </w:tc>
        <w:tc>
          <w:tcPr>
            <w:tcW w:w="4350" w:type="dxa"/>
            <w:vAlign w:val="bottom"/>
          </w:tcPr>
          <w:p w:rsidR="00E2545B" w:rsidRDefault="00E2545B" w:rsidP="00B77EE2">
            <w:pPr>
              <w:rPr>
                <w:rFonts w:ascii="宋体" w:hAnsi="宋体" w:cs="宋体"/>
                <w:color w:val="000000"/>
                <w:sz w:val="22"/>
              </w:rPr>
            </w:pPr>
            <w:r>
              <w:rPr>
                <w:rFonts w:hint="eastAsia"/>
                <w:color w:val="000000"/>
                <w:sz w:val="22"/>
              </w:rPr>
              <w:t>患者死亡</w:t>
            </w:r>
          </w:p>
        </w:tc>
      </w:tr>
      <w:tr w:rsidR="00E2545B" w:rsidRPr="00300D3F" w:rsidTr="00B77EE2">
        <w:tc>
          <w:tcPr>
            <w:tcW w:w="1130" w:type="dxa"/>
            <w:vAlign w:val="bottom"/>
          </w:tcPr>
          <w:p w:rsidR="00E2545B" w:rsidRDefault="00E2545B" w:rsidP="00B77EE2">
            <w:pPr>
              <w:jc w:val="center"/>
              <w:rPr>
                <w:rFonts w:ascii="宋体" w:hAnsi="宋体" w:cs="宋体"/>
                <w:color w:val="000000"/>
                <w:sz w:val="22"/>
              </w:rPr>
            </w:pPr>
            <w:r>
              <w:rPr>
                <w:rFonts w:hint="eastAsia"/>
                <w:color w:val="000000"/>
                <w:sz w:val="22"/>
              </w:rPr>
              <w:lastRenderedPageBreak/>
              <w:t>9</w:t>
            </w:r>
          </w:p>
        </w:tc>
        <w:tc>
          <w:tcPr>
            <w:tcW w:w="2934" w:type="dxa"/>
            <w:vAlign w:val="bottom"/>
          </w:tcPr>
          <w:p w:rsidR="00E2545B" w:rsidRDefault="00E2545B" w:rsidP="00B77EE2">
            <w:pPr>
              <w:rPr>
                <w:rFonts w:ascii="宋体" w:hAnsi="宋体" w:cs="宋体"/>
                <w:color w:val="000000"/>
                <w:sz w:val="22"/>
              </w:rPr>
            </w:pPr>
            <w:r>
              <w:rPr>
                <w:rFonts w:hint="eastAsia"/>
                <w:color w:val="000000"/>
                <w:sz w:val="22"/>
              </w:rPr>
              <w:t>其他</w:t>
            </w:r>
          </w:p>
        </w:tc>
        <w:tc>
          <w:tcPr>
            <w:tcW w:w="4350" w:type="dxa"/>
            <w:vAlign w:val="bottom"/>
          </w:tcPr>
          <w:p w:rsidR="00E2545B" w:rsidRDefault="00E2545B" w:rsidP="00B77EE2">
            <w:pPr>
              <w:rPr>
                <w:rFonts w:ascii="宋体" w:hAnsi="宋体" w:cs="宋体"/>
                <w:color w:val="000000"/>
                <w:sz w:val="22"/>
              </w:rPr>
            </w:pPr>
            <w:r>
              <w:rPr>
                <w:rFonts w:hint="eastAsia"/>
                <w:color w:val="000000"/>
                <w:sz w:val="22"/>
              </w:rPr>
              <w:t>通常指非伤病而又需医学处置的情况</w:t>
            </w:r>
          </w:p>
        </w:tc>
      </w:tr>
    </w:tbl>
    <w:p w:rsidR="00E2545B" w:rsidRPr="00F73A67" w:rsidRDefault="00E2545B" w:rsidP="00E2545B">
      <w:pPr>
        <w:ind w:left="720"/>
      </w:pPr>
    </w:p>
    <w:p w:rsidR="00E2545B" w:rsidRPr="00E2545B" w:rsidRDefault="00E2545B" w:rsidP="00E2545B">
      <w:pPr>
        <w:spacing w:line="360" w:lineRule="auto"/>
        <w:ind w:left="840"/>
        <w:rPr>
          <w:rFonts w:ascii="宋体" w:hAnsi="宋体"/>
          <w:sz w:val="24"/>
          <w:szCs w:val="24"/>
        </w:rPr>
      </w:pPr>
    </w:p>
    <w:p w:rsidR="00C576A4" w:rsidRPr="00573934" w:rsidRDefault="00C576A4" w:rsidP="00C576A4">
      <w:pPr>
        <w:pStyle w:val="2"/>
        <w:rPr>
          <w:rFonts w:ascii="宋体" w:hAnsi="宋体"/>
          <w:sz w:val="30"/>
          <w:szCs w:val="30"/>
        </w:rPr>
      </w:pPr>
      <w:bookmarkStart w:id="151" w:name="_Toc342661569"/>
      <w:bookmarkStart w:id="152" w:name="_Toc429573869"/>
      <w:r w:rsidRPr="00573934">
        <w:rPr>
          <w:rFonts w:ascii="宋体" w:hAnsi="宋体" w:hint="eastAsia"/>
          <w:sz w:val="30"/>
          <w:szCs w:val="30"/>
        </w:rPr>
        <w:t>手术明细报告</w:t>
      </w:r>
      <w:bookmarkEnd w:id="142"/>
      <w:bookmarkEnd w:id="143"/>
      <w:bookmarkEnd w:id="144"/>
      <w:bookmarkEnd w:id="151"/>
      <w:bookmarkEnd w:id="152"/>
    </w:p>
    <w:p w:rsidR="00C576A4" w:rsidRPr="00573934" w:rsidRDefault="00C576A4" w:rsidP="00C576A4">
      <w:pPr>
        <w:pStyle w:val="3"/>
        <w:ind w:left="0"/>
        <w:rPr>
          <w:rFonts w:ascii="宋体" w:hAnsi="宋体"/>
          <w:sz w:val="28"/>
          <w:szCs w:val="28"/>
        </w:rPr>
      </w:pPr>
      <w:bookmarkStart w:id="153" w:name="_Toc287782052"/>
      <w:bookmarkStart w:id="154" w:name="_Toc290900503"/>
      <w:bookmarkStart w:id="155" w:name="_Toc291057289"/>
      <w:bookmarkStart w:id="156" w:name="_Toc342661570"/>
      <w:bookmarkStart w:id="157" w:name="_Toc429573870"/>
      <w:r w:rsidRPr="00573934">
        <w:rPr>
          <w:rFonts w:ascii="宋体" w:hAnsi="宋体" w:hint="eastAsia"/>
          <w:sz w:val="28"/>
          <w:szCs w:val="28"/>
        </w:rPr>
        <w:t>数据表内容定义</w:t>
      </w:r>
      <w:bookmarkEnd w:id="153"/>
      <w:bookmarkEnd w:id="154"/>
      <w:bookmarkEnd w:id="155"/>
      <w:bookmarkEnd w:id="156"/>
      <w:bookmarkEnd w:id="157"/>
    </w:p>
    <w:p w:rsidR="00C576A4" w:rsidRPr="00573934" w:rsidRDefault="00C576A4" w:rsidP="00C576A4">
      <w:pPr>
        <w:spacing w:line="480" w:lineRule="auto"/>
        <w:outlineLvl w:val="4"/>
        <w:rPr>
          <w:rFonts w:ascii="宋体" w:hAnsi="宋体"/>
          <w:b/>
          <w:sz w:val="24"/>
          <w:szCs w:val="24"/>
        </w:rPr>
      </w:pPr>
      <w:r w:rsidRPr="00573934">
        <w:rPr>
          <w:rFonts w:ascii="宋体" w:hAnsi="宋体" w:hint="eastAsia"/>
          <w:b/>
          <w:sz w:val="24"/>
          <w:szCs w:val="24"/>
        </w:rPr>
        <w:t>（十五）手术明细表(TB_Operation_Detail)</w:t>
      </w:r>
    </w:p>
    <w:tbl>
      <w:tblPr>
        <w:tblW w:w="109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1980"/>
        <w:gridCol w:w="1260"/>
        <w:gridCol w:w="1080"/>
        <w:gridCol w:w="720"/>
        <w:gridCol w:w="720"/>
        <w:gridCol w:w="3240"/>
      </w:tblGrid>
      <w:tr w:rsidR="00C576A4" w:rsidRPr="00464D48" w:rsidTr="0094182C">
        <w:trPr>
          <w:trHeight w:val="465"/>
        </w:trPr>
        <w:tc>
          <w:tcPr>
            <w:tcW w:w="1980" w:type="dxa"/>
            <w:shd w:val="clear" w:color="auto" w:fill="D9D9D9"/>
          </w:tcPr>
          <w:p w:rsidR="00C576A4" w:rsidRPr="00464D48" w:rsidRDefault="00C576A4" w:rsidP="0094182C">
            <w:pPr>
              <w:widowControl/>
              <w:ind w:leftChars="-38" w:left="-80" w:rightChars="-45" w:right="-94"/>
              <w:jc w:val="center"/>
              <w:rPr>
                <w:rFonts w:ascii="宋体" w:hAnsi="宋体"/>
                <w:b/>
                <w:szCs w:val="21"/>
              </w:rPr>
            </w:pPr>
            <w:r>
              <w:rPr>
                <w:rFonts w:ascii="宋体" w:hAnsi="宋体" w:hint="eastAsia"/>
                <w:b/>
                <w:szCs w:val="21"/>
              </w:rPr>
              <w:t>标准</w:t>
            </w:r>
          </w:p>
        </w:tc>
        <w:tc>
          <w:tcPr>
            <w:tcW w:w="1980" w:type="dxa"/>
            <w:shd w:val="clear" w:color="auto" w:fill="D9D9D9"/>
            <w:vAlign w:val="center"/>
          </w:tcPr>
          <w:p w:rsidR="00C576A4" w:rsidRPr="00464D48" w:rsidRDefault="00C576A4" w:rsidP="0094182C">
            <w:pPr>
              <w:widowControl/>
              <w:ind w:leftChars="-38" w:left="-80" w:rightChars="-45" w:right="-94"/>
              <w:jc w:val="center"/>
              <w:rPr>
                <w:rFonts w:ascii="宋体" w:hAnsi="宋体"/>
                <w:kern w:val="0"/>
                <w:szCs w:val="21"/>
              </w:rPr>
            </w:pPr>
            <w:r w:rsidRPr="00464D48">
              <w:rPr>
                <w:rFonts w:ascii="宋体" w:hAnsi="宋体" w:hint="eastAsia"/>
                <w:b/>
                <w:szCs w:val="21"/>
              </w:rPr>
              <w:t>数据项</w:t>
            </w:r>
          </w:p>
        </w:tc>
        <w:tc>
          <w:tcPr>
            <w:tcW w:w="1260" w:type="dxa"/>
            <w:shd w:val="clear" w:color="auto" w:fill="D9D9D9"/>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b/>
                <w:szCs w:val="21"/>
              </w:rPr>
              <w:t>字段名</w:t>
            </w:r>
          </w:p>
        </w:tc>
        <w:tc>
          <w:tcPr>
            <w:tcW w:w="1080"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类型</w:t>
            </w:r>
          </w:p>
        </w:tc>
        <w:tc>
          <w:tcPr>
            <w:tcW w:w="720"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长度</w:t>
            </w:r>
          </w:p>
        </w:tc>
        <w:tc>
          <w:tcPr>
            <w:tcW w:w="720"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填报要求</w:t>
            </w:r>
          </w:p>
        </w:tc>
        <w:tc>
          <w:tcPr>
            <w:tcW w:w="3240"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说明</w:t>
            </w:r>
          </w:p>
        </w:tc>
      </w:tr>
      <w:tr w:rsidR="00C576A4" w:rsidRPr="00464D48" w:rsidTr="0094182C">
        <w:trPr>
          <w:trHeight w:val="360"/>
        </w:trPr>
        <w:tc>
          <w:tcPr>
            <w:tcW w:w="1980" w:type="dxa"/>
            <w:shd w:val="clear" w:color="auto" w:fill="FBD4B4"/>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szCs w:val="21"/>
              </w:rPr>
              <w:t>DE08.10.052.00</w:t>
            </w:r>
          </w:p>
        </w:tc>
        <w:tc>
          <w:tcPr>
            <w:tcW w:w="1980" w:type="dxa"/>
            <w:shd w:val="clear" w:color="auto" w:fill="FBD4B4"/>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医疗机构代码</w:t>
            </w:r>
          </w:p>
        </w:tc>
        <w:tc>
          <w:tcPr>
            <w:tcW w:w="1260" w:type="dxa"/>
            <w:shd w:val="clear" w:color="auto" w:fill="FBD4B4"/>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YLJGDM</w:t>
            </w:r>
          </w:p>
        </w:tc>
        <w:tc>
          <w:tcPr>
            <w:tcW w:w="108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22</w:t>
            </w:r>
          </w:p>
        </w:tc>
        <w:tc>
          <w:tcPr>
            <w:tcW w:w="72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p>
        </w:tc>
      </w:tr>
      <w:tr w:rsidR="00C576A4" w:rsidRPr="00464D48" w:rsidTr="0094182C">
        <w:trPr>
          <w:trHeight w:val="360"/>
        </w:trPr>
        <w:tc>
          <w:tcPr>
            <w:tcW w:w="1980" w:type="dxa"/>
            <w:shd w:val="clear" w:color="auto" w:fill="FBD4B4"/>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t>WDDE01.00.149.00</w:t>
            </w:r>
          </w:p>
        </w:tc>
        <w:tc>
          <w:tcPr>
            <w:tcW w:w="1980" w:type="dxa"/>
            <w:shd w:val="clear" w:color="auto" w:fill="FBD4B4"/>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手术明细流水号</w:t>
            </w:r>
          </w:p>
        </w:tc>
        <w:tc>
          <w:tcPr>
            <w:tcW w:w="1260" w:type="dxa"/>
            <w:shd w:val="clear" w:color="auto" w:fill="FBD4B4"/>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SSMXLSH</w:t>
            </w:r>
          </w:p>
        </w:tc>
        <w:tc>
          <w:tcPr>
            <w:tcW w:w="108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r w:rsidRPr="00464D48">
              <w:rPr>
                <w:rFonts w:ascii="宋体" w:hAnsi="宋体" w:hint="eastAsia"/>
                <w:kern w:val="0"/>
                <w:szCs w:val="21"/>
              </w:rPr>
              <w:t>见说明（1）</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szCs w:val="21"/>
              </w:rPr>
              <w:t>WDDE01.00.001.00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卡号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KH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Merge w:val="restart"/>
            <w:vAlign w:val="center"/>
          </w:tcPr>
          <w:p w:rsidR="00C576A4" w:rsidRPr="00464D48" w:rsidRDefault="00C576A4" w:rsidP="0094182C">
            <w:pPr>
              <w:widowControl/>
              <w:rPr>
                <w:rFonts w:ascii="宋体" w:hAnsi="宋体"/>
                <w:szCs w:val="21"/>
              </w:rPr>
            </w:pPr>
            <w:r w:rsidRPr="00464D48">
              <w:rPr>
                <w:rFonts w:ascii="宋体" w:hAnsi="宋体" w:hint="eastAsia"/>
                <w:szCs w:val="21"/>
              </w:rPr>
              <w:t>必须与患者基本信息关联，见说明(2)及相关说明。</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szCs w:val="21"/>
              </w:rPr>
              <w:t>WDDE01.00.002.00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卡类型</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KLX</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Merge/>
            <w:vAlign w:val="center"/>
          </w:tcPr>
          <w:p w:rsidR="00C576A4" w:rsidRPr="00464D48" w:rsidRDefault="00C576A4" w:rsidP="0094182C">
            <w:pPr>
              <w:widowControl/>
              <w:rPr>
                <w:rFonts w:ascii="宋体" w:hAnsi="宋体"/>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WDDE01.00.137.00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就诊流水号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JZLSH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50</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用于与住院就诊记录表或门诊就诊记录表关联的外键</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szCs w:val="21"/>
              </w:rPr>
              <w:t>WDDE01.00.138.00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门诊/住院标志</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MZZYBZ</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1门诊，2住院</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WDDE06.00.228.00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日间手术标志</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RJSSBZ</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1是；0否</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WDDE06.00.229.00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手术类型</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SSLX</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 一般，2抢救，3术中急抢救， 9其他</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cs="黑体"/>
                <w:kern w:val="0"/>
                <w:szCs w:val="21"/>
              </w:rPr>
              <w:t>DE06</w:t>
            </w:r>
            <w:r>
              <w:rPr>
                <w:rFonts w:ascii="宋体" w:hAnsi="宋体" w:cs="黑体" w:hint="eastAsia"/>
                <w:kern w:val="0"/>
                <w:szCs w:val="21"/>
              </w:rPr>
              <w:t>.</w:t>
            </w:r>
            <w:r w:rsidRPr="00B34AB4">
              <w:rPr>
                <w:rFonts w:ascii="宋体" w:hAnsi="宋体" w:cs="黑体"/>
                <w:kern w:val="0"/>
                <w:szCs w:val="21"/>
              </w:rPr>
              <w:t>00</w:t>
            </w:r>
            <w:r>
              <w:rPr>
                <w:rFonts w:ascii="宋体" w:hAnsi="宋体" w:cs="黑体" w:hint="eastAsia"/>
                <w:kern w:val="0"/>
                <w:szCs w:val="21"/>
              </w:rPr>
              <w:t>.</w:t>
            </w:r>
            <w:r w:rsidRPr="00B34AB4">
              <w:rPr>
                <w:rFonts w:ascii="宋体" w:hAnsi="宋体" w:cs="黑体"/>
                <w:kern w:val="0"/>
                <w:szCs w:val="21"/>
              </w:rPr>
              <w:t>093.00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手术操作编码</w:t>
            </w:r>
          </w:p>
        </w:tc>
        <w:tc>
          <w:tcPr>
            <w:tcW w:w="1260" w:type="dxa"/>
            <w:vAlign w:val="center"/>
          </w:tcPr>
          <w:p w:rsidR="00C576A4" w:rsidRPr="00464D48" w:rsidRDefault="00C576A4" w:rsidP="0094182C">
            <w:pPr>
              <w:jc w:val="center"/>
              <w:rPr>
                <w:rFonts w:ascii="宋体" w:hAnsi="宋体"/>
                <w:szCs w:val="21"/>
              </w:rPr>
            </w:pPr>
            <w:r w:rsidRPr="00464D48">
              <w:rPr>
                <w:rFonts w:ascii="宋体" w:hAnsi="宋体" w:hint="eastAsia"/>
                <w:szCs w:val="21"/>
              </w:rPr>
              <w:t>SSCZBM</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240" w:type="dxa"/>
            <w:vAlign w:val="center"/>
          </w:tcPr>
          <w:p w:rsidR="00C576A4" w:rsidRPr="00464D48" w:rsidRDefault="00C576A4" w:rsidP="0094182C">
            <w:pPr>
              <w:rPr>
                <w:rFonts w:ascii="宋体" w:hAnsi="宋体"/>
                <w:szCs w:val="21"/>
              </w:rPr>
            </w:pPr>
            <w:r w:rsidRPr="00464D48">
              <w:rPr>
                <w:rFonts w:ascii="宋体" w:hAnsi="宋体" w:hint="eastAsia"/>
                <w:szCs w:val="21"/>
              </w:rPr>
              <w:t xml:space="preserve">编码。按规定的ICD-9-CM3字典执行　</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cs="黑体"/>
                <w:kern w:val="0"/>
                <w:szCs w:val="21"/>
              </w:rPr>
              <w:t>DE06</w:t>
            </w:r>
            <w:r>
              <w:rPr>
                <w:rFonts w:ascii="宋体" w:hAnsi="宋体" w:cs="黑体" w:hint="eastAsia"/>
                <w:kern w:val="0"/>
                <w:szCs w:val="21"/>
              </w:rPr>
              <w:t>.</w:t>
            </w:r>
            <w:r w:rsidRPr="00B34AB4">
              <w:rPr>
                <w:rFonts w:ascii="宋体" w:hAnsi="宋体" w:cs="黑体"/>
                <w:kern w:val="0"/>
                <w:szCs w:val="21"/>
              </w:rPr>
              <w:t>00</w:t>
            </w:r>
            <w:r>
              <w:rPr>
                <w:rFonts w:ascii="宋体" w:hAnsi="宋体" w:cs="黑体" w:hint="eastAsia"/>
                <w:kern w:val="0"/>
                <w:szCs w:val="21"/>
              </w:rPr>
              <w:t>.</w:t>
            </w:r>
            <w:r w:rsidRPr="00B34AB4">
              <w:rPr>
                <w:rFonts w:ascii="宋体" w:hAnsi="宋体" w:cs="黑体"/>
                <w:kern w:val="0"/>
                <w:szCs w:val="21"/>
              </w:rPr>
              <w:t>09</w:t>
            </w:r>
            <w:r w:rsidRPr="00B34AB4">
              <w:rPr>
                <w:rFonts w:ascii="宋体" w:hAnsi="宋体" w:cs="黑体" w:hint="eastAsia"/>
                <w:kern w:val="0"/>
                <w:szCs w:val="21"/>
              </w:rPr>
              <w:t>4</w:t>
            </w:r>
            <w:r w:rsidRPr="00B34AB4">
              <w:rPr>
                <w:rFonts w:ascii="宋体" w:hAnsi="宋体" w:cs="黑体"/>
                <w:kern w:val="0"/>
                <w:szCs w:val="21"/>
              </w:rPr>
              <w:t>.00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手术操作名称</w:t>
            </w:r>
          </w:p>
        </w:tc>
        <w:tc>
          <w:tcPr>
            <w:tcW w:w="1260" w:type="dxa"/>
            <w:vAlign w:val="center"/>
          </w:tcPr>
          <w:p w:rsidR="00C576A4" w:rsidRPr="00464D48" w:rsidRDefault="00C576A4" w:rsidP="0094182C">
            <w:pPr>
              <w:jc w:val="center"/>
              <w:rPr>
                <w:rFonts w:ascii="宋体" w:hAnsi="宋体"/>
                <w:szCs w:val="21"/>
              </w:rPr>
            </w:pPr>
            <w:r w:rsidRPr="00464D48">
              <w:rPr>
                <w:rFonts w:ascii="宋体" w:hAnsi="宋体" w:hint="eastAsia"/>
                <w:szCs w:val="21"/>
              </w:rPr>
              <w:t>SSCZMC</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64</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vAlign w:val="center"/>
          </w:tcPr>
          <w:p w:rsidR="00C576A4" w:rsidRPr="00464D48" w:rsidRDefault="00C576A4" w:rsidP="0094182C">
            <w:pPr>
              <w:rPr>
                <w:rFonts w:ascii="宋体" w:hAnsi="宋体"/>
                <w:szCs w:val="21"/>
              </w:rPr>
            </w:pPr>
            <w:r w:rsidRPr="00464D48">
              <w:rPr>
                <w:rFonts w:ascii="宋体" w:hAnsi="宋体" w:hint="eastAsia"/>
                <w:szCs w:val="21"/>
              </w:rPr>
              <w:t>对应于SSCZBM的中文名称</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WDDE05.01.166.00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手术前诊断</w:t>
            </w:r>
          </w:p>
        </w:tc>
        <w:tc>
          <w:tcPr>
            <w:tcW w:w="1260" w:type="dxa"/>
            <w:vAlign w:val="center"/>
          </w:tcPr>
          <w:p w:rsidR="00C576A4" w:rsidRPr="00464D48" w:rsidRDefault="00C576A4" w:rsidP="0094182C">
            <w:pPr>
              <w:jc w:val="center"/>
              <w:rPr>
                <w:rFonts w:ascii="宋体" w:hAnsi="宋体"/>
                <w:szCs w:val="21"/>
              </w:rPr>
            </w:pPr>
            <w:r w:rsidRPr="00464D48">
              <w:rPr>
                <w:rFonts w:ascii="宋体" w:hAnsi="宋体" w:hint="eastAsia"/>
                <w:szCs w:val="21"/>
              </w:rPr>
              <w:t>SSQZD</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vAlign w:val="center"/>
          </w:tcPr>
          <w:p w:rsidR="00C576A4" w:rsidRPr="00464D48" w:rsidRDefault="00C576A4" w:rsidP="0094182C">
            <w:pPr>
              <w:rPr>
                <w:rFonts w:ascii="宋体" w:hAnsi="宋体"/>
                <w:szCs w:val="21"/>
              </w:rPr>
            </w:pPr>
            <w:r w:rsidRPr="00464D48">
              <w:rPr>
                <w:rFonts w:ascii="宋体" w:hAnsi="宋体" w:hint="eastAsia"/>
                <w:szCs w:val="21"/>
              </w:rPr>
              <w:t>编码。按规定的ICD-10字典执行</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WDDE05.01.167.00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手术后诊断</w:t>
            </w:r>
          </w:p>
        </w:tc>
        <w:tc>
          <w:tcPr>
            <w:tcW w:w="1260" w:type="dxa"/>
            <w:vAlign w:val="center"/>
          </w:tcPr>
          <w:p w:rsidR="00C576A4" w:rsidRPr="00464D48" w:rsidRDefault="00C576A4" w:rsidP="0094182C">
            <w:pPr>
              <w:jc w:val="center"/>
              <w:rPr>
                <w:rFonts w:ascii="宋体" w:hAnsi="宋体"/>
                <w:szCs w:val="21"/>
              </w:rPr>
            </w:pPr>
            <w:r w:rsidRPr="00464D48">
              <w:rPr>
                <w:rFonts w:ascii="宋体" w:hAnsi="宋体" w:hint="eastAsia"/>
                <w:szCs w:val="21"/>
              </w:rPr>
              <w:t>SSHZD</w:t>
            </w:r>
          </w:p>
        </w:tc>
        <w:tc>
          <w:tcPr>
            <w:tcW w:w="1080" w:type="dxa"/>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10</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vAlign w:val="center"/>
          </w:tcPr>
          <w:p w:rsidR="00C576A4" w:rsidRPr="00464D48" w:rsidRDefault="00C576A4" w:rsidP="0094182C">
            <w:pPr>
              <w:rPr>
                <w:rFonts w:ascii="宋体" w:hAnsi="宋体"/>
                <w:szCs w:val="21"/>
              </w:rPr>
            </w:pPr>
            <w:r w:rsidRPr="00464D48">
              <w:rPr>
                <w:rFonts w:ascii="宋体" w:hAnsi="宋体" w:hint="eastAsia"/>
                <w:szCs w:val="21"/>
              </w:rPr>
              <w:t>编码。按规定的ICD-10字典执行</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WDDE06.00.230.00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手术起始时间</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SSKSSJ</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datetime</w:t>
            </w:r>
          </w:p>
        </w:tc>
        <w:tc>
          <w:tcPr>
            <w:tcW w:w="720" w:type="dxa"/>
            <w:vAlign w:val="center"/>
          </w:tcPr>
          <w:p w:rsidR="00C576A4" w:rsidRPr="00464D48" w:rsidRDefault="00C576A4" w:rsidP="0094182C">
            <w:pPr>
              <w:widowControl/>
              <w:rPr>
                <w:rFonts w:ascii="宋体" w:hAnsi="宋体"/>
                <w:kern w:val="0"/>
                <w:szCs w:val="21"/>
              </w:rPr>
            </w:pP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WDDE06.00.231.00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手术结束时间</w:t>
            </w:r>
          </w:p>
        </w:tc>
        <w:tc>
          <w:tcPr>
            <w:tcW w:w="1260" w:type="dxa"/>
            <w:vAlign w:val="center"/>
          </w:tcPr>
          <w:p w:rsidR="00C576A4" w:rsidRPr="00464D48" w:rsidRDefault="00C576A4" w:rsidP="0094182C">
            <w:pPr>
              <w:widowControl/>
              <w:ind w:leftChars="-45" w:left="-94" w:rightChars="-45" w:right="-94"/>
              <w:jc w:val="center"/>
              <w:rPr>
                <w:rFonts w:ascii="宋体" w:hAnsi="宋体"/>
                <w:szCs w:val="21"/>
              </w:rPr>
            </w:pPr>
            <w:r w:rsidRPr="00464D48">
              <w:rPr>
                <w:rFonts w:ascii="宋体" w:hAnsi="宋体" w:hint="eastAsia"/>
                <w:szCs w:val="21"/>
              </w:rPr>
              <w:t>SSJSSJ</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datetime</w:t>
            </w:r>
          </w:p>
        </w:tc>
        <w:tc>
          <w:tcPr>
            <w:tcW w:w="720" w:type="dxa"/>
            <w:vAlign w:val="center"/>
          </w:tcPr>
          <w:p w:rsidR="00C576A4" w:rsidRPr="00464D48" w:rsidRDefault="00C576A4" w:rsidP="0094182C">
            <w:pPr>
              <w:widowControl/>
              <w:rPr>
                <w:rFonts w:ascii="宋体" w:hAnsi="宋体"/>
                <w:kern w:val="0"/>
                <w:szCs w:val="21"/>
              </w:rPr>
            </w:pP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WDDE06.00.232.00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手术级别</w:t>
            </w:r>
          </w:p>
        </w:tc>
        <w:tc>
          <w:tcPr>
            <w:tcW w:w="126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SSJB</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见说明（4）</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手术医生工号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SSYSGH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手术医生姓名</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SSYSXM</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手术医生I助工号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SSYSZ1GH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手术医生I助姓名</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SSYSZ1XM</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手术医生II助工号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SSYSZ2GH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手术医生II助姓名</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SSYSZ2XM</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WDDE08.30.001.00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麻醉医师工号</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MZYSGH</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编码。见医护人员字典表</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kern w:val="0"/>
                <w:szCs w:val="21"/>
              </w:rPr>
              <w:t>DE02.01.039.00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麻醉医师姓名</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MZYSXM</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kern w:val="0"/>
                <w:szCs w:val="21"/>
              </w:rPr>
              <w:lastRenderedPageBreak/>
              <w:t>DE06.00.074.00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麻醉方式</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MZFS</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CV06.00.103麻醉方法代码表。1：全麻、2：局麻、3：硬膜外麻、4：其他</w:t>
            </w:r>
          </w:p>
        </w:tc>
      </w:tr>
      <w:tr w:rsidR="00C576A4" w:rsidRPr="00464D48" w:rsidTr="0094182C">
        <w:trPr>
          <w:trHeight w:val="360"/>
        </w:trPr>
        <w:tc>
          <w:tcPr>
            <w:tcW w:w="1980" w:type="dxa"/>
          </w:tcPr>
          <w:p w:rsidR="00C576A4" w:rsidRPr="00464D48" w:rsidRDefault="00C576A4" w:rsidP="0094182C">
            <w:pPr>
              <w:widowControl/>
              <w:rPr>
                <w:rFonts w:ascii="宋体" w:hAnsi="宋体"/>
                <w:szCs w:val="21"/>
              </w:rPr>
            </w:pPr>
            <w:r w:rsidRPr="00B34AB4">
              <w:rPr>
                <w:rFonts w:ascii="宋体" w:hAnsi="宋体" w:hint="eastAsia"/>
                <w:color w:val="000000"/>
                <w:szCs w:val="21"/>
              </w:rPr>
              <w:t>WDDE04.01.172.00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切口、愈合等级</w:t>
            </w:r>
          </w:p>
        </w:tc>
        <w:tc>
          <w:tcPr>
            <w:tcW w:w="1260" w:type="dxa"/>
            <w:vAlign w:val="center"/>
          </w:tcPr>
          <w:p w:rsidR="00C576A4" w:rsidRPr="00464D48" w:rsidRDefault="00C576A4" w:rsidP="0094182C">
            <w:pPr>
              <w:widowControl/>
              <w:ind w:leftChars="-45" w:left="-94" w:rightChars="-45" w:right="-94"/>
              <w:jc w:val="center"/>
              <w:rPr>
                <w:rFonts w:ascii="宋体" w:hAnsi="宋体"/>
                <w:kern w:val="0"/>
                <w:szCs w:val="21"/>
              </w:rPr>
            </w:pPr>
            <w:r w:rsidRPr="00464D48">
              <w:rPr>
                <w:rFonts w:ascii="宋体" w:hAnsi="宋体" w:hint="eastAsia"/>
                <w:kern w:val="0"/>
                <w:szCs w:val="21"/>
              </w:rPr>
              <w:t>QKYHDJ</w:t>
            </w:r>
          </w:p>
        </w:tc>
        <w:tc>
          <w:tcPr>
            <w:tcW w:w="108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字符串</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w:t>
            </w:r>
          </w:p>
        </w:tc>
        <w:tc>
          <w:tcPr>
            <w:tcW w:w="720"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240" w:type="dxa"/>
            <w:vAlign w:val="center"/>
          </w:tcPr>
          <w:p w:rsidR="00C576A4" w:rsidRPr="00464D48" w:rsidRDefault="00C576A4" w:rsidP="0094182C">
            <w:pPr>
              <w:widowControl/>
              <w:rPr>
                <w:rFonts w:ascii="宋体" w:hAnsi="宋体"/>
                <w:kern w:val="0"/>
                <w:szCs w:val="21"/>
              </w:rPr>
            </w:pPr>
            <w:bookmarkStart w:id="158" w:name="_Toc314271986"/>
            <w:r w:rsidRPr="00464D48">
              <w:rPr>
                <w:rFonts w:ascii="宋体" w:hAnsi="宋体"/>
                <w:kern w:val="0"/>
                <w:szCs w:val="21"/>
              </w:rPr>
              <w:t>CV5501.14手术切口愈合等级代码</w:t>
            </w:r>
            <w:bookmarkEnd w:id="158"/>
            <w:r w:rsidRPr="00464D48">
              <w:rPr>
                <w:rFonts w:ascii="宋体" w:hAnsi="宋体" w:hint="eastAsia"/>
                <w:kern w:val="0"/>
                <w:szCs w:val="21"/>
              </w:rPr>
              <w:t>。见说明（3）</w:t>
            </w:r>
          </w:p>
        </w:tc>
      </w:tr>
      <w:tr w:rsidR="00C576A4" w:rsidRPr="00464D48" w:rsidTr="0094182C">
        <w:trPr>
          <w:trHeight w:val="403"/>
        </w:trPr>
        <w:tc>
          <w:tcPr>
            <w:tcW w:w="1980" w:type="dxa"/>
          </w:tcPr>
          <w:p w:rsidR="00C576A4" w:rsidRPr="00464D48" w:rsidRDefault="00C576A4" w:rsidP="0094182C">
            <w:pPr>
              <w:widowControl/>
              <w:rPr>
                <w:rFonts w:ascii="宋体" w:hAnsi="宋体"/>
                <w:szCs w:val="21"/>
              </w:rPr>
            </w:pPr>
            <w:r w:rsidRPr="00B34AB4">
              <w:rPr>
                <w:rFonts w:ascii="宋体" w:hAnsi="宋体" w:hint="eastAsia"/>
                <w:szCs w:val="21"/>
              </w:rPr>
              <w:t>WDDE99.00.001.00</w:t>
            </w:r>
          </w:p>
        </w:tc>
        <w:tc>
          <w:tcPr>
            <w:tcW w:w="1980"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密级</w:t>
            </w:r>
          </w:p>
        </w:tc>
        <w:tc>
          <w:tcPr>
            <w:tcW w:w="126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MJ</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20"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vAlign w:val="center"/>
          </w:tcPr>
          <w:p w:rsidR="00C576A4" w:rsidRPr="00464D48" w:rsidRDefault="00C576A4" w:rsidP="0094182C">
            <w:pPr>
              <w:rPr>
                <w:rFonts w:ascii="宋体" w:hAnsi="宋体"/>
                <w:szCs w:val="21"/>
              </w:rPr>
            </w:pPr>
            <w:r w:rsidRPr="00464D48">
              <w:rPr>
                <w:rFonts w:ascii="宋体" w:hAnsi="宋体" w:hint="eastAsia"/>
                <w:kern w:val="0"/>
                <w:szCs w:val="21"/>
              </w:rPr>
              <w:t>见就诊记录表的相关说明</w:t>
            </w:r>
          </w:p>
        </w:tc>
      </w:tr>
      <w:tr w:rsidR="00C576A4" w:rsidRPr="00464D48" w:rsidTr="0094182C">
        <w:trPr>
          <w:trHeight w:val="360"/>
        </w:trPr>
        <w:tc>
          <w:tcPr>
            <w:tcW w:w="198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szCs w:val="21"/>
              </w:rPr>
              <w:t>WDDE99.00.002.00</w:t>
            </w:r>
          </w:p>
        </w:tc>
        <w:tc>
          <w:tcPr>
            <w:tcW w:w="19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6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20" w:type="dxa"/>
            <w:vAlign w:val="center"/>
          </w:tcPr>
          <w:p w:rsidR="00C576A4" w:rsidRPr="00464D48" w:rsidRDefault="00C576A4" w:rsidP="0094182C">
            <w:pPr>
              <w:autoSpaceDE w:val="0"/>
              <w:autoSpaceDN w:val="0"/>
              <w:adjustRightInd w:val="0"/>
              <w:rPr>
                <w:rFonts w:ascii="宋体" w:hAnsi="宋体"/>
                <w:szCs w:val="21"/>
              </w:rPr>
            </w:pPr>
          </w:p>
        </w:tc>
        <w:tc>
          <w:tcPr>
            <w:tcW w:w="72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24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rPr>
          <w:trHeight w:val="360"/>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B34AB4">
              <w:rPr>
                <w:rFonts w:ascii="宋体" w:hAnsi="宋体" w:hint="eastAsia"/>
                <w:szCs w:val="21"/>
              </w:rPr>
              <w:t>WDDE99.00.052.00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szCs w:val="21"/>
              </w:rPr>
            </w:pPr>
            <w:r w:rsidRPr="00464D48">
              <w:rPr>
                <w:rFonts w:ascii="宋体" w:hAnsi="宋体" w:hint="eastAsia"/>
                <w:szCs w:val="21"/>
              </w:rPr>
              <w:t>预留一</w:t>
            </w:r>
          </w:p>
        </w:tc>
        <w:tc>
          <w:tcPr>
            <w:tcW w:w="126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YLYL1</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B34AB4">
              <w:rPr>
                <w:rFonts w:ascii="宋体" w:hAnsi="宋体" w:hint="eastAsia"/>
                <w:szCs w:val="21"/>
              </w:rPr>
              <w:t>WDDE99.00.053.00</w:t>
            </w:r>
          </w:p>
        </w:tc>
        <w:tc>
          <w:tcPr>
            <w:tcW w:w="19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rPr>
                <w:rFonts w:ascii="宋体" w:hAnsi="宋体"/>
                <w:szCs w:val="21"/>
              </w:rPr>
            </w:pPr>
            <w:r w:rsidRPr="00464D48">
              <w:rPr>
                <w:rFonts w:ascii="宋体" w:hAnsi="宋体" w:hint="eastAsia"/>
                <w:szCs w:val="21"/>
              </w:rPr>
              <w:t>预留二</w:t>
            </w:r>
          </w:p>
        </w:tc>
        <w:tc>
          <w:tcPr>
            <w:tcW w:w="126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jc w:val="center"/>
              <w:rPr>
                <w:rFonts w:ascii="宋体" w:hAnsi="宋体"/>
                <w:szCs w:val="21"/>
              </w:rPr>
            </w:pPr>
            <w:r w:rsidRPr="00464D48">
              <w:rPr>
                <w:rFonts w:ascii="宋体" w:hAnsi="宋体" w:hint="eastAsia"/>
                <w:szCs w:val="21"/>
              </w:rPr>
              <w:t>YLYL2</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128</w:t>
            </w:r>
          </w:p>
        </w:tc>
        <w:tc>
          <w:tcPr>
            <w:tcW w:w="72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24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rPr>
                <w:rFonts w:ascii="宋体" w:hAnsi="宋体"/>
                <w:szCs w:val="21"/>
              </w:rPr>
            </w:pPr>
            <w:r w:rsidRPr="00464D48">
              <w:rPr>
                <w:rFonts w:ascii="宋体" w:hAnsi="宋体" w:hint="eastAsia"/>
                <w:szCs w:val="21"/>
              </w:rPr>
              <w:t>为系统处理该数据而预留</w:t>
            </w:r>
          </w:p>
        </w:tc>
      </w:tr>
      <w:tr w:rsidR="00E2545B" w:rsidRPr="00573934" w:rsidTr="009B4B8F">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E2545B" w:rsidRPr="00A1594A" w:rsidRDefault="00E2545B" w:rsidP="0094182C">
            <w:pPr>
              <w:widowControl/>
            </w:pPr>
            <w:r w:rsidRPr="004D2C0D">
              <w:rPr>
                <w:rFonts w:cs="宋体" w:hint="eastAsia"/>
                <w:bCs/>
                <w:kern w:val="0"/>
              </w:rPr>
              <w:t>DE01.00.014.00</w:t>
            </w:r>
          </w:p>
        </w:tc>
        <w:tc>
          <w:tcPr>
            <w:tcW w:w="198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rPr>
                <w:rFonts w:ascii="宋体" w:hAnsi="宋体"/>
                <w:szCs w:val="21"/>
              </w:rPr>
            </w:pPr>
            <w:r w:rsidRPr="00A1594A">
              <w:rPr>
                <w:rFonts w:hint="eastAsia"/>
              </w:rPr>
              <w:t>住院号</w:t>
            </w:r>
          </w:p>
        </w:tc>
        <w:tc>
          <w:tcPr>
            <w:tcW w:w="126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jc w:val="center"/>
              <w:rPr>
                <w:rFonts w:ascii="宋体" w:hAnsi="宋体"/>
                <w:szCs w:val="21"/>
              </w:rPr>
            </w:pPr>
            <w:r w:rsidRPr="00A1594A">
              <w:rPr>
                <w:rFonts w:hint="eastAsia"/>
              </w:rPr>
              <w:t>ZYH</w:t>
            </w:r>
          </w:p>
        </w:tc>
        <w:tc>
          <w:tcPr>
            <w:tcW w:w="108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2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rPr>
                <w:rFonts w:ascii="宋体" w:hAnsi="宋体"/>
                <w:szCs w:val="21"/>
              </w:rPr>
            </w:pPr>
            <w:r w:rsidRPr="00A1594A">
              <w:rPr>
                <w:rFonts w:hint="eastAsia"/>
              </w:rPr>
              <w:t>为住院时，填写住院号，门诊号字段填“</w:t>
            </w:r>
            <w:r w:rsidRPr="00A1594A">
              <w:rPr>
                <w:rFonts w:hint="eastAsia"/>
              </w:rPr>
              <w:t>-</w:t>
            </w:r>
            <w:r w:rsidRPr="00A1594A">
              <w:rPr>
                <w:rFonts w:hint="eastAsia"/>
              </w:rPr>
              <w:t>”</w:t>
            </w:r>
          </w:p>
        </w:tc>
      </w:tr>
      <w:tr w:rsidR="00E2545B" w:rsidRPr="00573934" w:rsidTr="009B4B8F">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E2545B" w:rsidRPr="00A1594A" w:rsidRDefault="00E2545B" w:rsidP="0094182C">
            <w:pPr>
              <w:widowControl/>
            </w:pPr>
            <w:r w:rsidRPr="004D2C0D">
              <w:rPr>
                <w:rFonts w:cs="宋体" w:hint="eastAsia"/>
                <w:bCs/>
                <w:kern w:val="0"/>
              </w:rPr>
              <w:t>DE01.00.010.00</w:t>
            </w:r>
          </w:p>
        </w:tc>
        <w:tc>
          <w:tcPr>
            <w:tcW w:w="198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rPr>
                <w:rFonts w:ascii="宋体" w:hAnsi="宋体"/>
                <w:szCs w:val="21"/>
              </w:rPr>
            </w:pPr>
            <w:r w:rsidRPr="00A1594A">
              <w:rPr>
                <w:rFonts w:hint="eastAsia"/>
              </w:rPr>
              <w:t>门（急）诊号</w:t>
            </w:r>
          </w:p>
        </w:tc>
        <w:tc>
          <w:tcPr>
            <w:tcW w:w="126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jc w:val="center"/>
              <w:rPr>
                <w:rFonts w:ascii="宋体" w:hAnsi="宋体"/>
                <w:szCs w:val="21"/>
              </w:rPr>
            </w:pPr>
            <w:r w:rsidRPr="00A1594A">
              <w:rPr>
                <w:rFonts w:hint="eastAsia"/>
              </w:rPr>
              <w:t>MJZH</w:t>
            </w:r>
          </w:p>
        </w:tc>
        <w:tc>
          <w:tcPr>
            <w:tcW w:w="108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2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2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rPr>
                <w:rFonts w:ascii="宋体" w:hAnsi="宋体"/>
                <w:szCs w:val="21"/>
              </w:rPr>
            </w:pPr>
            <w:r w:rsidRPr="00A1594A">
              <w:rPr>
                <w:rFonts w:hint="eastAsia"/>
              </w:rPr>
              <w:t>为门诊就诊时，填写门诊号，住院号填“</w:t>
            </w:r>
            <w:r w:rsidRPr="00A1594A">
              <w:rPr>
                <w:rFonts w:hint="eastAsia"/>
              </w:rPr>
              <w:t>-</w:t>
            </w:r>
            <w:r w:rsidRPr="00A1594A">
              <w:rPr>
                <w:rFonts w:hint="eastAsia"/>
              </w:rPr>
              <w:t>”</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DE01.00.008.00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电子申请单编号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DZSQDBH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DE08.10.026.00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科室名称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KSMC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30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DE08.10.025.00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科室编码</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KSBM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15</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DE08.10.054.00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病区名称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BQMC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DE01.00.019.00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病房号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BFH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DE01.00.026.00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病床号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BCH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tcPr>
          <w:p w:rsidR="00C576A4" w:rsidRPr="00A1594A" w:rsidRDefault="00C576A4" w:rsidP="0094182C">
            <w:pPr>
              <w:widowControl/>
            </w:pPr>
            <w:r w:rsidRPr="004D2C0D">
              <w:rPr>
                <w:rFonts w:cs="宋体"/>
                <w:bCs/>
                <w:kern w:val="0"/>
              </w:rPr>
              <w:t>DE06.00.256.00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手术间编号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SSJBH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tcPr>
          <w:p w:rsidR="00C576A4" w:rsidRPr="00A1594A" w:rsidRDefault="00C576A4" w:rsidP="0094182C">
            <w:pPr>
              <w:widowControl/>
            </w:pPr>
            <w:r w:rsidRPr="004D2C0D">
              <w:rPr>
                <w:rFonts w:cs="宋体"/>
                <w:bCs/>
                <w:kern w:val="0"/>
              </w:rPr>
              <w:t>DE06.00.255.00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手术级别代码</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SSJBDM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见说明（</w:t>
            </w:r>
            <w:r w:rsidRPr="00A1594A">
              <w:rPr>
                <w:rFonts w:hint="eastAsia"/>
              </w:rPr>
              <w:t>1</w:t>
            </w:r>
            <w:r w:rsidRPr="00A1594A">
              <w:rPr>
                <w:rFonts w:hint="eastAsia"/>
              </w:rPr>
              <w:t>），</w:t>
            </w:r>
            <w:r w:rsidRPr="00A1594A">
              <w:rPr>
                <w:rFonts w:hint="eastAsia"/>
              </w:rPr>
              <w:t>CV05.10.024</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DE08.50.037.00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介入物名称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JRWMC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DE06.00.260.00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手术体位代码</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SSTWDM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E2545B">
            <w:pPr>
              <w:rPr>
                <w:rFonts w:ascii="宋体" w:hAnsi="宋体"/>
                <w:szCs w:val="21"/>
              </w:rPr>
            </w:pPr>
            <w:r w:rsidRPr="00A1594A">
              <w:rPr>
                <w:rFonts w:hint="eastAsia"/>
              </w:rPr>
              <w:t>见</w:t>
            </w:r>
            <w:r w:rsidR="00E2545B">
              <w:rPr>
                <w:rFonts w:hint="eastAsia"/>
              </w:rPr>
              <w:t>常见检查报告格式说明（</w:t>
            </w:r>
            <w:r w:rsidR="00E2545B">
              <w:rPr>
                <w:rFonts w:hint="eastAsia"/>
              </w:rPr>
              <w:t>6</w:t>
            </w:r>
            <w:r w:rsidR="00E2545B">
              <w:rPr>
                <w:rFonts w:hint="eastAsia"/>
              </w:rPr>
              <w:t>）</w:t>
            </w:r>
            <w:r w:rsidRPr="00A1594A">
              <w:rPr>
                <w:rFonts w:hint="eastAsia"/>
              </w:rPr>
              <w:t>，</w:t>
            </w:r>
            <w:r w:rsidRPr="00A1594A">
              <w:rPr>
                <w:rFonts w:hint="eastAsia"/>
              </w:rPr>
              <w:t>CV06.00.227</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DE05.10.063.00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手术过程描述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SSGCMS</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DE02.10.062.00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手术史标志</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SSSBZ</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r w:rsidRPr="00A1594A">
              <w:rPr>
                <w:rFonts w:hint="eastAsia"/>
              </w:rPr>
              <w:t>是，</w:t>
            </w:r>
            <w:r w:rsidRPr="00A1594A">
              <w:rPr>
                <w:rFonts w:hint="eastAsia"/>
              </w:rPr>
              <w:t>0-</w:t>
            </w:r>
            <w:r w:rsidRPr="00A1594A">
              <w:rPr>
                <w:rFonts w:hint="eastAsia"/>
              </w:rPr>
              <w:t>否</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DE08.50.057.00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皮肤消毒描述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PFXDMS</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DE06.00.321.00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手术切口描述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SSQKMS</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DE06.00.097.00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出血量（</w:t>
            </w:r>
            <w:r w:rsidRPr="00A1594A">
              <w:rPr>
                <w:rFonts w:hint="eastAsia"/>
              </w:rPr>
              <w:t>mL)</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CXL</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数值</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DE06.00.268.00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输液量</w:t>
            </w:r>
            <w:r w:rsidRPr="00A1594A">
              <w:rPr>
                <w:rFonts w:hint="eastAsia"/>
              </w:rPr>
              <w:t>(mL)</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SYL</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数值</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DE06.00.267.00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输血量</w:t>
            </w:r>
            <w:r w:rsidRPr="00A1594A">
              <w:rPr>
                <w:rFonts w:hint="eastAsia"/>
              </w:rPr>
              <w:t>(mL)</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SXL</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数值</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4</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DE06.00.136.00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术前用药</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SQYY</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DE06.00.136.00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术中用药</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SZYY</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多项时用“；”号隔开</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DE06.00.264.00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输血反应标志</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SXFYBZ</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r w:rsidRPr="00A1594A">
              <w:rPr>
                <w:rFonts w:hint="eastAsia"/>
              </w:rPr>
              <w:t>是，</w:t>
            </w:r>
            <w:r w:rsidRPr="00A1594A">
              <w:rPr>
                <w:rFonts w:hint="eastAsia"/>
              </w:rPr>
              <w:t>0-</w:t>
            </w:r>
            <w:r w:rsidRPr="00A1594A">
              <w:rPr>
                <w:rFonts w:hint="eastAsia"/>
              </w:rPr>
              <w:t>否</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DE02.01.039.00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器械护士姓名</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QXHSXM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32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WDDE08.30.001.00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器械护士工号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QXHSGH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16</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DE02.01.039.00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巡台护士姓名</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XTHSXM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32</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WDDE08.30.001.00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巡台护士工号</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XTHSGH</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16</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tcPr>
          <w:p w:rsidR="00C576A4" w:rsidRPr="00A1594A" w:rsidRDefault="00C576A4" w:rsidP="0094182C">
            <w:pPr>
              <w:widowControl/>
            </w:pPr>
            <w:r w:rsidRPr="004D2C0D">
              <w:rPr>
                <w:rFonts w:cs="宋体"/>
                <w:bCs/>
                <w:kern w:val="0"/>
              </w:rPr>
              <w:t>DE06.00.187.00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手术目标部位名称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SSMBBWM</w:t>
            </w:r>
            <w:r w:rsidRPr="00A1594A">
              <w:rPr>
                <w:rFonts w:hint="eastAsia"/>
              </w:rPr>
              <w:lastRenderedPageBreak/>
              <w:t>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lastRenderedPageBreak/>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hint="eastAsia"/>
                <w:bCs/>
                <w:kern w:val="0"/>
              </w:rPr>
              <w:lastRenderedPageBreak/>
              <w:t>DE06.00.251.00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手术及操作方法</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SSJCZFF</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hint="eastAsia"/>
                <w:bCs/>
                <w:kern w:val="0"/>
              </w:rPr>
              <w:t>DE06.00.250.00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手术及操作次数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SSJCZCS</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数值</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3</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hint="eastAsia"/>
                <w:bCs/>
                <w:kern w:val="0"/>
              </w:rPr>
              <w:t>DE06.00.257.00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手术切口类别代码</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SSQKLBDM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1</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必填</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E2545B">
            <w:pPr>
              <w:rPr>
                <w:rFonts w:ascii="宋体" w:hAnsi="宋体"/>
                <w:szCs w:val="21"/>
              </w:rPr>
            </w:pPr>
            <w:r w:rsidRPr="00A1594A">
              <w:rPr>
                <w:rFonts w:hint="eastAsia"/>
              </w:rPr>
              <w:t>见说明（</w:t>
            </w:r>
            <w:r w:rsidR="00E2545B">
              <w:rPr>
                <w:rFonts w:hint="eastAsia"/>
              </w:rPr>
              <w:t>5</w:t>
            </w:r>
            <w:r w:rsidRPr="00A1594A">
              <w:rPr>
                <w:rFonts w:hint="eastAsia"/>
              </w:rPr>
              <w:t>），</w:t>
            </w:r>
            <w:r w:rsidRPr="00A1594A">
              <w:rPr>
                <w:rFonts w:hint="eastAsia"/>
              </w:rPr>
              <w:t>CV05.10.022</w:t>
            </w: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4D2C0D">
              <w:rPr>
                <w:rFonts w:cs="宋体"/>
                <w:bCs/>
                <w:kern w:val="0"/>
              </w:rPr>
              <w:t>DE05.10.063.00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手术过程</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SSGC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F30CB1">
              <w:rPr>
                <w:rFonts w:cs="宋体"/>
                <w:bCs/>
                <w:kern w:val="0"/>
              </w:rPr>
              <w:t>DE08.50.044.00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引流材料名称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YLCLMC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F30CB1">
              <w:rPr>
                <w:rFonts w:cs="宋体"/>
                <w:bCs/>
                <w:kern w:val="0"/>
              </w:rPr>
              <w:t>DE08.50.045,00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引流材料数目</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YLCLSM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200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r w:rsidR="00C576A4" w:rsidRPr="00573934" w:rsidTr="0094182C">
        <w:trPr>
          <w:trHeight w:val="360"/>
        </w:trPr>
        <w:tc>
          <w:tcPr>
            <w:tcW w:w="1980" w:type="dxa"/>
            <w:tcBorders>
              <w:top w:val="single" w:sz="4" w:space="0" w:color="auto"/>
              <w:left w:val="single" w:sz="4" w:space="0" w:color="auto"/>
              <w:bottom w:val="single" w:sz="4" w:space="0" w:color="auto"/>
              <w:right w:val="single" w:sz="4" w:space="0" w:color="auto"/>
            </w:tcBorders>
            <w:vAlign w:val="center"/>
          </w:tcPr>
          <w:p w:rsidR="00C576A4" w:rsidRPr="00A1594A" w:rsidRDefault="00C576A4" w:rsidP="0094182C">
            <w:pPr>
              <w:widowControl/>
            </w:pPr>
            <w:r w:rsidRPr="00F30CB1">
              <w:rPr>
                <w:rFonts w:cs="宋体"/>
                <w:bCs/>
                <w:kern w:val="0"/>
              </w:rPr>
              <w:t>DE06.00.341.00</w:t>
            </w:r>
          </w:p>
        </w:tc>
        <w:tc>
          <w:tcPr>
            <w:tcW w:w="19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rPr>
                <w:rFonts w:ascii="宋体" w:hAnsi="宋体"/>
                <w:szCs w:val="21"/>
              </w:rPr>
            </w:pPr>
            <w:r w:rsidRPr="00A1594A">
              <w:rPr>
                <w:rFonts w:hint="eastAsia"/>
              </w:rPr>
              <w:t>放置部位</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jc w:val="center"/>
              <w:rPr>
                <w:rFonts w:ascii="宋体" w:hAnsi="宋体"/>
                <w:szCs w:val="21"/>
              </w:rPr>
            </w:pPr>
            <w:r w:rsidRPr="00A1594A">
              <w:rPr>
                <w:rFonts w:hint="eastAsia"/>
              </w:rPr>
              <w:t>FZBW</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字符串</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50</w:t>
            </w:r>
          </w:p>
        </w:tc>
        <w:tc>
          <w:tcPr>
            <w:tcW w:w="72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r w:rsidRPr="00A1594A">
              <w:rPr>
                <w:rFonts w:hint="eastAsia"/>
              </w:rPr>
              <w:t>可选</w:t>
            </w:r>
          </w:p>
        </w:tc>
        <w:tc>
          <w:tcPr>
            <w:tcW w:w="324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rPr>
                <w:rFonts w:ascii="宋体" w:hAnsi="宋体"/>
                <w:szCs w:val="21"/>
              </w:rPr>
            </w:pPr>
          </w:p>
        </w:tc>
      </w:tr>
    </w:tbl>
    <w:p w:rsidR="00C576A4" w:rsidRDefault="00C576A4" w:rsidP="00093F99">
      <w:pPr>
        <w:spacing w:beforeLines="50" w:line="360" w:lineRule="auto"/>
        <w:rPr>
          <w:rFonts w:ascii="宋体" w:hAnsi="宋体"/>
          <w:b/>
          <w:sz w:val="24"/>
          <w:szCs w:val="24"/>
        </w:rPr>
      </w:pPr>
      <w:r w:rsidRPr="00573934">
        <w:rPr>
          <w:rFonts w:ascii="宋体" w:hAnsi="宋体" w:hint="eastAsia"/>
          <w:b/>
          <w:sz w:val="24"/>
          <w:szCs w:val="24"/>
        </w:rPr>
        <w:t>手术明细表说明：</w:t>
      </w:r>
    </w:p>
    <w:p w:rsidR="00C576A4" w:rsidRPr="00573934" w:rsidRDefault="00C576A4" w:rsidP="00631648">
      <w:pPr>
        <w:numPr>
          <w:ilvl w:val="0"/>
          <w:numId w:val="36"/>
        </w:numPr>
        <w:spacing w:line="360" w:lineRule="auto"/>
        <w:rPr>
          <w:rFonts w:ascii="宋体" w:hAnsi="宋体"/>
          <w:kern w:val="0"/>
          <w:sz w:val="24"/>
          <w:szCs w:val="24"/>
        </w:rPr>
      </w:pPr>
      <w:r w:rsidRPr="00573934">
        <w:rPr>
          <w:rFonts w:ascii="宋体" w:hAnsi="宋体" w:hint="eastAsia"/>
          <w:sz w:val="24"/>
          <w:szCs w:val="24"/>
        </w:rPr>
        <w:t>手术明细流水号是医院内部唯一标示此手术明细记录的一个序号，必须保证在本医院内不重复。</w:t>
      </w:r>
    </w:p>
    <w:p w:rsidR="00C576A4" w:rsidRPr="00573934" w:rsidRDefault="00C576A4" w:rsidP="00631648">
      <w:pPr>
        <w:numPr>
          <w:ilvl w:val="0"/>
          <w:numId w:val="36"/>
        </w:numPr>
        <w:spacing w:line="360" w:lineRule="auto"/>
        <w:rPr>
          <w:rFonts w:ascii="宋体" w:hAnsi="宋体"/>
          <w:kern w:val="0"/>
          <w:sz w:val="24"/>
          <w:szCs w:val="24"/>
        </w:rPr>
      </w:pPr>
      <w:r w:rsidRPr="00573934">
        <w:rPr>
          <w:rFonts w:ascii="宋体" w:hAnsi="宋体" w:hint="eastAsia"/>
          <w:sz w:val="24"/>
          <w:szCs w:val="24"/>
        </w:rPr>
        <w:t>卡类型的编码，同“挂号表”说明（7）。</w:t>
      </w:r>
    </w:p>
    <w:p w:rsidR="00C576A4" w:rsidRPr="00573934" w:rsidRDefault="00C576A4" w:rsidP="00631648">
      <w:pPr>
        <w:numPr>
          <w:ilvl w:val="0"/>
          <w:numId w:val="36"/>
        </w:numPr>
        <w:spacing w:line="360" w:lineRule="auto"/>
        <w:rPr>
          <w:rFonts w:ascii="宋体" w:hAnsi="宋体"/>
          <w:kern w:val="0"/>
          <w:sz w:val="24"/>
          <w:szCs w:val="24"/>
        </w:rPr>
      </w:pPr>
      <w:r w:rsidRPr="00573934">
        <w:rPr>
          <w:rFonts w:ascii="宋体" w:hAnsi="宋体" w:hint="eastAsia"/>
          <w:kern w:val="0"/>
          <w:sz w:val="24"/>
          <w:szCs w:val="24"/>
        </w:rPr>
        <w:t>切口愈合等级为两位字符编码。定义如下：</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0：有手术，但体表无切口或腔镜手术切口</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11：I/甲、12：I/乙、13：I/丙、14：I/其他</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21：II/甲、22：II/乙、23：II/丙、24：II/其他</w:t>
      </w:r>
    </w:p>
    <w:p w:rsidR="00C576A4" w:rsidRPr="00573934" w:rsidRDefault="00C576A4" w:rsidP="00C576A4">
      <w:pPr>
        <w:spacing w:line="360" w:lineRule="auto"/>
        <w:ind w:leftChars="300" w:left="630"/>
        <w:rPr>
          <w:rFonts w:ascii="宋体" w:hAnsi="宋体"/>
          <w:kern w:val="0"/>
          <w:sz w:val="24"/>
          <w:szCs w:val="24"/>
        </w:rPr>
      </w:pPr>
      <w:r w:rsidRPr="00573934">
        <w:rPr>
          <w:rFonts w:ascii="宋体" w:hAnsi="宋体" w:hint="eastAsia"/>
          <w:kern w:val="0"/>
          <w:sz w:val="24"/>
          <w:szCs w:val="24"/>
        </w:rPr>
        <w:t>31：III/甲、32：III/乙、33：III/丙、34：III/其他</w:t>
      </w:r>
    </w:p>
    <w:p w:rsidR="00C576A4" w:rsidRDefault="00C576A4" w:rsidP="00631648">
      <w:pPr>
        <w:numPr>
          <w:ilvl w:val="0"/>
          <w:numId w:val="36"/>
        </w:numPr>
        <w:spacing w:line="360" w:lineRule="auto"/>
        <w:rPr>
          <w:rFonts w:ascii="宋体" w:hAnsi="宋体"/>
          <w:kern w:val="0"/>
          <w:sz w:val="24"/>
          <w:szCs w:val="24"/>
        </w:rPr>
      </w:pPr>
      <w:r w:rsidRPr="00573934">
        <w:rPr>
          <w:rFonts w:ascii="宋体" w:hAnsi="宋体" w:hint="eastAsia"/>
          <w:kern w:val="0"/>
          <w:sz w:val="24"/>
          <w:szCs w:val="24"/>
        </w:rPr>
        <w:t>1：一级手术；2：二级手术；3：三级手术；4：四级手术。</w:t>
      </w:r>
    </w:p>
    <w:p w:rsidR="00E2545B" w:rsidRDefault="00E2545B" w:rsidP="00E2545B">
      <w:pPr>
        <w:numPr>
          <w:ilvl w:val="0"/>
          <w:numId w:val="36"/>
        </w:numPr>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CV05.10.022</w:t>
      </w:r>
      <w:r w:rsidRPr="0090795D">
        <w:rPr>
          <w:rStyle w:val="MingLiU"/>
          <w:rFonts w:ascii="宋体" w:eastAsia="宋体" w:hAnsi="宋体" w:hint="eastAsia"/>
          <w:sz w:val="21"/>
          <w:szCs w:val="21"/>
          <w:shd w:val="clear" w:color="auto" w:fill="auto"/>
        </w:rPr>
        <w:t>手术切口类别代码</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7"/>
        <w:gridCol w:w="2815"/>
        <w:gridCol w:w="4175"/>
      </w:tblGrid>
      <w:tr w:rsidR="00E2545B" w:rsidRPr="00F73973" w:rsidTr="00B77EE2">
        <w:tc>
          <w:tcPr>
            <w:tcW w:w="1130"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值</w:t>
            </w:r>
          </w:p>
        </w:tc>
        <w:tc>
          <w:tcPr>
            <w:tcW w:w="2934"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值含义</w:t>
            </w:r>
          </w:p>
        </w:tc>
        <w:tc>
          <w:tcPr>
            <w:tcW w:w="4350" w:type="dxa"/>
            <w:tcBorders>
              <w:top w:val="single" w:sz="12" w:space="0" w:color="auto"/>
              <w:bottom w:val="single" w:sz="12" w:space="0" w:color="auto"/>
            </w:tcBorders>
          </w:tcPr>
          <w:p w:rsidR="00E2545B" w:rsidRPr="00F73973" w:rsidRDefault="00E2545B" w:rsidP="00B77EE2">
            <w:pPr>
              <w:jc w:val="center"/>
              <w:rPr>
                <w:b/>
                <w:szCs w:val="21"/>
              </w:rPr>
            </w:pPr>
            <w:r w:rsidRPr="00F73973">
              <w:rPr>
                <w:b/>
                <w:szCs w:val="21"/>
              </w:rPr>
              <w:t>说明</w:t>
            </w:r>
          </w:p>
        </w:tc>
      </w:tr>
      <w:tr w:rsidR="00E2545B" w:rsidRPr="00F73973" w:rsidTr="00B77EE2">
        <w:tc>
          <w:tcPr>
            <w:tcW w:w="1130" w:type="dxa"/>
            <w:tcBorders>
              <w:top w:val="single" w:sz="12" w:space="0" w:color="auto"/>
            </w:tcBorders>
            <w:vAlign w:val="bottom"/>
          </w:tcPr>
          <w:p w:rsidR="00E2545B" w:rsidRPr="00F73973" w:rsidRDefault="00E2545B" w:rsidP="00B77EE2">
            <w:pPr>
              <w:jc w:val="center"/>
              <w:rPr>
                <w:sz w:val="22"/>
              </w:rPr>
            </w:pPr>
            <w:r>
              <w:rPr>
                <w:rFonts w:hint="eastAsia"/>
                <w:sz w:val="22"/>
              </w:rPr>
              <w:t>1</w:t>
            </w:r>
          </w:p>
        </w:tc>
        <w:tc>
          <w:tcPr>
            <w:tcW w:w="2934" w:type="dxa"/>
            <w:tcBorders>
              <w:top w:val="single" w:sz="12" w:space="0" w:color="auto"/>
            </w:tcBorders>
            <w:vAlign w:val="bottom"/>
          </w:tcPr>
          <w:p w:rsidR="00E2545B" w:rsidRDefault="00E2545B" w:rsidP="00B77EE2">
            <w:pPr>
              <w:rPr>
                <w:rFonts w:ascii="宋体" w:hAnsi="宋体" w:cs="宋体"/>
                <w:color w:val="333333"/>
                <w:sz w:val="20"/>
                <w:szCs w:val="20"/>
                <w:shd w:val="clear" w:color="auto" w:fill="FFFFFF"/>
              </w:rPr>
            </w:pPr>
            <w:r>
              <w:rPr>
                <w:rFonts w:ascii="宋体" w:hAnsi="宋体" w:cs="宋体" w:hint="eastAsia"/>
                <w:color w:val="333333"/>
                <w:sz w:val="20"/>
                <w:szCs w:val="20"/>
                <w:shd w:val="clear" w:color="auto" w:fill="FFFFFF"/>
              </w:rPr>
              <w:t>0类切口</w:t>
            </w:r>
          </w:p>
        </w:tc>
        <w:tc>
          <w:tcPr>
            <w:tcW w:w="4350" w:type="dxa"/>
            <w:tcBorders>
              <w:top w:val="single" w:sz="12" w:space="0" w:color="auto"/>
            </w:tcBorders>
            <w:vAlign w:val="bottom"/>
          </w:tcPr>
          <w:p w:rsidR="00E2545B" w:rsidRDefault="00E2545B" w:rsidP="00B77EE2">
            <w:pPr>
              <w:rPr>
                <w:rFonts w:ascii="宋体" w:hAnsi="宋体" w:cs="宋体"/>
                <w:sz w:val="22"/>
              </w:rPr>
            </w:pPr>
            <w:r>
              <w:rPr>
                <w:rFonts w:ascii="宋体" w:hAnsi="宋体" w:cs="宋体" w:hint="eastAsia"/>
                <w:sz w:val="22"/>
              </w:rPr>
              <w:t>有手术，但体表无切口或腔镜手术切口</w:t>
            </w:r>
          </w:p>
        </w:tc>
      </w:tr>
      <w:tr w:rsidR="00E2545B" w:rsidRPr="00F73973" w:rsidTr="00B77EE2">
        <w:tc>
          <w:tcPr>
            <w:tcW w:w="1130" w:type="dxa"/>
            <w:tcBorders>
              <w:top w:val="single" w:sz="12" w:space="0" w:color="auto"/>
            </w:tcBorders>
            <w:vAlign w:val="bottom"/>
          </w:tcPr>
          <w:p w:rsidR="00E2545B" w:rsidRPr="00F73973" w:rsidRDefault="00E2545B" w:rsidP="00B77EE2">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E2545B" w:rsidRPr="00F73973" w:rsidRDefault="00E2545B" w:rsidP="00B77EE2">
            <w:pPr>
              <w:rPr>
                <w:rFonts w:ascii="宋体" w:hAnsi="宋体" w:cs="宋体"/>
                <w:sz w:val="22"/>
              </w:rPr>
            </w:pPr>
            <w:r>
              <w:rPr>
                <w:rFonts w:ascii="宋体" w:hAnsi="宋体" w:cs="宋体" w:hint="eastAsia"/>
                <w:color w:val="333333"/>
                <w:sz w:val="20"/>
                <w:szCs w:val="20"/>
                <w:shd w:val="clear" w:color="auto" w:fill="FFFFFF"/>
              </w:rPr>
              <w:t>Ⅰ类切口</w:t>
            </w:r>
          </w:p>
        </w:tc>
        <w:tc>
          <w:tcPr>
            <w:tcW w:w="4350" w:type="dxa"/>
            <w:tcBorders>
              <w:top w:val="single" w:sz="12" w:space="0" w:color="auto"/>
            </w:tcBorders>
            <w:vAlign w:val="bottom"/>
          </w:tcPr>
          <w:p w:rsidR="00E2545B" w:rsidRPr="00F73973" w:rsidRDefault="00E2545B" w:rsidP="00B77EE2">
            <w:pPr>
              <w:rPr>
                <w:rFonts w:ascii="宋体" w:hAnsi="宋体" w:cs="宋体"/>
                <w:sz w:val="22"/>
              </w:rPr>
            </w:pPr>
            <w:r>
              <w:rPr>
                <w:rFonts w:ascii="宋体" w:hAnsi="宋体" w:cs="宋体" w:hint="eastAsia"/>
                <w:sz w:val="22"/>
              </w:rPr>
              <w:t>无菌切口</w:t>
            </w:r>
          </w:p>
        </w:tc>
      </w:tr>
      <w:tr w:rsidR="00E2545B" w:rsidRPr="00F73973" w:rsidTr="00B77EE2">
        <w:tc>
          <w:tcPr>
            <w:tcW w:w="1130" w:type="dxa"/>
            <w:vAlign w:val="bottom"/>
          </w:tcPr>
          <w:p w:rsidR="00E2545B" w:rsidRPr="00F73973" w:rsidRDefault="00E2545B" w:rsidP="00B77EE2">
            <w:pPr>
              <w:jc w:val="center"/>
              <w:rPr>
                <w:rFonts w:ascii="宋体" w:hAnsi="宋体" w:cs="宋体"/>
                <w:sz w:val="22"/>
              </w:rPr>
            </w:pPr>
            <w:r w:rsidRPr="00F73973">
              <w:rPr>
                <w:rFonts w:hint="eastAsia"/>
                <w:sz w:val="22"/>
              </w:rPr>
              <w:t>2</w:t>
            </w:r>
          </w:p>
        </w:tc>
        <w:tc>
          <w:tcPr>
            <w:tcW w:w="2934" w:type="dxa"/>
            <w:vAlign w:val="bottom"/>
          </w:tcPr>
          <w:p w:rsidR="00E2545B" w:rsidRPr="00F73973" w:rsidRDefault="00E2545B" w:rsidP="00B77EE2">
            <w:pPr>
              <w:rPr>
                <w:rFonts w:ascii="宋体" w:hAnsi="宋体" w:cs="宋体"/>
                <w:sz w:val="22"/>
              </w:rPr>
            </w:pPr>
            <w:r>
              <w:rPr>
                <w:rFonts w:ascii="宋体" w:hAnsi="宋体" w:cs="宋体" w:hint="eastAsia"/>
                <w:color w:val="333333"/>
                <w:sz w:val="20"/>
                <w:szCs w:val="20"/>
                <w:shd w:val="clear" w:color="auto" w:fill="FFFFFF"/>
              </w:rPr>
              <w:t>Ⅱ类切口</w:t>
            </w:r>
          </w:p>
        </w:tc>
        <w:tc>
          <w:tcPr>
            <w:tcW w:w="4350" w:type="dxa"/>
            <w:vAlign w:val="bottom"/>
          </w:tcPr>
          <w:p w:rsidR="00E2545B" w:rsidRPr="00F73973" w:rsidRDefault="00E2545B" w:rsidP="00B77EE2">
            <w:pPr>
              <w:rPr>
                <w:rFonts w:ascii="宋体" w:hAnsi="宋体" w:cs="宋体"/>
                <w:sz w:val="22"/>
              </w:rPr>
            </w:pPr>
            <w:r>
              <w:rPr>
                <w:rFonts w:ascii="宋体" w:hAnsi="宋体" w:cs="宋体" w:hint="eastAsia"/>
                <w:sz w:val="22"/>
              </w:rPr>
              <w:t>沾染切口</w:t>
            </w:r>
          </w:p>
        </w:tc>
      </w:tr>
      <w:tr w:rsidR="00E2545B" w:rsidRPr="00F73973" w:rsidTr="00B77EE2">
        <w:tc>
          <w:tcPr>
            <w:tcW w:w="1130" w:type="dxa"/>
            <w:vAlign w:val="bottom"/>
          </w:tcPr>
          <w:p w:rsidR="00E2545B" w:rsidRPr="00F73973" w:rsidRDefault="00E2545B" w:rsidP="00B77EE2">
            <w:pPr>
              <w:jc w:val="center"/>
              <w:rPr>
                <w:rFonts w:ascii="宋体" w:hAnsi="宋体" w:cs="宋体"/>
                <w:sz w:val="22"/>
              </w:rPr>
            </w:pPr>
            <w:r w:rsidRPr="00F73973">
              <w:rPr>
                <w:rFonts w:hint="eastAsia"/>
                <w:sz w:val="22"/>
              </w:rPr>
              <w:t>3</w:t>
            </w:r>
          </w:p>
        </w:tc>
        <w:tc>
          <w:tcPr>
            <w:tcW w:w="2934" w:type="dxa"/>
            <w:vAlign w:val="bottom"/>
          </w:tcPr>
          <w:p w:rsidR="00E2545B" w:rsidRPr="00F73973" w:rsidRDefault="00E2545B" w:rsidP="00B77EE2">
            <w:pPr>
              <w:rPr>
                <w:rFonts w:ascii="宋体" w:hAnsi="宋体" w:cs="宋体"/>
                <w:sz w:val="22"/>
              </w:rPr>
            </w:pPr>
            <w:r>
              <w:rPr>
                <w:rFonts w:ascii="宋体" w:hAnsi="宋体" w:cs="宋体" w:hint="eastAsia"/>
                <w:color w:val="333333"/>
                <w:sz w:val="20"/>
                <w:szCs w:val="20"/>
                <w:shd w:val="clear" w:color="auto" w:fill="FFFFFF"/>
              </w:rPr>
              <w:t>Ⅲ类切口</w:t>
            </w:r>
          </w:p>
        </w:tc>
        <w:tc>
          <w:tcPr>
            <w:tcW w:w="4350" w:type="dxa"/>
            <w:vAlign w:val="bottom"/>
          </w:tcPr>
          <w:p w:rsidR="00E2545B" w:rsidRPr="00F73973" w:rsidRDefault="00E2545B" w:rsidP="00B77EE2">
            <w:pPr>
              <w:rPr>
                <w:rFonts w:ascii="宋体" w:hAnsi="宋体" w:cs="宋体"/>
                <w:sz w:val="22"/>
              </w:rPr>
            </w:pPr>
            <w:r>
              <w:rPr>
                <w:rFonts w:ascii="宋体" w:hAnsi="宋体" w:cs="宋体" w:hint="eastAsia"/>
                <w:sz w:val="22"/>
              </w:rPr>
              <w:t>感染切口</w:t>
            </w:r>
          </w:p>
        </w:tc>
      </w:tr>
    </w:tbl>
    <w:p w:rsidR="00E2545B" w:rsidRPr="00573934" w:rsidRDefault="00E2545B" w:rsidP="00E2545B">
      <w:pPr>
        <w:spacing w:line="360" w:lineRule="auto"/>
        <w:ind w:left="720"/>
        <w:rPr>
          <w:rFonts w:ascii="宋体" w:hAnsi="宋体"/>
          <w:kern w:val="0"/>
          <w:sz w:val="24"/>
          <w:szCs w:val="24"/>
        </w:rPr>
      </w:pPr>
    </w:p>
    <w:p w:rsidR="00C576A4" w:rsidRPr="00573934" w:rsidRDefault="00C576A4" w:rsidP="00C576A4">
      <w:pPr>
        <w:pStyle w:val="2"/>
        <w:rPr>
          <w:rFonts w:ascii="宋体" w:hAnsi="宋体"/>
          <w:sz w:val="30"/>
          <w:szCs w:val="30"/>
        </w:rPr>
      </w:pPr>
      <w:bookmarkStart w:id="159" w:name="_Toc271208375"/>
      <w:bookmarkStart w:id="160" w:name="_Toc271701251"/>
      <w:bookmarkStart w:id="161" w:name="_Toc284232742"/>
      <w:bookmarkStart w:id="162" w:name="_Toc342661571"/>
      <w:bookmarkStart w:id="163" w:name="_Toc429573871"/>
      <w:r w:rsidRPr="00573934">
        <w:rPr>
          <w:rFonts w:ascii="宋体" w:hAnsi="宋体" w:hint="eastAsia"/>
          <w:sz w:val="30"/>
          <w:szCs w:val="30"/>
        </w:rPr>
        <w:t>诊断明细报告</w:t>
      </w:r>
      <w:bookmarkEnd w:id="159"/>
      <w:bookmarkEnd w:id="160"/>
      <w:bookmarkEnd w:id="161"/>
      <w:bookmarkEnd w:id="162"/>
      <w:bookmarkEnd w:id="163"/>
    </w:p>
    <w:p w:rsidR="00C576A4" w:rsidRPr="00573934" w:rsidRDefault="00C576A4" w:rsidP="00C576A4">
      <w:pPr>
        <w:pStyle w:val="3"/>
        <w:ind w:left="0"/>
        <w:rPr>
          <w:rFonts w:ascii="宋体" w:hAnsi="宋体"/>
          <w:sz w:val="28"/>
          <w:szCs w:val="28"/>
        </w:rPr>
      </w:pPr>
      <w:bookmarkStart w:id="164" w:name="_Toc287782054"/>
      <w:bookmarkStart w:id="165" w:name="_Toc290900505"/>
      <w:bookmarkStart w:id="166" w:name="_Toc291057291"/>
      <w:bookmarkStart w:id="167" w:name="_Toc342661572"/>
      <w:bookmarkStart w:id="168" w:name="_Toc429573872"/>
      <w:r w:rsidRPr="00573934">
        <w:rPr>
          <w:rFonts w:ascii="宋体" w:hAnsi="宋体" w:hint="eastAsia"/>
          <w:sz w:val="28"/>
          <w:szCs w:val="28"/>
        </w:rPr>
        <w:t>数据表内容定义</w:t>
      </w:r>
      <w:bookmarkEnd w:id="164"/>
      <w:bookmarkEnd w:id="165"/>
      <w:bookmarkEnd w:id="166"/>
      <w:bookmarkEnd w:id="167"/>
      <w:bookmarkEnd w:id="168"/>
    </w:p>
    <w:p w:rsidR="00C576A4" w:rsidRPr="00573934" w:rsidRDefault="00C576A4" w:rsidP="00C576A4">
      <w:pPr>
        <w:spacing w:line="480" w:lineRule="auto"/>
        <w:outlineLvl w:val="4"/>
        <w:rPr>
          <w:rFonts w:ascii="宋体" w:hAnsi="宋体"/>
          <w:b/>
          <w:sz w:val="24"/>
          <w:szCs w:val="24"/>
        </w:rPr>
      </w:pPr>
      <w:r w:rsidRPr="00573934">
        <w:rPr>
          <w:rFonts w:ascii="宋体" w:hAnsi="宋体" w:hint="eastAsia"/>
          <w:b/>
          <w:sz w:val="24"/>
          <w:szCs w:val="24"/>
        </w:rPr>
        <w:t>（十六）诊断明细表(TB_Diagnosis_Detail)</w:t>
      </w:r>
    </w:p>
    <w:tbl>
      <w:tblPr>
        <w:tblW w:w="108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1260"/>
        <w:gridCol w:w="1080"/>
        <w:gridCol w:w="718"/>
        <w:gridCol w:w="709"/>
        <w:gridCol w:w="3433"/>
      </w:tblGrid>
      <w:tr w:rsidR="00C576A4" w:rsidRPr="00464D48" w:rsidTr="0094182C">
        <w:trPr>
          <w:trHeight w:val="465"/>
        </w:trPr>
        <w:tc>
          <w:tcPr>
            <w:tcW w:w="1800" w:type="dxa"/>
            <w:shd w:val="clear" w:color="auto" w:fill="D9D9D9"/>
          </w:tcPr>
          <w:p w:rsidR="00C576A4" w:rsidRPr="00464D48" w:rsidRDefault="00C576A4" w:rsidP="0094182C">
            <w:pPr>
              <w:widowControl/>
              <w:ind w:leftChars="-38" w:left="-80" w:rightChars="-45" w:right="-94"/>
              <w:jc w:val="center"/>
              <w:rPr>
                <w:rFonts w:ascii="宋体" w:hAnsi="宋体"/>
                <w:b/>
                <w:szCs w:val="21"/>
              </w:rPr>
            </w:pPr>
            <w:r>
              <w:rPr>
                <w:rFonts w:ascii="宋体" w:hAnsi="宋体" w:hint="eastAsia"/>
                <w:b/>
                <w:szCs w:val="21"/>
              </w:rPr>
              <w:t>标准</w:t>
            </w:r>
          </w:p>
        </w:tc>
        <w:tc>
          <w:tcPr>
            <w:tcW w:w="1800" w:type="dxa"/>
            <w:shd w:val="clear" w:color="auto" w:fill="D9D9D9"/>
            <w:vAlign w:val="center"/>
          </w:tcPr>
          <w:p w:rsidR="00C576A4" w:rsidRPr="00464D48" w:rsidRDefault="00C576A4" w:rsidP="0094182C">
            <w:pPr>
              <w:widowControl/>
              <w:ind w:leftChars="-38" w:left="-80" w:rightChars="-45" w:right="-94"/>
              <w:jc w:val="center"/>
              <w:rPr>
                <w:rFonts w:ascii="宋体" w:hAnsi="宋体"/>
                <w:kern w:val="0"/>
                <w:szCs w:val="21"/>
              </w:rPr>
            </w:pPr>
            <w:r w:rsidRPr="00464D48">
              <w:rPr>
                <w:rFonts w:ascii="宋体" w:hAnsi="宋体" w:hint="eastAsia"/>
                <w:b/>
                <w:szCs w:val="21"/>
              </w:rPr>
              <w:t>数据项</w:t>
            </w:r>
          </w:p>
        </w:tc>
        <w:tc>
          <w:tcPr>
            <w:tcW w:w="1260" w:type="dxa"/>
            <w:shd w:val="clear" w:color="auto" w:fill="D9D9D9"/>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b/>
                <w:szCs w:val="21"/>
              </w:rPr>
              <w:t>字段名</w:t>
            </w:r>
          </w:p>
        </w:tc>
        <w:tc>
          <w:tcPr>
            <w:tcW w:w="1080" w:type="dxa"/>
            <w:shd w:val="clear" w:color="auto" w:fill="D9D9D9"/>
            <w:vAlign w:val="center"/>
          </w:tcPr>
          <w:p w:rsidR="00C576A4" w:rsidRPr="00464D48" w:rsidRDefault="00C576A4" w:rsidP="0094182C">
            <w:pPr>
              <w:widowControl/>
              <w:ind w:rightChars="-55" w:right="-115"/>
              <w:jc w:val="center"/>
              <w:rPr>
                <w:rFonts w:ascii="宋体" w:hAnsi="宋体"/>
                <w:kern w:val="0"/>
                <w:szCs w:val="21"/>
              </w:rPr>
            </w:pPr>
            <w:r w:rsidRPr="00464D48">
              <w:rPr>
                <w:rFonts w:ascii="宋体" w:hAnsi="宋体" w:hint="eastAsia"/>
                <w:b/>
                <w:szCs w:val="21"/>
              </w:rPr>
              <w:t>数据类型</w:t>
            </w:r>
          </w:p>
        </w:tc>
        <w:tc>
          <w:tcPr>
            <w:tcW w:w="718"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长度</w:t>
            </w:r>
          </w:p>
        </w:tc>
        <w:tc>
          <w:tcPr>
            <w:tcW w:w="709"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填报要求</w:t>
            </w:r>
          </w:p>
        </w:tc>
        <w:tc>
          <w:tcPr>
            <w:tcW w:w="3433" w:type="dxa"/>
            <w:shd w:val="clear" w:color="auto" w:fill="D9D9D9"/>
            <w:vAlign w:val="center"/>
          </w:tcPr>
          <w:p w:rsidR="00C576A4" w:rsidRPr="00464D48" w:rsidRDefault="00C576A4" w:rsidP="0094182C">
            <w:pPr>
              <w:widowControl/>
              <w:jc w:val="center"/>
              <w:rPr>
                <w:rFonts w:ascii="宋体" w:hAnsi="宋体"/>
                <w:kern w:val="0"/>
                <w:szCs w:val="21"/>
              </w:rPr>
            </w:pPr>
            <w:r w:rsidRPr="00464D48">
              <w:rPr>
                <w:rFonts w:ascii="宋体" w:hAnsi="宋体" w:hint="eastAsia"/>
                <w:b/>
                <w:szCs w:val="21"/>
              </w:rPr>
              <w:t>说明</w:t>
            </w:r>
          </w:p>
        </w:tc>
      </w:tr>
      <w:tr w:rsidR="00C576A4" w:rsidRPr="00464D48" w:rsidTr="0094182C">
        <w:trPr>
          <w:trHeight w:val="360"/>
        </w:trPr>
        <w:tc>
          <w:tcPr>
            <w:tcW w:w="1800" w:type="dxa"/>
            <w:shd w:val="clear" w:color="auto" w:fill="FBD4B4"/>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lastRenderedPageBreak/>
              <w:t>WDDE01.00.150.00</w:t>
            </w:r>
          </w:p>
        </w:tc>
        <w:tc>
          <w:tcPr>
            <w:tcW w:w="1800" w:type="dxa"/>
            <w:shd w:val="clear" w:color="auto" w:fill="FBD4B4"/>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诊断流水号</w:t>
            </w:r>
          </w:p>
        </w:tc>
        <w:tc>
          <w:tcPr>
            <w:tcW w:w="1260" w:type="dxa"/>
            <w:shd w:val="clear" w:color="auto" w:fill="FBD4B4"/>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ZYZDLSH</w:t>
            </w:r>
          </w:p>
        </w:tc>
        <w:tc>
          <w:tcPr>
            <w:tcW w:w="1080" w:type="dxa"/>
            <w:shd w:val="clear" w:color="auto" w:fill="FBD4B4"/>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shd w:val="clear" w:color="auto" w:fill="FBD4B4"/>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09"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r w:rsidRPr="00464D48">
              <w:rPr>
                <w:rFonts w:ascii="宋体" w:hAnsi="宋体" w:hint="eastAsia"/>
                <w:kern w:val="0"/>
                <w:szCs w:val="21"/>
              </w:rPr>
              <w:t>见说明（1）</w:t>
            </w:r>
          </w:p>
        </w:tc>
      </w:tr>
      <w:tr w:rsidR="00C576A4" w:rsidRPr="00464D48" w:rsidTr="0094182C">
        <w:trPr>
          <w:trHeight w:val="360"/>
        </w:trPr>
        <w:tc>
          <w:tcPr>
            <w:tcW w:w="1800" w:type="dxa"/>
            <w:shd w:val="clear" w:color="auto" w:fill="FBD4B4"/>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szCs w:val="21"/>
              </w:rPr>
              <w:t>DE08.10.052.00</w:t>
            </w:r>
          </w:p>
        </w:tc>
        <w:tc>
          <w:tcPr>
            <w:tcW w:w="1800" w:type="dxa"/>
            <w:shd w:val="clear" w:color="auto" w:fill="FBD4B4"/>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医疗机构代码</w:t>
            </w:r>
          </w:p>
        </w:tc>
        <w:tc>
          <w:tcPr>
            <w:tcW w:w="1260" w:type="dxa"/>
            <w:shd w:val="clear" w:color="auto" w:fill="FBD4B4"/>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YLJGDM</w:t>
            </w:r>
          </w:p>
        </w:tc>
        <w:tc>
          <w:tcPr>
            <w:tcW w:w="1080" w:type="dxa"/>
            <w:shd w:val="clear" w:color="auto" w:fill="FBD4B4"/>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22</w:t>
            </w:r>
          </w:p>
        </w:tc>
        <w:tc>
          <w:tcPr>
            <w:tcW w:w="709"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shd w:val="clear" w:color="auto" w:fill="FBD4B4"/>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复合主键</w:t>
            </w:r>
          </w:p>
        </w:tc>
      </w:tr>
      <w:tr w:rsidR="00C576A4" w:rsidRPr="00464D48" w:rsidTr="0094182C">
        <w:trPr>
          <w:trHeight w:val="360"/>
        </w:trPr>
        <w:tc>
          <w:tcPr>
            <w:tcW w:w="1800" w:type="dxa"/>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color w:val="000000"/>
                <w:szCs w:val="21"/>
              </w:rPr>
              <w:t>WDDE01.00.137.00</w:t>
            </w:r>
          </w:p>
        </w:tc>
        <w:tc>
          <w:tcPr>
            <w:tcW w:w="1800" w:type="dxa"/>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就诊流水号</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JZLSH</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50</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szCs w:val="21"/>
              </w:rPr>
              <w:t>用于与住院就诊记录表或门诊就诊记录表关联的外键</w:t>
            </w:r>
          </w:p>
        </w:tc>
      </w:tr>
      <w:tr w:rsidR="00C576A4" w:rsidRPr="00464D48" w:rsidTr="0094182C">
        <w:trPr>
          <w:trHeight w:val="360"/>
        </w:trPr>
        <w:tc>
          <w:tcPr>
            <w:tcW w:w="1800" w:type="dxa"/>
          </w:tcPr>
          <w:p w:rsidR="00C576A4" w:rsidRPr="00464D48" w:rsidRDefault="00C576A4" w:rsidP="0094182C">
            <w:pPr>
              <w:widowControl/>
              <w:ind w:rightChars="-45" w:right="-94"/>
              <w:rPr>
                <w:rFonts w:ascii="宋体" w:hAnsi="宋体"/>
                <w:kern w:val="0"/>
                <w:szCs w:val="21"/>
              </w:rPr>
            </w:pPr>
            <w:r w:rsidRPr="00B34AB4">
              <w:rPr>
                <w:rFonts w:ascii="宋体" w:hAnsi="宋体" w:hint="eastAsia"/>
                <w:szCs w:val="21"/>
              </w:rPr>
              <w:t>WDDE01.00.138.00</w:t>
            </w:r>
          </w:p>
        </w:tc>
        <w:tc>
          <w:tcPr>
            <w:tcW w:w="1800" w:type="dxa"/>
            <w:vAlign w:val="center"/>
          </w:tcPr>
          <w:p w:rsidR="00C576A4" w:rsidRPr="00464D48" w:rsidRDefault="00C576A4" w:rsidP="0094182C">
            <w:pPr>
              <w:widowControl/>
              <w:ind w:rightChars="-45" w:right="-94"/>
              <w:rPr>
                <w:rFonts w:ascii="宋体" w:hAnsi="宋体"/>
                <w:kern w:val="0"/>
                <w:szCs w:val="21"/>
              </w:rPr>
            </w:pPr>
            <w:r w:rsidRPr="00464D48">
              <w:rPr>
                <w:rFonts w:ascii="宋体" w:hAnsi="宋体" w:hint="eastAsia"/>
                <w:kern w:val="0"/>
                <w:szCs w:val="21"/>
              </w:rPr>
              <w:t>门诊/住院标志</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MZZYBZ</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1：门诊，2：住院</w:t>
            </w:r>
          </w:p>
        </w:tc>
      </w:tr>
      <w:tr w:rsidR="00C576A4" w:rsidRPr="00464D48" w:rsidTr="0094182C">
        <w:trPr>
          <w:trHeight w:val="360"/>
        </w:trPr>
        <w:tc>
          <w:tcPr>
            <w:tcW w:w="1800" w:type="dxa"/>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t>WDDE01.00.001.00</w:t>
            </w:r>
          </w:p>
        </w:tc>
        <w:tc>
          <w:tcPr>
            <w:tcW w:w="1800" w:type="dxa"/>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卡号</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KH</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32</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Merge w:val="restart"/>
            <w:vAlign w:val="center"/>
          </w:tcPr>
          <w:p w:rsidR="00C576A4" w:rsidRPr="00464D48" w:rsidRDefault="00C576A4" w:rsidP="0094182C">
            <w:pPr>
              <w:widowControl/>
              <w:rPr>
                <w:rFonts w:ascii="宋体" w:hAnsi="宋体"/>
                <w:szCs w:val="21"/>
              </w:rPr>
            </w:pPr>
            <w:r w:rsidRPr="00464D48">
              <w:rPr>
                <w:rFonts w:ascii="宋体" w:hAnsi="宋体" w:hint="eastAsia"/>
                <w:szCs w:val="21"/>
              </w:rPr>
              <w:t>与患者信息表关联的外键，必须具备关联关系。</w:t>
            </w:r>
          </w:p>
        </w:tc>
      </w:tr>
      <w:tr w:rsidR="00C576A4" w:rsidRPr="00464D48" w:rsidTr="0094182C">
        <w:trPr>
          <w:trHeight w:val="360"/>
        </w:trPr>
        <w:tc>
          <w:tcPr>
            <w:tcW w:w="1800" w:type="dxa"/>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t>WDDE01.00.002.00</w:t>
            </w:r>
          </w:p>
        </w:tc>
        <w:tc>
          <w:tcPr>
            <w:tcW w:w="1800" w:type="dxa"/>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卡类型</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KLX</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16</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Merge/>
            <w:vAlign w:val="center"/>
          </w:tcPr>
          <w:p w:rsidR="00C576A4" w:rsidRPr="00464D48" w:rsidRDefault="00C576A4" w:rsidP="0094182C">
            <w:pPr>
              <w:widowControl/>
              <w:rPr>
                <w:rFonts w:ascii="宋体" w:hAnsi="宋体"/>
                <w:szCs w:val="21"/>
              </w:rPr>
            </w:pPr>
          </w:p>
        </w:tc>
      </w:tr>
      <w:tr w:rsidR="00C576A4" w:rsidRPr="00464D48" w:rsidTr="0094182C">
        <w:trPr>
          <w:trHeight w:val="360"/>
        </w:trPr>
        <w:tc>
          <w:tcPr>
            <w:tcW w:w="1800" w:type="dxa"/>
            <w:vAlign w:val="center"/>
          </w:tcPr>
          <w:p w:rsidR="00C576A4" w:rsidRPr="00464D48" w:rsidRDefault="00C576A4" w:rsidP="0094182C">
            <w:pPr>
              <w:widowControl/>
              <w:ind w:leftChars="30" w:left="63" w:rightChars="-45" w:right="-94"/>
              <w:rPr>
                <w:rFonts w:ascii="宋体" w:hAnsi="宋体"/>
                <w:kern w:val="0"/>
              </w:rPr>
            </w:pPr>
            <w:r w:rsidRPr="00B34AB4">
              <w:rPr>
                <w:rFonts w:ascii="宋体" w:hAnsi="宋体" w:hint="eastAsia"/>
                <w:color w:val="000000"/>
                <w:szCs w:val="21"/>
              </w:rPr>
              <w:t>WDDE06.00.233.00</w:t>
            </w:r>
          </w:p>
        </w:tc>
        <w:tc>
          <w:tcPr>
            <w:tcW w:w="1800" w:type="dxa"/>
            <w:vAlign w:val="center"/>
          </w:tcPr>
          <w:p w:rsidR="00C576A4" w:rsidRPr="00464D48" w:rsidRDefault="00C576A4" w:rsidP="0094182C">
            <w:pPr>
              <w:widowControl/>
              <w:ind w:leftChars="30" w:left="63" w:rightChars="-45" w:right="-94"/>
              <w:rPr>
                <w:rFonts w:ascii="宋体" w:hAnsi="宋体"/>
                <w:kern w:val="0"/>
              </w:rPr>
            </w:pPr>
            <w:r w:rsidRPr="00464D48">
              <w:rPr>
                <w:rFonts w:ascii="宋体" w:hAnsi="宋体" w:hint="eastAsia"/>
                <w:kern w:val="0"/>
              </w:rPr>
              <w:t>诊断类型区分</w:t>
            </w:r>
          </w:p>
        </w:tc>
        <w:tc>
          <w:tcPr>
            <w:tcW w:w="1260" w:type="dxa"/>
            <w:vAlign w:val="center"/>
          </w:tcPr>
          <w:p w:rsidR="00C576A4" w:rsidRPr="00464D48" w:rsidRDefault="00C576A4" w:rsidP="0094182C">
            <w:pPr>
              <w:widowControl/>
              <w:ind w:leftChars="-44" w:left="-92" w:rightChars="-44" w:right="-92"/>
              <w:jc w:val="center"/>
              <w:rPr>
                <w:rFonts w:ascii="宋体" w:hAnsi="宋体"/>
                <w:kern w:val="0"/>
              </w:rPr>
            </w:pPr>
            <w:r w:rsidRPr="00464D48">
              <w:rPr>
                <w:rFonts w:ascii="宋体" w:hAnsi="宋体" w:hint="eastAsia"/>
                <w:kern w:val="0"/>
              </w:rPr>
              <w:t>ZDLXQF</w:t>
            </w:r>
          </w:p>
        </w:tc>
        <w:tc>
          <w:tcPr>
            <w:tcW w:w="1080" w:type="dxa"/>
            <w:vAlign w:val="center"/>
          </w:tcPr>
          <w:p w:rsidR="00C576A4" w:rsidRPr="00464D48" w:rsidRDefault="00C576A4" w:rsidP="0094182C">
            <w:pPr>
              <w:widowControl/>
              <w:ind w:rightChars="-55" w:right="-115"/>
              <w:rPr>
                <w:rFonts w:ascii="宋体" w:hAnsi="宋体"/>
                <w:kern w:val="0"/>
              </w:rPr>
            </w:pPr>
            <w:r w:rsidRPr="00464D48">
              <w:rPr>
                <w:rFonts w:ascii="宋体" w:hAnsi="宋体" w:hint="eastAsia"/>
                <w:kern w:val="0"/>
              </w:rPr>
              <w:t>字符串</w:t>
            </w:r>
          </w:p>
        </w:tc>
        <w:tc>
          <w:tcPr>
            <w:tcW w:w="718" w:type="dxa"/>
            <w:vAlign w:val="center"/>
          </w:tcPr>
          <w:p w:rsidR="00C576A4" w:rsidRPr="00464D48" w:rsidRDefault="00C576A4" w:rsidP="0094182C">
            <w:pPr>
              <w:widowControl/>
              <w:ind w:leftChars="-38" w:left="-80" w:rightChars="-45" w:right="-94" w:firstLineChars="50" w:firstLine="105"/>
              <w:rPr>
                <w:rFonts w:ascii="宋体" w:hAnsi="宋体"/>
                <w:kern w:val="0"/>
              </w:rPr>
            </w:pPr>
            <w:r w:rsidRPr="00464D48">
              <w:rPr>
                <w:rFonts w:ascii="宋体" w:hAnsi="宋体" w:hint="eastAsia"/>
                <w:kern w:val="0"/>
              </w:rPr>
              <w:t>1</w:t>
            </w:r>
          </w:p>
        </w:tc>
        <w:tc>
          <w:tcPr>
            <w:tcW w:w="709" w:type="dxa"/>
            <w:vAlign w:val="center"/>
          </w:tcPr>
          <w:p w:rsidR="00C576A4" w:rsidRPr="00464D48" w:rsidRDefault="00C576A4" w:rsidP="0094182C">
            <w:pPr>
              <w:widowControl/>
              <w:ind w:leftChars="-38" w:left="-80" w:rightChars="-45" w:right="-94" w:firstLineChars="50" w:firstLine="105"/>
              <w:rPr>
                <w:rFonts w:ascii="宋体" w:hAnsi="宋体"/>
                <w:kern w:val="0"/>
              </w:rPr>
            </w:pPr>
            <w:r w:rsidRPr="00464D48">
              <w:rPr>
                <w:rFonts w:ascii="宋体" w:hAnsi="宋体" w:hint="eastAsia"/>
                <w:kern w:val="0"/>
                <w:szCs w:val="21"/>
              </w:rPr>
              <w:t>必填</w:t>
            </w:r>
          </w:p>
        </w:tc>
        <w:tc>
          <w:tcPr>
            <w:tcW w:w="3433" w:type="dxa"/>
            <w:vAlign w:val="center"/>
          </w:tcPr>
          <w:p w:rsidR="00E2545B" w:rsidRPr="002634A8" w:rsidRDefault="00E2545B" w:rsidP="00E2545B">
            <w:pPr>
              <w:pStyle w:val="af3"/>
              <w:numPr>
                <w:ilvl w:val="0"/>
                <w:numId w:val="46"/>
              </w:numPr>
              <w:ind w:firstLineChars="0"/>
              <w:rPr>
                <w:sz w:val="21"/>
                <w:szCs w:val="21"/>
              </w:rPr>
            </w:pPr>
            <w:r w:rsidRPr="002634A8">
              <w:rPr>
                <w:rFonts w:hint="eastAsia"/>
                <w:sz w:val="21"/>
                <w:szCs w:val="21"/>
              </w:rPr>
              <w:t>中医病名；</w:t>
            </w:r>
          </w:p>
          <w:p w:rsidR="00E2545B" w:rsidRPr="002634A8" w:rsidRDefault="00E2545B" w:rsidP="00E2545B">
            <w:pPr>
              <w:pStyle w:val="af3"/>
              <w:numPr>
                <w:ilvl w:val="0"/>
                <w:numId w:val="46"/>
              </w:numPr>
              <w:ind w:firstLineChars="0"/>
              <w:rPr>
                <w:sz w:val="21"/>
                <w:szCs w:val="21"/>
              </w:rPr>
            </w:pPr>
            <w:r w:rsidRPr="002634A8">
              <w:rPr>
                <w:rFonts w:hint="eastAsia"/>
                <w:sz w:val="21"/>
                <w:szCs w:val="21"/>
              </w:rPr>
              <w:t>中医证候；</w:t>
            </w:r>
          </w:p>
          <w:p w:rsidR="00C576A4" w:rsidRPr="00E2545B" w:rsidRDefault="00E2545B" w:rsidP="00E2545B">
            <w:pPr>
              <w:pStyle w:val="af3"/>
              <w:widowControl/>
              <w:numPr>
                <w:ilvl w:val="0"/>
                <w:numId w:val="46"/>
              </w:numPr>
              <w:ind w:rightChars="-45" w:right="-94" w:firstLineChars="0"/>
              <w:rPr>
                <w:rFonts w:ascii="宋体" w:hAnsi="宋体"/>
                <w:kern w:val="0"/>
              </w:rPr>
            </w:pPr>
            <w:r w:rsidRPr="00E2545B">
              <w:rPr>
                <w:rFonts w:hint="eastAsia"/>
                <w:szCs w:val="21"/>
              </w:rPr>
              <w:t>西医；</w:t>
            </w:r>
          </w:p>
        </w:tc>
      </w:tr>
      <w:tr w:rsidR="00C576A4" w:rsidRPr="00464D48" w:rsidTr="0094182C">
        <w:trPr>
          <w:trHeight w:val="360"/>
        </w:trPr>
        <w:tc>
          <w:tcPr>
            <w:tcW w:w="1800" w:type="dxa"/>
            <w:vAlign w:val="center"/>
          </w:tcPr>
          <w:p w:rsidR="00C576A4" w:rsidRPr="00464D48" w:rsidRDefault="00C576A4" w:rsidP="0094182C">
            <w:pPr>
              <w:rPr>
                <w:rFonts w:ascii="宋体" w:hAnsi="宋体"/>
                <w:kern w:val="0"/>
                <w:szCs w:val="21"/>
              </w:rPr>
            </w:pPr>
            <w:r w:rsidRPr="00B34AB4">
              <w:rPr>
                <w:rFonts w:ascii="宋体" w:hAnsi="宋体" w:hint="eastAsia"/>
                <w:color w:val="000000"/>
                <w:szCs w:val="21"/>
              </w:rPr>
              <w:t>WDDE06.00.234.00</w:t>
            </w:r>
          </w:p>
        </w:tc>
        <w:tc>
          <w:tcPr>
            <w:tcW w:w="1800"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诊断类别代码</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ZDLB</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tcPr>
          <w:p w:rsidR="00C576A4" w:rsidRPr="00464D48" w:rsidRDefault="00C576A4" w:rsidP="0094182C">
            <w:pPr>
              <w:widowControl/>
              <w:rPr>
                <w:rFonts w:ascii="宋体" w:hAnsi="宋体"/>
                <w:kern w:val="0"/>
                <w:szCs w:val="21"/>
              </w:rPr>
            </w:pPr>
            <w:r w:rsidRPr="00464D48">
              <w:rPr>
                <w:rFonts w:ascii="宋体" w:hAnsi="宋体" w:hint="eastAsia"/>
                <w:kern w:val="0"/>
                <w:szCs w:val="21"/>
              </w:rPr>
              <w:t>2</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Align w:val="center"/>
          </w:tcPr>
          <w:p w:rsidR="00C576A4" w:rsidRPr="00464D48" w:rsidRDefault="00C576A4" w:rsidP="0094182C">
            <w:pPr>
              <w:rPr>
                <w:rFonts w:ascii="宋体" w:hAnsi="宋体"/>
                <w:szCs w:val="21"/>
              </w:rPr>
            </w:pPr>
            <w:bookmarkStart w:id="169" w:name="_Toc270683307"/>
            <w:r w:rsidRPr="00464D48">
              <w:rPr>
                <w:rFonts w:ascii="宋体" w:hAnsi="宋体" w:hint="eastAsia"/>
                <w:szCs w:val="21"/>
              </w:rPr>
              <w:t>西医采用CV5502.20</w:t>
            </w:r>
            <w:bookmarkEnd w:id="169"/>
            <w:r w:rsidRPr="00464D48">
              <w:rPr>
                <w:rFonts w:ascii="宋体" w:hAnsi="宋体" w:hint="eastAsia"/>
                <w:szCs w:val="21"/>
              </w:rPr>
              <w:t>，见说明（2）</w:t>
            </w:r>
          </w:p>
          <w:p w:rsidR="00C576A4" w:rsidRPr="00464D48" w:rsidRDefault="00C576A4" w:rsidP="0094182C">
            <w:pPr>
              <w:rPr>
                <w:rFonts w:ascii="宋体" w:hAnsi="宋体"/>
                <w:szCs w:val="21"/>
              </w:rPr>
            </w:pPr>
            <w:bookmarkStart w:id="170" w:name="_Toc270683308"/>
            <w:r w:rsidRPr="00464D48">
              <w:rPr>
                <w:rFonts w:ascii="宋体" w:hAnsi="宋体" w:hint="eastAsia"/>
                <w:szCs w:val="21"/>
              </w:rPr>
              <w:t>中医采用CV5502.</w:t>
            </w:r>
            <w:bookmarkStart w:id="171" w:name="中医疾病诊断类别代码"/>
            <w:r w:rsidRPr="00464D48">
              <w:rPr>
                <w:rFonts w:ascii="宋体" w:hAnsi="宋体" w:hint="eastAsia"/>
                <w:szCs w:val="21"/>
              </w:rPr>
              <w:t>21</w:t>
            </w:r>
            <w:bookmarkEnd w:id="170"/>
            <w:bookmarkEnd w:id="171"/>
            <w:r w:rsidRPr="00464D48">
              <w:rPr>
                <w:rFonts w:ascii="宋体" w:hAnsi="宋体" w:hint="eastAsia"/>
                <w:szCs w:val="21"/>
              </w:rPr>
              <w:t>，见说明（3）</w:t>
            </w:r>
          </w:p>
        </w:tc>
      </w:tr>
      <w:tr w:rsidR="00C576A4" w:rsidRPr="00464D48" w:rsidTr="0094182C">
        <w:trPr>
          <w:trHeight w:val="360"/>
        </w:trPr>
        <w:tc>
          <w:tcPr>
            <w:tcW w:w="1800" w:type="dxa"/>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kern w:val="0"/>
                <w:szCs w:val="21"/>
              </w:rPr>
              <w:t>DE05.01.059.00</w:t>
            </w:r>
          </w:p>
        </w:tc>
        <w:tc>
          <w:tcPr>
            <w:tcW w:w="1800" w:type="dxa"/>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诊断时间</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ZDSJ</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datetime</w:t>
            </w:r>
          </w:p>
        </w:tc>
        <w:tc>
          <w:tcPr>
            <w:tcW w:w="718" w:type="dxa"/>
            <w:vAlign w:val="center"/>
          </w:tcPr>
          <w:p w:rsidR="00C576A4" w:rsidRPr="00464D48" w:rsidRDefault="00C576A4" w:rsidP="0094182C">
            <w:pPr>
              <w:widowControl/>
              <w:rPr>
                <w:rFonts w:ascii="宋体" w:hAnsi="宋体"/>
                <w:kern w:val="0"/>
                <w:szCs w:val="21"/>
              </w:rPr>
            </w:pP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 xml:space="preserve">　</w:t>
            </w:r>
          </w:p>
        </w:tc>
      </w:tr>
      <w:tr w:rsidR="00C576A4" w:rsidRPr="00464D48" w:rsidTr="0094182C">
        <w:trPr>
          <w:trHeight w:val="705"/>
        </w:trPr>
        <w:tc>
          <w:tcPr>
            <w:tcW w:w="1800" w:type="dxa"/>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cs="黑体"/>
                <w:kern w:val="0"/>
                <w:szCs w:val="21"/>
              </w:rPr>
              <w:t>DE05.01.024.00</w:t>
            </w:r>
          </w:p>
        </w:tc>
        <w:tc>
          <w:tcPr>
            <w:tcW w:w="1800" w:type="dxa"/>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诊断编码</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ZDBM</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10</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西医：</w:t>
            </w:r>
            <w:r w:rsidRPr="00464D48">
              <w:rPr>
                <w:rFonts w:ascii="宋体" w:hAnsi="宋体" w:hint="eastAsia"/>
                <w:szCs w:val="21"/>
              </w:rPr>
              <w:t>按ICD-10；中医：按国标-95</w:t>
            </w:r>
          </w:p>
        </w:tc>
      </w:tr>
      <w:tr w:rsidR="00C576A4" w:rsidRPr="00464D48" w:rsidTr="0094182C">
        <w:trPr>
          <w:trHeight w:val="705"/>
        </w:trPr>
        <w:tc>
          <w:tcPr>
            <w:tcW w:w="1800" w:type="dxa"/>
          </w:tcPr>
          <w:p w:rsidR="00C576A4" w:rsidRPr="00464D48" w:rsidRDefault="00C576A4" w:rsidP="0094182C">
            <w:pPr>
              <w:widowControl/>
              <w:ind w:leftChars="30" w:left="63"/>
              <w:rPr>
                <w:rFonts w:ascii="宋体" w:hAnsi="宋体"/>
                <w:kern w:val="0"/>
                <w:szCs w:val="21"/>
              </w:rPr>
            </w:pPr>
            <w:r w:rsidRPr="00B34AB4">
              <w:rPr>
                <w:rFonts w:ascii="宋体" w:hAnsi="宋体" w:cs="黑体"/>
                <w:kern w:val="0"/>
                <w:szCs w:val="21"/>
              </w:rPr>
              <w:t>DE05.01.02</w:t>
            </w:r>
            <w:r w:rsidRPr="00B34AB4">
              <w:rPr>
                <w:rFonts w:ascii="宋体" w:hAnsi="宋体" w:cs="黑体" w:hint="eastAsia"/>
                <w:kern w:val="0"/>
                <w:szCs w:val="21"/>
              </w:rPr>
              <w:t>5</w:t>
            </w:r>
            <w:r w:rsidRPr="00B34AB4">
              <w:rPr>
                <w:rFonts w:ascii="宋体" w:hAnsi="宋体" w:cs="黑体"/>
                <w:kern w:val="0"/>
                <w:szCs w:val="21"/>
              </w:rPr>
              <w:t>.00</w:t>
            </w:r>
          </w:p>
        </w:tc>
        <w:tc>
          <w:tcPr>
            <w:tcW w:w="1800" w:type="dxa"/>
            <w:vAlign w:val="center"/>
          </w:tcPr>
          <w:p w:rsidR="00C576A4" w:rsidRPr="00464D48" w:rsidRDefault="00C576A4" w:rsidP="0094182C">
            <w:pPr>
              <w:widowControl/>
              <w:ind w:leftChars="30" w:left="63"/>
              <w:rPr>
                <w:rFonts w:ascii="宋体" w:hAnsi="宋体"/>
                <w:kern w:val="0"/>
                <w:szCs w:val="21"/>
              </w:rPr>
            </w:pPr>
            <w:r w:rsidRPr="00464D48">
              <w:rPr>
                <w:rFonts w:ascii="宋体" w:hAnsi="宋体" w:hint="eastAsia"/>
                <w:kern w:val="0"/>
                <w:szCs w:val="21"/>
              </w:rPr>
              <w:t>诊断编码类型</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BMLX</w:t>
            </w:r>
          </w:p>
        </w:tc>
        <w:tc>
          <w:tcPr>
            <w:tcW w:w="1080" w:type="dxa"/>
            <w:vAlign w:val="center"/>
          </w:tcPr>
          <w:p w:rsidR="00C576A4" w:rsidRPr="00464D48" w:rsidRDefault="00C576A4" w:rsidP="0094182C">
            <w:pPr>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2</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必填</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编码。01：</w:t>
            </w:r>
            <w:r w:rsidRPr="00464D48">
              <w:rPr>
                <w:rFonts w:ascii="宋体" w:hAnsi="宋体" w:hint="eastAsia"/>
                <w:szCs w:val="21"/>
              </w:rPr>
              <w:t>ICD-10；02：国标-95；</w:t>
            </w:r>
          </w:p>
        </w:tc>
      </w:tr>
      <w:tr w:rsidR="00C576A4" w:rsidRPr="00464D48" w:rsidTr="0094182C">
        <w:trPr>
          <w:trHeight w:val="313"/>
        </w:trPr>
        <w:tc>
          <w:tcPr>
            <w:tcW w:w="1800" w:type="dxa"/>
          </w:tcPr>
          <w:p w:rsidR="00C576A4" w:rsidRPr="00464D48" w:rsidRDefault="00C576A4" w:rsidP="0094182C">
            <w:pPr>
              <w:widowControl/>
              <w:ind w:leftChars="30" w:left="63"/>
              <w:rPr>
                <w:rFonts w:ascii="宋体" w:hAnsi="宋体"/>
                <w:kern w:val="0"/>
                <w:szCs w:val="21"/>
              </w:rPr>
            </w:pPr>
            <w:r w:rsidRPr="00B34AB4">
              <w:rPr>
                <w:rFonts w:ascii="宋体" w:hAnsi="宋体" w:hint="eastAsia"/>
                <w:color w:val="000000"/>
                <w:szCs w:val="21"/>
              </w:rPr>
              <w:t>WDDE05.01.168.00</w:t>
            </w:r>
          </w:p>
        </w:tc>
        <w:tc>
          <w:tcPr>
            <w:tcW w:w="1800" w:type="dxa"/>
            <w:vAlign w:val="center"/>
          </w:tcPr>
          <w:p w:rsidR="00C576A4" w:rsidRPr="00464D48" w:rsidRDefault="00C576A4" w:rsidP="0094182C">
            <w:pPr>
              <w:widowControl/>
              <w:ind w:leftChars="30" w:left="63"/>
              <w:rPr>
                <w:rFonts w:ascii="宋体" w:hAnsi="宋体"/>
                <w:kern w:val="0"/>
                <w:szCs w:val="21"/>
              </w:rPr>
            </w:pPr>
            <w:r w:rsidRPr="00464D48">
              <w:rPr>
                <w:rFonts w:ascii="宋体" w:hAnsi="宋体" w:hint="eastAsia"/>
                <w:kern w:val="0"/>
                <w:szCs w:val="21"/>
              </w:rPr>
              <w:t>诊断说明</w:t>
            </w:r>
          </w:p>
        </w:tc>
        <w:tc>
          <w:tcPr>
            <w:tcW w:w="1260" w:type="dxa"/>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ZDSM</w:t>
            </w:r>
          </w:p>
        </w:tc>
        <w:tc>
          <w:tcPr>
            <w:tcW w:w="1080" w:type="dxa"/>
            <w:vAlign w:val="center"/>
          </w:tcPr>
          <w:p w:rsidR="00C576A4" w:rsidRPr="00464D48" w:rsidRDefault="00C576A4" w:rsidP="0094182C">
            <w:pPr>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512</w:t>
            </w:r>
          </w:p>
        </w:tc>
        <w:tc>
          <w:tcPr>
            <w:tcW w:w="709"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可选</w:t>
            </w:r>
          </w:p>
        </w:tc>
        <w:tc>
          <w:tcPr>
            <w:tcW w:w="3433"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文字描述</w:t>
            </w:r>
          </w:p>
        </w:tc>
      </w:tr>
      <w:tr w:rsidR="00C576A4" w:rsidRPr="00464D48" w:rsidTr="0094182C">
        <w:trPr>
          <w:trHeight w:val="313"/>
        </w:trPr>
        <w:tc>
          <w:tcPr>
            <w:tcW w:w="1800" w:type="dxa"/>
          </w:tcPr>
          <w:p w:rsidR="00C576A4" w:rsidRPr="00464D48" w:rsidRDefault="00C576A4" w:rsidP="0094182C">
            <w:pPr>
              <w:widowControl/>
              <w:ind w:rightChars="-45" w:right="-94"/>
              <w:rPr>
                <w:rFonts w:ascii="宋体" w:hAnsi="宋体"/>
                <w:kern w:val="0"/>
                <w:szCs w:val="21"/>
              </w:rPr>
            </w:pPr>
            <w:r w:rsidRPr="00B34AB4">
              <w:rPr>
                <w:rFonts w:ascii="宋体" w:hAnsi="宋体" w:hint="eastAsia"/>
                <w:color w:val="000000"/>
                <w:szCs w:val="21"/>
              </w:rPr>
              <w:t>WDDE05.01.169.00</w:t>
            </w:r>
          </w:p>
        </w:tc>
        <w:tc>
          <w:tcPr>
            <w:tcW w:w="1800" w:type="dxa"/>
            <w:vAlign w:val="center"/>
          </w:tcPr>
          <w:p w:rsidR="00C576A4" w:rsidRPr="00464D48" w:rsidRDefault="00C576A4" w:rsidP="0094182C">
            <w:pPr>
              <w:widowControl/>
              <w:ind w:rightChars="-45" w:right="-94"/>
              <w:rPr>
                <w:rFonts w:ascii="宋体" w:hAnsi="宋体"/>
                <w:kern w:val="0"/>
                <w:szCs w:val="21"/>
              </w:rPr>
            </w:pPr>
            <w:r w:rsidRPr="00464D48">
              <w:rPr>
                <w:rFonts w:ascii="宋体" w:hAnsi="宋体" w:hint="eastAsia"/>
                <w:kern w:val="0"/>
                <w:szCs w:val="21"/>
              </w:rPr>
              <w:t>主要诊断标志</w:t>
            </w:r>
          </w:p>
        </w:tc>
        <w:tc>
          <w:tcPr>
            <w:tcW w:w="126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CYZDBZ</w:t>
            </w:r>
          </w:p>
        </w:tc>
        <w:tc>
          <w:tcPr>
            <w:tcW w:w="1080" w:type="dxa"/>
            <w:vAlign w:val="center"/>
          </w:tcPr>
          <w:p w:rsidR="00C576A4" w:rsidRPr="00464D48" w:rsidRDefault="00C576A4" w:rsidP="0094182C">
            <w:pPr>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1</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433"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编码。1：主要诊断、2：其他诊断</w:t>
            </w:r>
          </w:p>
        </w:tc>
      </w:tr>
      <w:tr w:rsidR="00C576A4" w:rsidRPr="00464D48" w:rsidTr="0094182C">
        <w:trPr>
          <w:trHeight w:val="313"/>
        </w:trPr>
        <w:tc>
          <w:tcPr>
            <w:tcW w:w="1800" w:type="dxa"/>
          </w:tcPr>
          <w:p w:rsidR="00C576A4" w:rsidRPr="00464D48" w:rsidRDefault="00C576A4" w:rsidP="0094182C">
            <w:pPr>
              <w:widowControl/>
              <w:ind w:rightChars="-45" w:right="-94"/>
              <w:rPr>
                <w:rFonts w:ascii="宋体" w:hAnsi="宋体"/>
                <w:kern w:val="0"/>
                <w:szCs w:val="21"/>
              </w:rPr>
            </w:pPr>
            <w:r w:rsidRPr="00B34AB4">
              <w:rPr>
                <w:rFonts w:ascii="宋体" w:hAnsi="宋体" w:hint="eastAsia"/>
                <w:color w:val="000000"/>
                <w:szCs w:val="21"/>
              </w:rPr>
              <w:t>WDDE05.01.170.00</w:t>
            </w:r>
          </w:p>
        </w:tc>
        <w:tc>
          <w:tcPr>
            <w:tcW w:w="1800" w:type="dxa"/>
            <w:vAlign w:val="center"/>
          </w:tcPr>
          <w:p w:rsidR="00C576A4" w:rsidRPr="00464D48" w:rsidRDefault="00C576A4" w:rsidP="0094182C">
            <w:pPr>
              <w:widowControl/>
              <w:ind w:rightChars="-45" w:right="-94"/>
              <w:rPr>
                <w:rFonts w:ascii="宋体" w:hAnsi="宋体"/>
                <w:kern w:val="0"/>
                <w:szCs w:val="21"/>
              </w:rPr>
            </w:pPr>
            <w:r w:rsidRPr="00464D48">
              <w:rPr>
                <w:rFonts w:ascii="宋体" w:hAnsi="宋体" w:hint="eastAsia"/>
                <w:kern w:val="0"/>
                <w:szCs w:val="21"/>
              </w:rPr>
              <w:t>疑似诊断标志</w:t>
            </w:r>
          </w:p>
        </w:tc>
        <w:tc>
          <w:tcPr>
            <w:tcW w:w="126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YZDBZ</w:t>
            </w:r>
          </w:p>
        </w:tc>
        <w:tc>
          <w:tcPr>
            <w:tcW w:w="1080" w:type="dxa"/>
            <w:vAlign w:val="center"/>
          </w:tcPr>
          <w:p w:rsidR="00C576A4" w:rsidRPr="00464D48" w:rsidRDefault="00C576A4" w:rsidP="0094182C">
            <w:pPr>
              <w:ind w:rightChars="-55" w:right="-115"/>
              <w:rPr>
                <w:rFonts w:ascii="宋体" w:hAnsi="宋体"/>
                <w:kern w:val="0"/>
                <w:szCs w:val="21"/>
              </w:rPr>
            </w:pPr>
            <w:r w:rsidRPr="00464D48">
              <w:rPr>
                <w:rFonts w:ascii="宋体" w:hAnsi="宋体" w:hint="eastAsia"/>
                <w:kern w:val="0"/>
                <w:szCs w:val="21"/>
              </w:rPr>
              <w:t>字符串</w:t>
            </w:r>
          </w:p>
        </w:tc>
        <w:tc>
          <w:tcPr>
            <w:tcW w:w="718" w:type="dxa"/>
            <w:vAlign w:val="center"/>
          </w:tcPr>
          <w:p w:rsidR="00C576A4" w:rsidRPr="00464D48" w:rsidRDefault="00C576A4" w:rsidP="0094182C">
            <w:pPr>
              <w:rPr>
                <w:rFonts w:ascii="宋体" w:hAnsi="宋体"/>
                <w:kern w:val="0"/>
                <w:szCs w:val="21"/>
              </w:rPr>
            </w:pPr>
            <w:r w:rsidRPr="00464D48">
              <w:rPr>
                <w:rFonts w:ascii="宋体" w:hAnsi="宋体" w:hint="eastAsia"/>
                <w:kern w:val="0"/>
                <w:szCs w:val="21"/>
              </w:rPr>
              <w:t>1</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必填</w:t>
            </w:r>
          </w:p>
        </w:tc>
        <w:tc>
          <w:tcPr>
            <w:tcW w:w="3433" w:type="dxa"/>
            <w:vAlign w:val="center"/>
          </w:tcPr>
          <w:p w:rsidR="00C576A4" w:rsidRPr="00464D48" w:rsidRDefault="00C576A4" w:rsidP="0094182C">
            <w:pPr>
              <w:widowControl/>
              <w:rPr>
                <w:rFonts w:ascii="宋体" w:hAnsi="宋体"/>
                <w:szCs w:val="21"/>
              </w:rPr>
            </w:pPr>
            <w:r w:rsidRPr="00464D48">
              <w:rPr>
                <w:rFonts w:ascii="宋体" w:hAnsi="宋体" w:hint="eastAsia"/>
                <w:kern w:val="0"/>
                <w:szCs w:val="21"/>
              </w:rPr>
              <w:t>1</w:t>
            </w:r>
            <w:r w:rsidRPr="00464D48">
              <w:rPr>
                <w:rFonts w:ascii="宋体" w:hAnsi="宋体" w:hint="eastAsia"/>
                <w:szCs w:val="21"/>
              </w:rPr>
              <w:t>：</w:t>
            </w:r>
            <w:r w:rsidRPr="00464D48">
              <w:rPr>
                <w:rFonts w:ascii="宋体" w:hAnsi="宋体" w:hint="eastAsia"/>
                <w:kern w:val="0"/>
                <w:szCs w:val="21"/>
              </w:rPr>
              <w:t>仍疑似；0</w:t>
            </w:r>
            <w:r w:rsidRPr="00464D48">
              <w:rPr>
                <w:rFonts w:ascii="宋体" w:hAnsi="宋体" w:hint="eastAsia"/>
                <w:szCs w:val="21"/>
              </w:rPr>
              <w:t>：</w:t>
            </w:r>
            <w:r w:rsidRPr="00464D48">
              <w:rPr>
                <w:rFonts w:ascii="宋体" w:hAnsi="宋体" w:hint="eastAsia"/>
                <w:kern w:val="0"/>
                <w:szCs w:val="21"/>
              </w:rPr>
              <w:t>已确诊</w:t>
            </w:r>
          </w:p>
        </w:tc>
      </w:tr>
      <w:tr w:rsidR="00C576A4" w:rsidRPr="00464D48" w:rsidTr="0094182C">
        <w:trPr>
          <w:trHeight w:val="313"/>
        </w:trPr>
        <w:tc>
          <w:tcPr>
            <w:tcW w:w="1800" w:type="dxa"/>
          </w:tcPr>
          <w:p w:rsidR="00C576A4" w:rsidRPr="00464D48" w:rsidRDefault="00C576A4" w:rsidP="0094182C">
            <w:pPr>
              <w:widowControl/>
              <w:ind w:rightChars="-45" w:right="-94"/>
              <w:rPr>
                <w:rFonts w:ascii="宋体" w:hAnsi="宋体"/>
                <w:kern w:val="0"/>
                <w:szCs w:val="21"/>
              </w:rPr>
            </w:pPr>
            <w:r w:rsidRPr="00B34AB4">
              <w:rPr>
                <w:rFonts w:ascii="宋体" w:hAnsi="宋体" w:hint="eastAsia"/>
                <w:color w:val="000000"/>
                <w:szCs w:val="21"/>
              </w:rPr>
              <w:t>WDDE04.01.173.00</w:t>
            </w:r>
          </w:p>
        </w:tc>
        <w:tc>
          <w:tcPr>
            <w:tcW w:w="1800" w:type="dxa"/>
            <w:vAlign w:val="center"/>
          </w:tcPr>
          <w:p w:rsidR="00C576A4" w:rsidRPr="00464D48" w:rsidRDefault="00C576A4" w:rsidP="0094182C">
            <w:pPr>
              <w:widowControl/>
              <w:ind w:rightChars="-45" w:right="-94"/>
              <w:rPr>
                <w:rFonts w:ascii="宋体" w:hAnsi="宋体"/>
                <w:kern w:val="0"/>
                <w:szCs w:val="21"/>
              </w:rPr>
            </w:pPr>
            <w:r w:rsidRPr="00464D48">
              <w:rPr>
                <w:rFonts w:ascii="宋体" w:hAnsi="宋体" w:hint="eastAsia"/>
                <w:kern w:val="0"/>
                <w:szCs w:val="21"/>
              </w:rPr>
              <w:t>入院病情</w:t>
            </w:r>
          </w:p>
        </w:tc>
        <w:tc>
          <w:tcPr>
            <w:tcW w:w="126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RYBQ</w:t>
            </w:r>
          </w:p>
        </w:tc>
        <w:tc>
          <w:tcPr>
            <w:tcW w:w="1080" w:type="dxa"/>
            <w:vAlign w:val="center"/>
          </w:tcPr>
          <w:p w:rsidR="00C576A4" w:rsidRPr="00464D48" w:rsidRDefault="00C576A4" w:rsidP="0094182C">
            <w:pPr>
              <w:widowControl/>
              <w:ind w:rightChars="-55" w:right="-115"/>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w:t>
            </w:r>
          </w:p>
        </w:tc>
        <w:tc>
          <w:tcPr>
            <w:tcW w:w="709"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必填</w:t>
            </w:r>
          </w:p>
        </w:tc>
        <w:tc>
          <w:tcPr>
            <w:tcW w:w="3433" w:type="dxa"/>
            <w:vAlign w:val="center"/>
          </w:tcPr>
          <w:p w:rsidR="00C576A4" w:rsidRPr="00464D48" w:rsidRDefault="00C576A4" w:rsidP="0094182C">
            <w:pPr>
              <w:widowControl/>
              <w:rPr>
                <w:rFonts w:ascii="宋体" w:hAnsi="宋体"/>
                <w:szCs w:val="21"/>
              </w:rPr>
            </w:pPr>
            <w:r w:rsidRPr="00464D48">
              <w:rPr>
                <w:rFonts w:ascii="宋体" w:hAnsi="宋体" w:hint="eastAsia"/>
                <w:szCs w:val="21"/>
              </w:rPr>
              <w:t>1.有，2.临床未确定，3.情况不明，4.无</w:t>
            </w:r>
          </w:p>
        </w:tc>
      </w:tr>
      <w:tr w:rsidR="00C576A4" w:rsidRPr="00464D48" w:rsidTr="0094182C">
        <w:trPr>
          <w:trHeight w:val="313"/>
        </w:trPr>
        <w:tc>
          <w:tcPr>
            <w:tcW w:w="1800" w:type="dxa"/>
          </w:tcPr>
          <w:p w:rsidR="00C576A4" w:rsidRPr="00464D48" w:rsidRDefault="00C576A4" w:rsidP="0094182C">
            <w:pPr>
              <w:widowControl/>
              <w:ind w:rightChars="-45" w:right="-94"/>
              <w:rPr>
                <w:rFonts w:ascii="宋体" w:hAnsi="宋体"/>
                <w:kern w:val="0"/>
                <w:szCs w:val="21"/>
              </w:rPr>
            </w:pPr>
          </w:p>
        </w:tc>
        <w:tc>
          <w:tcPr>
            <w:tcW w:w="1800" w:type="dxa"/>
            <w:vAlign w:val="center"/>
          </w:tcPr>
          <w:p w:rsidR="00C576A4" w:rsidRPr="00464D48" w:rsidRDefault="00C576A4" w:rsidP="0094182C">
            <w:pPr>
              <w:widowControl/>
              <w:ind w:rightChars="-45" w:right="-94"/>
              <w:rPr>
                <w:rFonts w:ascii="宋体" w:hAnsi="宋体"/>
                <w:kern w:val="0"/>
                <w:szCs w:val="21"/>
              </w:rPr>
            </w:pPr>
            <w:r w:rsidRPr="00464D48">
              <w:rPr>
                <w:rFonts w:ascii="宋体" w:hAnsi="宋体" w:hint="eastAsia"/>
                <w:kern w:val="0"/>
                <w:szCs w:val="21"/>
              </w:rPr>
              <w:t>出院情况编码</w:t>
            </w:r>
          </w:p>
        </w:tc>
        <w:tc>
          <w:tcPr>
            <w:tcW w:w="126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CYQKBM</w:t>
            </w:r>
          </w:p>
        </w:tc>
        <w:tc>
          <w:tcPr>
            <w:tcW w:w="1080" w:type="dxa"/>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w:t>
            </w:r>
          </w:p>
        </w:tc>
        <w:tc>
          <w:tcPr>
            <w:tcW w:w="718"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widowControl/>
              <w:rPr>
                <w:rFonts w:ascii="宋体" w:hAnsi="宋体"/>
                <w:kern w:val="0"/>
                <w:szCs w:val="21"/>
              </w:rPr>
            </w:pPr>
            <w:r w:rsidRPr="00464D48">
              <w:rPr>
                <w:rFonts w:ascii="宋体" w:hAnsi="宋体" w:hint="eastAsia"/>
                <w:kern w:val="0"/>
                <w:szCs w:val="21"/>
              </w:rPr>
              <w:t>1：治愈、2：好转、3：未愈、4：死亡、5：其它（出院时 必填）；</w:t>
            </w:r>
            <w:r w:rsidRPr="00464D48">
              <w:rPr>
                <w:rFonts w:ascii="宋体" w:hAnsi="宋体" w:hint="eastAsia"/>
                <w:szCs w:val="21"/>
              </w:rPr>
              <w:t>新版“病案首页”中取消</w:t>
            </w:r>
          </w:p>
        </w:tc>
      </w:tr>
      <w:tr w:rsidR="00C576A4" w:rsidRPr="00464D48" w:rsidTr="0094182C">
        <w:trPr>
          <w:trHeight w:val="403"/>
        </w:trPr>
        <w:tc>
          <w:tcPr>
            <w:tcW w:w="1800" w:type="dxa"/>
          </w:tcPr>
          <w:p w:rsidR="00C576A4" w:rsidRPr="00464D48" w:rsidRDefault="00C576A4" w:rsidP="0094182C">
            <w:pPr>
              <w:ind w:leftChars="30" w:left="63"/>
              <w:rPr>
                <w:rFonts w:ascii="宋体" w:hAnsi="宋体"/>
                <w:szCs w:val="21"/>
              </w:rPr>
            </w:pPr>
            <w:r w:rsidRPr="00B34AB4">
              <w:rPr>
                <w:rFonts w:ascii="宋体" w:hAnsi="宋体" w:hint="eastAsia"/>
                <w:szCs w:val="21"/>
              </w:rPr>
              <w:t>WDDE99.00.001.00</w:t>
            </w:r>
          </w:p>
        </w:tc>
        <w:tc>
          <w:tcPr>
            <w:tcW w:w="1800" w:type="dxa"/>
            <w:vAlign w:val="center"/>
          </w:tcPr>
          <w:p w:rsidR="00C576A4" w:rsidRPr="00464D48" w:rsidRDefault="00C576A4" w:rsidP="0094182C">
            <w:pPr>
              <w:ind w:leftChars="30" w:left="63"/>
              <w:rPr>
                <w:rFonts w:ascii="宋体" w:hAnsi="宋体"/>
                <w:szCs w:val="21"/>
              </w:rPr>
            </w:pPr>
            <w:r w:rsidRPr="00464D48">
              <w:rPr>
                <w:rFonts w:ascii="宋体" w:hAnsi="宋体" w:hint="eastAsia"/>
                <w:szCs w:val="21"/>
              </w:rPr>
              <w:t>密级</w:t>
            </w:r>
          </w:p>
        </w:tc>
        <w:tc>
          <w:tcPr>
            <w:tcW w:w="1260" w:type="dxa"/>
            <w:vAlign w:val="center"/>
          </w:tcPr>
          <w:p w:rsidR="00C576A4" w:rsidRPr="00464D48" w:rsidRDefault="00C576A4" w:rsidP="0094182C">
            <w:pPr>
              <w:autoSpaceDE w:val="0"/>
              <w:autoSpaceDN w:val="0"/>
              <w:adjustRightInd w:val="0"/>
              <w:ind w:leftChars="-44" w:left="-92" w:rightChars="-44" w:right="-92"/>
              <w:jc w:val="center"/>
              <w:rPr>
                <w:rFonts w:ascii="宋体" w:hAnsi="宋体"/>
                <w:szCs w:val="21"/>
              </w:rPr>
            </w:pPr>
            <w:r w:rsidRPr="00464D48">
              <w:rPr>
                <w:rFonts w:ascii="宋体" w:hAnsi="宋体" w:hint="eastAsia"/>
                <w:szCs w:val="21"/>
              </w:rPr>
              <w:t>MJ</w:t>
            </w:r>
          </w:p>
        </w:tc>
        <w:tc>
          <w:tcPr>
            <w:tcW w:w="1080" w:type="dxa"/>
            <w:vAlign w:val="center"/>
          </w:tcPr>
          <w:p w:rsidR="00C576A4" w:rsidRPr="00464D48" w:rsidRDefault="00C576A4" w:rsidP="0094182C">
            <w:pPr>
              <w:autoSpaceDE w:val="0"/>
              <w:autoSpaceDN w:val="0"/>
              <w:adjustRightInd w:val="0"/>
              <w:ind w:rightChars="-55" w:right="-115"/>
              <w:rPr>
                <w:rFonts w:ascii="宋体" w:hAnsi="宋体"/>
                <w:szCs w:val="21"/>
              </w:rPr>
            </w:pPr>
            <w:r w:rsidRPr="00464D48">
              <w:rPr>
                <w:rFonts w:ascii="宋体" w:hAnsi="宋体" w:hint="eastAsia"/>
                <w:szCs w:val="21"/>
              </w:rPr>
              <w:t>字符串</w:t>
            </w:r>
          </w:p>
        </w:tc>
        <w:tc>
          <w:tcPr>
            <w:tcW w:w="718" w:type="dxa"/>
            <w:vAlign w:val="center"/>
          </w:tcPr>
          <w:p w:rsidR="00C576A4" w:rsidRPr="00464D48" w:rsidRDefault="00C576A4" w:rsidP="0094182C">
            <w:pPr>
              <w:rPr>
                <w:rFonts w:ascii="宋体" w:hAnsi="宋体"/>
                <w:szCs w:val="21"/>
              </w:rPr>
            </w:pPr>
            <w:r w:rsidRPr="00464D48">
              <w:rPr>
                <w:rFonts w:ascii="宋体" w:hAnsi="宋体" w:hint="eastAsia"/>
                <w:szCs w:val="21"/>
              </w:rPr>
              <w:t>16</w:t>
            </w:r>
          </w:p>
        </w:tc>
        <w:tc>
          <w:tcPr>
            <w:tcW w:w="709" w:type="dxa"/>
            <w:vAlign w:val="center"/>
          </w:tcPr>
          <w:p w:rsidR="00C576A4" w:rsidRPr="00464D48" w:rsidRDefault="00C576A4" w:rsidP="0094182C">
            <w:pPr>
              <w:rPr>
                <w:rFonts w:ascii="宋体" w:hAnsi="宋体"/>
                <w:szCs w:val="21"/>
              </w:rPr>
            </w:pPr>
            <w:r w:rsidRPr="00464D48">
              <w:rPr>
                <w:rFonts w:ascii="宋体" w:hAnsi="宋体" w:hint="eastAsia"/>
                <w:szCs w:val="21"/>
              </w:rPr>
              <w:t>可选</w:t>
            </w:r>
          </w:p>
        </w:tc>
        <w:tc>
          <w:tcPr>
            <w:tcW w:w="3433" w:type="dxa"/>
            <w:vAlign w:val="center"/>
          </w:tcPr>
          <w:p w:rsidR="00C576A4" w:rsidRPr="00464D48" w:rsidRDefault="00C576A4" w:rsidP="0094182C">
            <w:pPr>
              <w:rPr>
                <w:rFonts w:ascii="宋体" w:hAnsi="宋体"/>
                <w:szCs w:val="21"/>
              </w:rPr>
            </w:pPr>
            <w:r w:rsidRPr="00464D48">
              <w:rPr>
                <w:rFonts w:ascii="宋体" w:hAnsi="宋体" w:hint="eastAsia"/>
                <w:szCs w:val="21"/>
              </w:rPr>
              <w:t>见就诊记录表的相关说明</w:t>
            </w:r>
          </w:p>
        </w:tc>
      </w:tr>
      <w:tr w:rsidR="00C576A4" w:rsidRPr="00464D48" w:rsidTr="0094182C">
        <w:trPr>
          <w:trHeight w:val="365"/>
        </w:trPr>
        <w:tc>
          <w:tcPr>
            <w:tcW w:w="1800" w:type="dxa"/>
          </w:tcPr>
          <w:p w:rsidR="00C576A4" w:rsidRPr="00464D48" w:rsidRDefault="00C576A4" w:rsidP="0094182C">
            <w:pPr>
              <w:autoSpaceDE w:val="0"/>
              <w:autoSpaceDN w:val="0"/>
              <w:adjustRightInd w:val="0"/>
              <w:rPr>
                <w:rFonts w:ascii="宋体" w:hAnsi="宋体"/>
                <w:szCs w:val="21"/>
              </w:rPr>
            </w:pPr>
            <w:r w:rsidRPr="00B34AB4">
              <w:rPr>
                <w:rFonts w:ascii="宋体" w:hAnsi="宋体" w:hint="eastAsia"/>
                <w:szCs w:val="21"/>
              </w:rPr>
              <w:t>WDDE99.00.002.00</w:t>
            </w:r>
          </w:p>
        </w:tc>
        <w:tc>
          <w:tcPr>
            <w:tcW w:w="180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修改标志</w:t>
            </w:r>
          </w:p>
        </w:tc>
        <w:tc>
          <w:tcPr>
            <w:tcW w:w="1260" w:type="dxa"/>
            <w:vAlign w:val="center"/>
          </w:tcPr>
          <w:p w:rsidR="00C576A4" w:rsidRPr="00464D48" w:rsidRDefault="00C576A4" w:rsidP="0094182C">
            <w:pPr>
              <w:autoSpaceDE w:val="0"/>
              <w:autoSpaceDN w:val="0"/>
              <w:adjustRightInd w:val="0"/>
              <w:jc w:val="center"/>
              <w:rPr>
                <w:rFonts w:ascii="宋体" w:hAnsi="宋体"/>
                <w:szCs w:val="21"/>
              </w:rPr>
            </w:pPr>
            <w:r w:rsidRPr="00464D48">
              <w:rPr>
                <w:rFonts w:ascii="宋体" w:hAnsi="宋体" w:hint="eastAsia"/>
                <w:szCs w:val="21"/>
              </w:rPr>
              <w:t>XGBZ</w:t>
            </w:r>
          </w:p>
        </w:tc>
        <w:tc>
          <w:tcPr>
            <w:tcW w:w="1080"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数字</w:t>
            </w:r>
          </w:p>
        </w:tc>
        <w:tc>
          <w:tcPr>
            <w:tcW w:w="718" w:type="dxa"/>
            <w:vAlign w:val="center"/>
          </w:tcPr>
          <w:p w:rsidR="00C576A4" w:rsidRPr="00464D48" w:rsidRDefault="00C576A4" w:rsidP="0094182C">
            <w:pPr>
              <w:autoSpaceDE w:val="0"/>
              <w:autoSpaceDN w:val="0"/>
              <w:adjustRightInd w:val="0"/>
              <w:rPr>
                <w:rFonts w:ascii="宋体" w:hAnsi="宋体"/>
                <w:szCs w:val="21"/>
              </w:rPr>
            </w:pPr>
          </w:p>
        </w:tc>
        <w:tc>
          <w:tcPr>
            <w:tcW w:w="709"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rPr>
              <w:t>必填</w:t>
            </w:r>
          </w:p>
        </w:tc>
        <w:tc>
          <w:tcPr>
            <w:tcW w:w="343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编码。0：正常、1：撤销；</w:t>
            </w:r>
          </w:p>
        </w:tc>
      </w:tr>
      <w:tr w:rsidR="00C576A4" w:rsidRPr="00464D48" w:rsidTr="0094182C">
        <w:trPr>
          <w:trHeight w:val="360"/>
        </w:trPr>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t>WDDE99.00.052.00</w:t>
            </w:r>
          </w:p>
        </w:tc>
        <w:tc>
          <w:tcPr>
            <w:tcW w:w="18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预留一</w:t>
            </w:r>
          </w:p>
        </w:tc>
        <w:tc>
          <w:tcPr>
            <w:tcW w:w="126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YLYL1</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128</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为系统处理该数据而预留</w:t>
            </w: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B34AB4">
              <w:rPr>
                <w:rFonts w:ascii="宋体" w:hAnsi="宋体" w:hint="eastAsia"/>
                <w:szCs w:val="21"/>
              </w:rPr>
              <w:t>WDDE99.00.053.00</w:t>
            </w:r>
          </w:p>
        </w:tc>
        <w:tc>
          <w:tcPr>
            <w:tcW w:w="180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0" w:left="63" w:rightChars="-45" w:right="-94"/>
              <w:rPr>
                <w:rFonts w:ascii="宋体" w:hAnsi="宋体"/>
                <w:kern w:val="0"/>
                <w:szCs w:val="21"/>
              </w:rPr>
            </w:pPr>
            <w:r w:rsidRPr="00464D48">
              <w:rPr>
                <w:rFonts w:ascii="宋体" w:hAnsi="宋体" w:hint="eastAsia"/>
                <w:kern w:val="0"/>
                <w:szCs w:val="21"/>
              </w:rPr>
              <w:t>预留二</w:t>
            </w:r>
          </w:p>
        </w:tc>
        <w:tc>
          <w:tcPr>
            <w:tcW w:w="126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44" w:left="-92" w:rightChars="-44" w:right="-92"/>
              <w:jc w:val="center"/>
              <w:rPr>
                <w:rFonts w:ascii="宋体" w:hAnsi="宋体"/>
                <w:kern w:val="0"/>
                <w:szCs w:val="21"/>
              </w:rPr>
            </w:pPr>
            <w:r w:rsidRPr="00464D48">
              <w:rPr>
                <w:rFonts w:ascii="宋体" w:hAnsi="宋体" w:hint="eastAsia"/>
                <w:kern w:val="0"/>
                <w:szCs w:val="21"/>
              </w:rPr>
              <w:t>YLYL2</w:t>
            </w:r>
          </w:p>
        </w:tc>
        <w:tc>
          <w:tcPr>
            <w:tcW w:w="1080"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rightChars="-55" w:right="-115"/>
              <w:rPr>
                <w:rFonts w:ascii="宋体" w:hAnsi="宋体"/>
                <w:kern w:val="0"/>
                <w:szCs w:val="21"/>
              </w:rPr>
            </w:pPr>
            <w:r w:rsidRPr="00464D48">
              <w:rPr>
                <w:rFonts w:ascii="宋体" w:hAnsi="宋体" w:hint="eastAsia"/>
                <w:kern w:val="0"/>
                <w:szCs w:val="21"/>
              </w:rPr>
              <w:t>字符串</w:t>
            </w:r>
          </w:p>
        </w:tc>
        <w:tc>
          <w:tcPr>
            <w:tcW w:w="718"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128</w:t>
            </w:r>
          </w:p>
        </w:tc>
        <w:tc>
          <w:tcPr>
            <w:tcW w:w="709"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可选</w:t>
            </w:r>
          </w:p>
        </w:tc>
        <w:tc>
          <w:tcPr>
            <w:tcW w:w="3433" w:type="dxa"/>
            <w:tcBorders>
              <w:top w:val="single" w:sz="4" w:space="0" w:color="auto"/>
              <w:left w:val="single" w:sz="4" w:space="0" w:color="auto"/>
              <w:bottom w:val="single" w:sz="4" w:space="0" w:color="auto"/>
              <w:right w:val="single" w:sz="4" w:space="0" w:color="auto"/>
            </w:tcBorders>
            <w:vAlign w:val="center"/>
          </w:tcPr>
          <w:p w:rsidR="00C576A4" w:rsidRPr="00464D48" w:rsidRDefault="00C576A4" w:rsidP="0094182C">
            <w:pPr>
              <w:widowControl/>
              <w:ind w:leftChars="-38" w:left="-80" w:rightChars="-45" w:right="-94"/>
              <w:rPr>
                <w:rFonts w:ascii="宋体" w:hAnsi="宋体"/>
                <w:kern w:val="0"/>
                <w:szCs w:val="21"/>
              </w:rPr>
            </w:pPr>
            <w:r w:rsidRPr="00464D48">
              <w:rPr>
                <w:rFonts w:ascii="宋体" w:hAnsi="宋体" w:hint="eastAsia"/>
                <w:kern w:val="0"/>
                <w:szCs w:val="21"/>
              </w:rPr>
              <w:t>为系统处理该数据而预留</w:t>
            </w:r>
          </w:p>
        </w:tc>
      </w:tr>
      <w:tr w:rsidR="00E2545B" w:rsidRPr="00573934" w:rsidTr="00BD4319">
        <w:trPr>
          <w:trHeight w:val="360"/>
        </w:trPr>
        <w:tc>
          <w:tcPr>
            <w:tcW w:w="1800" w:type="dxa"/>
            <w:tcBorders>
              <w:top w:val="single" w:sz="4" w:space="0" w:color="auto"/>
              <w:left w:val="single" w:sz="4" w:space="0" w:color="auto"/>
              <w:bottom w:val="single" w:sz="4" w:space="0" w:color="auto"/>
              <w:right w:val="single" w:sz="4" w:space="0" w:color="auto"/>
            </w:tcBorders>
            <w:vAlign w:val="center"/>
          </w:tcPr>
          <w:p w:rsidR="00E2545B" w:rsidRPr="00ED3BA8" w:rsidRDefault="00E2545B" w:rsidP="0094182C">
            <w:pPr>
              <w:widowControl/>
              <w:ind w:leftChars="30" w:left="63" w:rightChars="-45" w:right="-94"/>
            </w:pPr>
            <w:r w:rsidRPr="00F30CB1">
              <w:rPr>
                <w:rFonts w:cs="宋体" w:hint="eastAsia"/>
                <w:bCs/>
                <w:kern w:val="0"/>
              </w:rPr>
              <w:t>DE01.00.014.00</w:t>
            </w:r>
          </w:p>
        </w:tc>
        <w:tc>
          <w:tcPr>
            <w:tcW w:w="180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0" w:left="63" w:rightChars="-45" w:right="-94"/>
              <w:rPr>
                <w:rFonts w:ascii="宋体" w:hAnsi="宋体"/>
                <w:kern w:val="0"/>
                <w:szCs w:val="21"/>
              </w:rPr>
            </w:pPr>
            <w:r w:rsidRPr="00ED3BA8">
              <w:rPr>
                <w:rFonts w:hint="eastAsia"/>
              </w:rPr>
              <w:t>住院号</w:t>
            </w:r>
          </w:p>
        </w:tc>
        <w:tc>
          <w:tcPr>
            <w:tcW w:w="126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44" w:left="-92" w:rightChars="-44" w:right="-92"/>
              <w:jc w:val="center"/>
              <w:rPr>
                <w:rFonts w:ascii="宋体" w:hAnsi="宋体"/>
                <w:kern w:val="0"/>
                <w:szCs w:val="21"/>
              </w:rPr>
            </w:pPr>
            <w:r w:rsidRPr="00ED3BA8">
              <w:rPr>
                <w:rFonts w:hint="eastAsia"/>
              </w:rPr>
              <w:t>ZYH</w:t>
            </w:r>
          </w:p>
        </w:tc>
        <w:tc>
          <w:tcPr>
            <w:tcW w:w="108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18"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8" w:left="-80" w:rightChars="-45" w:right="-94"/>
              <w:rPr>
                <w:rFonts w:ascii="宋体" w:hAnsi="宋体"/>
                <w:kern w:val="0"/>
                <w:szCs w:val="21"/>
              </w:rPr>
            </w:pPr>
            <w:r w:rsidRPr="00ED3BA8">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8" w:left="-80" w:rightChars="-45" w:right="-94"/>
              <w:rPr>
                <w:rFonts w:ascii="宋体" w:hAnsi="宋体"/>
                <w:kern w:val="0"/>
                <w:szCs w:val="21"/>
              </w:rPr>
            </w:pPr>
            <w:r w:rsidRPr="00ED3BA8">
              <w:rPr>
                <w:rFonts w:hint="eastAsia"/>
              </w:rPr>
              <w:t>为住院时，填写住院号，门诊号字段填“</w:t>
            </w:r>
            <w:r w:rsidRPr="00ED3BA8">
              <w:rPr>
                <w:rFonts w:hint="eastAsia"/>
              </w:rPr>
              <w:t>-</w:t>
            </w:r>
            <w:r w:rsidRPr="00ED3BA8">
              <w:rPr>
                <w:rFonts w:hint="eastAsia"/>
              </w:rPr>
              <w:t>”</w:t>
            </w:r>
          </w:p>
        </w:tc>
      </w:tr>
      <w:tr w:rsidR="00E2545B" w:rsidRPr="00573934" w:rsidTr="00BD4319">
        <w:trPr>
          <w:trHeight w:val="360"/>
        </w:trPr>
        <w:tc>
          <w:tcPr>
            <w:tcW w:w="1800" w:type="dxa"/>
            <w:tcBorders>
              <w:top w:val="single" w:sz="4" w:space="0" w:color="auto"/>
              <w:left w:val="single" w:sz="4" w:space="0" w:color="auto"/>
              <w:bottom w:val="single" w:sz="4" w:space="0" w:color="auto"/>
              <w:right w:val="single" w:sz="4" w:space="0" w:color="auto"/>
            </w:tcBorders>
            <w:vAlign w:val="center"/>
          </w:tcPr>
          <w:p w:rsidR="00E2545B" w:rsidRPr="00ED3BA8" w:rsidRDefault="00E2545B" w:rsidP="0094182C">
            <w:pPr>
              <w:widowControl/>
              <w:ind w:leftChars="30" w:left="63" w:rightChars="-45" w:right="-94"/>
            </w:pPr>
            <w:r w:rsidRPr="00F30CB1">
              <w:rPr>
                <w:rFonts w:cs="宋体" w:hint="eastAsia"/>
                <w:bCs/>
                <w:kern w:val="0"/>
              </w:rPr>
              <w:t>DE01.00.010.00</w:t>
            </w:r>
          </w:p>
        </w:tc>
        <w:tc>
          <w:tcPr>
            <w:tcW w:w="180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0" w:left="63" w:rightChars="-45" w:right="-94"/>
              <w:rPr>
                <w:rFonts w:ascii="宋体" w:hAnsi="宋体"/>
                <w:kern w:val="0"/>
                <w:szCs w:val="21"/>
              </w:rPr>
            </w:pPr>
            <w:r w:rsidRPr="00ED3BA8">
              <w:rPr>
                <w:rFonts w:hint="eastAsia"/>
              </w:rPr>
              <w:t>门（急）诊号</w:t>
            </w:r>
          </w:p>
        </w:tc>
        <w:tc>
          <w:tcPr>
            <w:tcW w:w="1260"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44" w:left="-92" w:rightChars="-44" w:right="-92"/>
              <w:jc w:val="center"/>
              <w:rPr>
                <w:rFonts w:ascii="宋体" w:hAnsi="宋体"/>
                <w:kern w:val="0"/>
                <w:szCs w:val="21"/>
              </w:rPr>
            </w:pPr>
            <w:r w:rsidRPr="00ED3BA8">
              <w:rPr>
                <w:rFonts w:hint="eastAsia"/>
              </w:rPr>
              <w:t>MJZH</w:t>
            </w:r>
          </w:p>
        </w:tc>
        <w:tc>
          <w:tcPr>
            <w:tcW w:w="1080"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18" w:type="dxa"/>
            <w:tcBorders>
              <w:top w:val="single" w:sz="4" w:space="0" w:color="auto"/>
              <w:left w:val="single" w:sz="4" w:space="0" w:color="auto"/>
              <w:bottom w:val="single" w:sz="4" w:space="0" w:color="auto"/>
              <w:right w:val="single" w:sz="4" w:space="0" w:color="auto"/>
            </w:tcBorders>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8" w:left="-80" w:rightChars="-45" w:right="-94"/>
              <w:rPr>
                <w:rFonts w:ascii="宋体" w:hAnsi="宋体"/>
                <w:kern w:val="0"/>
                <w:szCs w:val="21"/>
              </w:rPr>
            </w:pPr>
            <w:r w:rsidRPr="00ED3BA8">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E2545B" w:rsidRPr="00464D48" w:rsidRDefault="00E2545B" w:rsidP="0094182C">
            <w:pPr>
              <w:widowControl/>
              <w:ind w:leftChars="-38" w:left="-80" w:rightChars="-45" w:right="-94"/>
              <w:rPr>
                <w:rFonts w:ascii="宋体" w:hAnsi="宋体"/>
                <w:kern w:val="0"/>
                <w:szCs w:val="21"/>
              </w:rPr>
            </w:pPr>
            <w:r w:rsidRPr="00ED3BA8">
              <w:rPr>
                <w:rFonts w:hint="eastAsia"/>
              </w:rPr>
              <w:t>为门诊就诊时，填写门诊号，住院号</w:t>
            </w:r>
            <w:r w:rsidRPr="00ED3BA8">
              <w:rPr>
                <w:rFonts w:hint="eastAsia"/>
              </w:rPr>
              <w:lastRenderedPageBreak/>
              <w:t>填“</w:t>
            </w:r>
            <w:r w:rsidRPr="00ED3BA8">
              <w:rPr>
                <w:rFonts w:hint="eastAsia"/>
              </w:rPr>
              <w:t>-</w:t>
            </w:r>
            <w:r w:rsidRPr="00ED3BA8">
              <w:rPr>
                <w:rFonts w:hint="eastAsia"/>
              </w:rPr>
              <w:t>”</w:t>
            </w: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vAlign w:val="center"/>
          </w:tcPr>
          <w:p w:rsidR="00C576A4" w:rsidRPr="00ED3BA8" w:rsidRDefault="00C576A4" w:rsidP="0094182C">
            <w:pPr>
              <w:widowControl/>
              <w:ind w:leftChars="30" w:left="63" w:rightChars="-45" w:right="-94"/>
            </w:pPr>
            <w:r w:rsidRPr="00F30CB1">
              <w:rPr>
                <w:rFonts w:cs="宋体" w:hint="eastAsia"/>
                <w:bCs/>
                <w:kern w:val="0"/>
              </w:rPr>
              <w:lastRenderedPageBreak/>
              <w:t>WDDE98.00.031.00</w:t>
            </w:r>
          </w:p>
        </w:tc>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ED3BA8">
              <w:rPr>
                <w:rFonts w:hint="eastAsia"/>
              </w:rPr>
              <w:t>关联表名</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44" w:left="-92" w:rightChars="-44" w:right="-92"/>
              <w:jc w:val="center"/>
              <w:rPr>
                <w:rFonts w:ascii="宋体" w:hAnsi="宋体"/>
                <w:kern w:val="0"/>
                <w:szCs w:val="21"/>
              </w:rPr>
            </w:pPr>
            <w:r w:rsidRPr="00ED3BA8">
              <w:rPr>
                <w:rFonts w:hint="eastAsia"/>
              </w:rPr>
              <w:t>GLBM</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55" w:right="-115"/>
              <w:rPr>
                <w:rFonts w:ascii="宋体" w:hAnsi="宋体"/>
                <w:kern w:val="0"/>
                <w:szCs w:val="21"/>
              </w:rPr>
            </w:pPr>
            <w:r w:rsidRPr="00ED3BA8">
              <w:rPr>
                <w:rFonts w:hint="eastAsia"/>
              </w:rPr>
              <w:t>字符串</w:t>
            </w:r>
          </w:p>
        </w:tc>
        <w:tc>
          <w:tcPr>
            <w:tcW w:w="718"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20</w:t>
            </w:r>
          </w:p>
        </w:tc>
        <w:tc>
          <w:tcPr>
            <w:tcW w:w="70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必填</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说明哪些表里有诊断信息，此处填写对应的表名称</w:t>
            </w: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vAlign w:val="center"/>
          </w:tcPr>
          <w:p w:rsidR="00C576A4" w:rsidRPr="00ED3BA8" w:rsidRDefault="00C576A4" w:rsidP="0094182C">
            <w:pPr>
              <w:widowControl/>
              <w:ind w:leftChars="30" w:left="63" w:rightChars="-45" w:right="-94"/>
            </w:pPr>
            <w:r w:rsidRPr="00F30CB1">
              <w:rPr>
                <w:rFonts w:cs="宋体"/>
                <w:bCs/>
                <w:kern w:val="0"/>
              </w:rPr>
              <w:t>DE05.01.025.00</w:t>
            </w:r>
          </w:p>
        </w:tc>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ED3BA8">
              <w:rPr>
                <w:rFonts w:hint="eastAsia"/>
              </w:rPr>
              <w:t>诊断名称</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44" w:left="-92" w:rightChars="-44" w:right="-92"/>
              <w:jc w:val="center"/>
              <w:rPr>
                <w:rFonts w:ascii="宋体" w:hAnsi="宋体"/>
                <w:kern w:val="0"/>
                <w:szCs w:val="21"/>
              </w:rPr>
            </w:pPr>
            <w:r w:rsidRPr="00ED3BA8">
              <w:rPr>
                <w:rFonts w:hint="eastAsia"/>
              </w:rPr>
              <w:t>ZDMC</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55" w:right="-115"/>
              <w:rPr>
                <w:rFonts w:ascii="宋体" w:hAnsi="宋体"/>
                <w:kern w:val="0"/>
                <w:szCs w:val="21"/>
              </w:rPr>
            </w:pPr>
            <w:r w:rsidRPr="00ED3BA8">
              <w:rPr>
                <w:rFonts w:hint="eastAsia"/>
              </w:rPr>
              <w:t>字符串</w:t>
            </w:r>
          </w:p>
        </w:tc>
        <w:tc>
          <w:tcPr>
            <w:tcW w:w="718"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50</w:t>
            </w:r>
          </w:p>
        </w:tc>
        <w:tc>
          <w:tcPr>
            <w:tcW w:w="70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tcPr>
          <w:p w:rsidR="00C576A4" w:rsidRPr="00ED3BA8" w:rsidRDefault="00C576A4" w:rsidP="0094182C">
            <w:pPr>
              <w:widowControl/>
              <w:ind w:leftChars="30" w:left="63" w:rightChars="-45" w:right="-94"/>
            </w:pPr>
            <w:r w:rsidRPr="00F30CB1">
              <w:rPr>
                <w:rFonts w:cs="宋体"/>
                <w:bCs/>
                <w:kern w:val="0"/>
              </w:rPr>
              <w:t>WDDE98.00.0</w:t>
            </w:r>
            <w:r w:rsidRPr="00F30CB1">
              <w:rPr>
                <w:rFonts w:cs="宋体" w:hint="eastAsia"/>
                <w:bCs/>
                <w:kern w:val="0"/>
              </w:rPr>
              <w:t>62</w:t>
            </w:r>
            <w:r w:rsidRPr="00F30CB1">
              <w:rPr>
                <w:rFonts w:cs="宋体"/>
                <w:bCs/>
                <w:kern w:val="0"/>
              </w:rPr>
              <w:t>.00</w:t>
            </w:r>
          </w:p>
        </w:tc>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ED3BA8">
              <w:rPr>
                <w:rFonts w:hint="eastAsia"/>
              </w:rPr>
              <w:t>诊断类别</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44" w:left="-92" w:rightChars="-44" w:right="-92"/>
              <w:jc w:val="center"/>
              <w:rPr>
                <w:rFonts w:ascii="宋体" w:hAnsi="宋体"/>
                <w:kern w:val="0"/>
                <w:szCs w:val="21"/>
              </w:rPr>
            </w:pPr>
            <w:r w:rsidRPr="00ED3BA8">
              <w:rPr>
                <w:rFonts w:hint="eastAsia"/>
              </w:rPr>
              <w:t>ZDLB</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55" w:right="-115"/>
              <w:rPr>
                <w:rFonts w:ascii="宋体" w:hAnsi="宋体"/>
                <w:kern w:val="0"/>
                <w:szCs w:val="21"/>
              </w:rPr>
            </w:pPr>
            <w:r w:rsidRPr="00ED3BA8">
              <w:rPr>
                <w:rFonts w:hint="eastAsia"/>
              </w:rPr>
              <w:t>字符</w:t>
            </w:r>
          </w:p>
        </w:tc>
        <w:tc>
          <w:tcPr>
            <w:tcW w:w="718"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1</w:t>
            </w:r>
          </w:p>
        </w:tc>
        <w:tc>
          <w:tcPr>
            <w:tcW w:w="70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1:</w:t>
            </w:r>
            <w:r w:rsidRPr="00ED3BA8">
              <w:rPr>
                <w:rFonts w:hint="eastAsia"/>
              </w:rPr>
              <w:t>门（急）诊</w:t>
            </w:r>
            <w:r w:rsidRPr="00ED3BA8">
              <w:rPr>
                <w:rFonts w:hint="eastAsia"/>
              </w:rPr>
              <w:t>;2:</w:t>
            </w:r>
            <w:r w:rsidRPr="00ED3BA8">
              <w:rPr>
                <w:rFonts w:hint="eastAsia"/>
              </w:rPr>
              <w:t>出院</w:t>
            </w:r>
            <w:r w:rsidRPr="00ED3BA8">
              <w:rPr>
                <w:rFonts w:hint="eastAsia"/>
              </w:rPr>
              <w:t>;3:</w:t>
            </w:r>
            <w:r w:rsidRPr="00ED3BA8">
              <w:rPr>
                <w:rFonts w:hint="eastAsia"/>
              </w:rPr>
              <w:t>入院</w:t>
            </w:r>
            <w:r w:rsidRPr="00ED3BA8">
              <w:rPr>
                <w:rFonts w:hint="eastAsia"/>
              </w:rPr>
              <w:t>;4:</w:t>
            </w:r>
            <w:r w:rsidRPr="00ED3BA8">
              <w:rPr>
                <w:rFonts w:hint="eastAsia"/>
              </w:rPr>
              <w:t>死亡</w:t>
            </w:r>
            <w:r w:rsidRPr="00ED3BA8">
              <w:rPr>
                <w:rFonts w:hint="eastAsia"/>
              </w:rPr>
              <w:t>;5:</w:t>
            </w:r>
            <w:r w:rsidRPr="00ED3BA8">
              <w:rPr>
                <w:rFonts w:hint="eastAsia"/>
              </w:rPr>
              <w:t>损伤、中毒的外部原因</w:t>
            </w:r>
            <w:r w:rsidRPr="00ED3BA8">
              <w:rPr>
                <w:rFonts w:hint="eastAsia"/>
              </w:rPr>
              <w:t>;</w:t>
            </w: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tcPr>
          <w:p w:rsidR="00C576A4" w:rsidRPr="00ED3BA8" w:rsidRDefault="00C576A4" w:rsidP="0094182C">
            <w:pPr>
              <w:widowControl/>
              <w:ind w:leftChars="30" w:left="63" w:rightChars="-45" w:right="-94"/>
            </w:pPr>
            <w:r w:rsidRPr="00F30CB1">
              <w:rPr>
                <w:rFonts w:cs="宋体"/>
                <w:bCs/>
                <w:kern w:val="0"/>
              </w:rPr>
              <w:t>WDDE98.00.0</w:t>
            </w:r>
            <w:r w:rsidRPr="00F30CB1">
              <w:rPr>
                <w:rFonts w:cs="宋体" w:hint="eastAsia"/>
                <w:bCs/>
                <w:kern w:val="0"/>
              </w:rPr>
              <w:t>63</w:t>
            </w:r>
            <w:r w:rsidRPr="00F30CB1">
              <w:rPr>
                <w:rFonts w:cs="宋体"/>
                <w:bCs/>
                <w:kern w:val="0"/>
              </w:rPr>
              <w:t>.00</w:t>
            </w:r>
          </w:p>
        </w:tc>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r w:rsidRPr="00ED3BA8">
              <w:rPr>
                <w:rFonts w:hint="eastAsia"/>
              </w:rPr>
              <w:t>阶段诊断</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44" w:left="-92" w:rightChars="-44" w:right="-92"/>
              <w:jc w:val="center"/>
              <w:rPr>
                <w:rFonts w:ascii="宋体" w:hAnsi="宋体"/>
                <w:kern w:val="0"/>
                <w:szCs w:val="21"/>
              </w:rPr>
            </w:pPr>
            <w:r w:rsidRPr="00ED3BA8">
              <w:rPr>
                <w:rFonts w:hint="eastAsia"/>
              </w:rPr>
              <w:t>JDZD</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55" w:right="-115"/>
              <w:rPr>
                <w:rFonts w:ascii="宋体" w:hAnsi="宋体"/>
                <w:kern w:val="0"/>
                <w:szCs w:val="21"/>
              </w:rPr>
            </w:pPr>
            <w:r w:rsidRPr="00ED3BA8">
              <w:rPr>
                <w:rFonts w:hint="eastAsia"/>
              </w:rPr>
              <w:t>字符</w:t>
            </w:r>
          </w:p>
        </w:tc>
        <w:tc>
          <w:tcPr>
            <w:tcW w:w="718"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1</w:t>
            </w:r>
          </w:p>
        </w:tc>
        <w:tc>
          <w:tcPr>
            <w:tcW w:w="70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ED3BA8">
              <w:rPr>
                <w:rFonts w:hint="eastAsia"/>
              </w:rPr>
              <w:t>1:</w:t>
            </w:r>
            <w:r w:rsidRPr="00ED3BA8">
              <w:rPr>
                <w:rFonts w:hint="eastAsia"/>
              </w:rPr>
              <w:t>初步诊断</w:t>
            </w:r>
            <w:r w:rsidRPr="00ED3BA8">
              <w:rPr>
                <w:rFonts w:hint="eastAsia"/>
              </w:rPr>
              <w:t>;2:</w:t>
            </w:r>
            <w:r w:rsidRPr="00ED3BA8">
              <w:rPr>
                <w:rFonts w:hint="eastAsia"/>
              </w:rPr>
              <w:t>鉴别诊断</w:t>
            </w:r>
            <w:r w:rsidRPr="00ED3BA8">
              <w:rPr>
                <w:rFonts w:hint="eastAsia"/>
              </w:rPr>
              <w:t>;3:</w:t>
            </w:r>
            <w:r w:rsidRPr="00ED3BA8">
              <w:rPr>
                <w:rFonts w:hint="eastAsia"/>
              </w:rPr>
              <w:t>修正诊断</w:t>
            </w:r>
            <w:r w:rsidRPr="00ED3BA8">
              <w:rPr>
                <w:rFonts w:hint="eastAsia"/>
              </w:rPr>
              <w:t>;4:</w:t>
            </w:r>
            <w:r w:rsidRPr="00ED3BA8">
              <w:rPr>
                <w:rFonts w:hint="eastAsia"/>
              </w:rPr>
              <w:t>确定诊断</w:t>
            </w:r>
            <w:r w:rsidRPr="00ED3BA8">
              <w:rPr>
                <w:rFonts w:hint="eastAsia"/>
              </w:rPr>
              <w:t>;5:</w:t>
            </w:r>
            <w:r w:rsidRPr="00ED3BA8">
              <w:rPr>
                <w:rFonts w:hint="eastAsia"/>
              </w:rPr>
              <w:t>补充诊断</w:t>
            </w:r>
            <w:r w:rsidRPr="00ED3BA8">
              <w:rPr>
                <w:rFonts w:hint="eastAsia"/>
              </w:rPr>
              <w:t>;6:</w:t>
            </w:r>
            <w:r w:rsidRPr="00ED3BA8">
              <w:rPr>
                <w:rFonts w:hint="eastAsia"/>
              </w:rPr>
              <w:t>目前诊断</w:t>
            </w:r>
            <w:r w:rsidRPr="00ED3BA8">
              <w:rPr>
                <w:rFonts w:hint="eastAsia"/>
              </w:rPr>
              <w:t>;</w:t>
            </w:r>
          </w:p>
        </w:tc>
      </w:tr>
      <w:tr w:rsidR="00C576A4" w:rsidRPr="00573934" w:rsidTr="0094182C">
        <w:trPr>
          <w:trHeight w:val="360"/>
        </w:trPr>
        <w:tc>
          <w:tcPr>
            <w:tcW w:w="1800" w:type="dxa"/>
            <w:tcBorders>
              <w:top w:val="single" w:sz="4" w:space="0" w:color="auto"/>
              <w:left w:val="single" w:sz="4" w:space="0" w:color="auto"/>
              <w:bottom w:val="single" w:sz="4" w:space="0" w:color="auto"/>
              <w:right w:val="single" w:sz="4" w:space="0" w:color="auto"/>
            </w:tcBorders>
          </w:tcPr>
          <w:p w:rsidR="00C576A4" w:rsidRPr="00716EF1" w:rsidRDefault="00C576A4" w:rsidP="0094182C">
            <w:pPr>
              <w:widowControl/>
              <w:ind w:leftChars="30" w:left="63" w:rightChars="-45" w:right="-94"/>
            </w:pPr>
            <w:r w:rsidRPr="00F30CB1">
              <w:rPr>
                <w:rFonts w:cs="宋体" w:hint="eastAsia"/>
                <w:bCs/>
                <w:kern w:val="0"/>
              </w:rPr>
              <w:t>WDDE06.00.182.00</w:t>
            </w:r>
          </w:p>
        </w:tc>
        <w:tc>
          <w:tcPr>
            <w:tcW w:w="180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0" w:left="63" w:rightChars="-45" w:right="-94"/>
              <w:rPr>
                <w:rFonts w:ascii="宋体" w:hAnsi="宋体"/>
                <w:kern w:val="0"/>
                <w:szCs w:val="21"/>
              </w:rPr>
            </w:pPr>
            <w:bookmarkStart w:id="172" w:name="_GoBack"/>
            <w:bookmarkEnd w:id="172"/>
            <w:r w:rsidRPr="00716EF1">
              <w:rPr>
                <w:rFonts w:hint="eastAsia"/>
              </w:rPr>
              <w:t>数据生成时间</w:t>
            </w:r>
          </w:p>
        </w:tc>
        <w:tc>
          <w:tcPr>
            <w:tcW w:w="126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44" w:left="-92" w:rightChars="-44" w:right="-92"/>
              <w:jc w:val="center"/>
              <w:rPr>
                <w:rFonts w:ascii="宋体" w:hAnsi="宋体"/>
                <w:kern w:val="0"/>
                <w:szCs w:val="21"/>
              </w:rPr>
            </w:pPr>
            <w:r w:rsidRPr="00716EF1">
              <w:rPr>
                <w:rFonts w:hint="eastAsia"/>
              </w:rPr>
              <w:t>YWSCSJ</w:t>
            </w:r>
          </w:p>
        </w:tc>
        <w:tc>
          <w:tcPr>
            <w:tcW w:w="1080"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rightChars="-55" w:right="-115"/>
              <w:rPr>
                <w:rFonts w:ascii="宋体" w:hAnsi="宋体"/>
                <w:kern w:val="0"/>
                <w:szCs w:val="21"/>
              </w:rPr>
            </w:pPr>
            <w:r w:rsidRPr="00716EF1">
              <w:rPr>
                <w:rFonts w:hint="eastAsia"/>
              </w:rPr>
              <w:t>DATETIME</w:t>
            </w:r>
          </w:p>
        </w:tc>
        <w:tc>
          <w:tcPr>
            <w:tcW w:w="718"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p>
        </w:tc>
        <w:tc>
          <w:tcPr>
            <w:tcW w:w="709"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r w:rsidRPr="00716EF1">
              <w:rPr>
                <w:rFonts w:hint="eastAsia"/>
              </w:rPr>
              <w:t>可选</w:t>
            </w:r>
          </w:p>
        </w:tc>
        <w:tc>
          <w:tcPr>
            <w:tcW w:w="3433" w:type="dxa"/>
            <w:tcBorders>
              <w:top w:val="single" w:sz="4" w:space="0" w:color="auto"/>
              <w:left w:val="single" w:sz="4" w:space="0" w:color="auto"/>
              <w:bottom w:val="single" w:sz="4" w:space="0" w:color="auto"/>
              <w:right w:val="single" w:sz="4" w:space="0" w:color="auto"/>
            </w:tcBorders>
          </w:tcPr>
          <w:p w:rsidR="00C576A4" w:rsidRPr="00464D48" w:rsidRDefault="00C576A4" w:rsidP="0094182C">
            <w:pPr>
              <w:widowControl/>
              <w:ind w:leftChars="-38" w:left="-80" w:rightChars="-45" w:right="-94"/>
              <w:rPr>
                <w:rFonts w:ascii="宋体" w:hAnsi="宋体"/>
                <w:kern w:val="0"/>
                <w:szCs w:val="21"/>
              </w:rPr>
            </w:pPr>
          </w:p>
        </w:tc>
      </w:tr>
    </w:tbl>
    <w:p w:rsidR="00C576A4" w:rsidRDefault="00C576A4" w:rsidP="00093F99">
      <w:pPr>
        <w:spacing w:beforeLines="50" w:line="360" w:lineRule="auto"/>
        <w:rPr>
          <w:rFonts w:ascii="宋体" w:hAnsi="宋体"/>
          <w:b/>
          <w:kern w:val="0"/>
          <w:sz w:val="24"/>
          <w:szCs w:val="24"/>
        </w:rPr>
      </w:pPr>
      <w:r w:rsidRPr="00573934">
        <w:rPr>
          <w:rFonts w:ascii="宋体" w:hAnsi="宋体" w:hint="eastAsia"/>
          <w:b/>
          <w:sz w:val="24"/>
          <w:szCs w:val="24"/>
        </w:rPr>
        <w:t>住院病历住院诊断明细表</w:t>
      </w:r>
      <w:r w:rsidRPr="00573934">
        <w:rPr>
          <w:rFonts w:ascii="宋体" w:hAnsi="宋体" w:hint="eastAsia"/>
          <w:b/>
          <w:kern w:val="0"/>
          <w:sz w:val="24"/>
          <w:szCs w:val="24"/>
        </w:rPr>
        <w:t>说明：</w:t>
      </w:r>
    </w:p>
    <w:p w:rsidR="00C576A4" w:rsidRPr="00573934" w:rsidRDefault="00C576A4" w:rsidP="00631648">
      <w:pPr>
        <w:numPr>
          <w:ilvl w:val="0"/>
          <w:numId w:val="37"/>
        </w:numPr>
        <w:spacing w:line="360" w:lineRule="auto"/>
        <w:rPr>
          <w:rFonts w:ascii="宋体" w:hAnsi="宋体"/>
          <w:kern w:val="0"/>
          <w:sz w:val="24"/>
          <w:szCs w:val="24"/>
        </w:rPr>
      </w:pPr>
      <w:r w:rsidRPr="00573934">
        <w:rPr>
          <w:rFonts w:ascii="宋体" w:hAnsi="宋体" w:hint="eastAsia"/>
          <w:sz w:val="24"/>
          <w:szCs w:val="24"/>
        </w:rPr>
        <w:t>诊断流水号是医院内部唯一标示此住院诊断记录的一个序号，必须保证在本医院内不重复。</w:t>
      </w:r>
    </w:p>
    <w:p w:rsidR="00C576A4" w:rsidRPr="00573934" w:rsidRDefault="00C576A4" w:rsidP="00631648">
      <w:pPr>
        <w:numPr>
          <w:ilvl w:val="0"/>
          <w:numId w:val="37"/>
        </w:numPr>
        <w:spacing w:line="360" w:lineRule="auto"/>
        <w:rPr>
          <w:rFonts w:ascii="宋体" w:hAnsi="宋体"/>
          <w:b/>
          <w:sz w:val="24"/>
          <w:szCs w:val="24"/>
        </w:rPr>
      </w:pPr>
      <w:r w:rsidRPr="00573934">
        <w:rPr>
          <w:rFonts w:ascii="宋体" w:hAnsi="宋体"/>
          <w:b/>
          <w:sz w:val="24"/>
          <w:szCs w:val="24"/>
        </w:rPr>
        <w:t>CV5502.20疾病诊断类别代码</w:t>
      </w:r>
    </w:p>
    <w:tbl>
      <w:tblPr>
        <w:tblW w:w="8441" w:type="dxa"/>
        <w:tblInd w:w="24"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tblPr>
      <w:tblGrid>
        <w:gridCol w:w="1204"/>
        <w:gridCol w:w="2044"/>
        <w:gridCol w:w="5193"/>
      </w:tblGrid>
      <w:tr w:rsidR="00C576A4" w:rsidRPr="00573934" w:rsidTr="0094182C">
        <w:trPr>
          <w:trHeight w:hRule="exact" w:val="340"/>
        </w:trPr>
        <w:tc>
          <w:tcPr>
            <w:tcW w:w="1204" w:type="dxa"/>
            <w:shd w:val="clear" w:color="auto" w:fill="auto"/>
            <w:vAlign w:val="center"/>
          </w:tcPr>
          <w:p w:rsidR="00C576A4" w:rsidRPr="00573934" w:rsidRDefault="00C576A4" w:rsidP="0094182C">
            <w:pPr>
              <w:jc w:val="center"/>
              <w:rPr>
                <w:rFonts w:ascii="宋体" w:hAnsi="宋体"/>
                <w:b/>
                <w:szCs w:val="21"/>
              </w:rPr>
            </w:pPr>
            <w:r w:rsidRPr="00573934">
              <w:rPr>
                <w:rFonts w:ascii="宋体" w:hAnsi="宋体" w:hint="eastAsia"/>
                <w:b/>
                <w:szCs w:val="21"/>
              </w:rPr>
              <w:t>值</w:t>
            </w:r>
          </w:p>
        </w:tc>
        <w:tc>
          <w:tcPr>
            <w:tcW w:w="2044" w:type="dxa"/>
            <w:shd w:val="clear" w:color="auto" w:fill="auto"/>
            <w:vAlign w:val="center"/>
          </w:tcPr>
          <w:p w:rsidR="00C576A4" w:rsidRPr="00573934" w:rsidRDefault="00C576A4" w:rsidP="0094182C">
            <w:pPr>
              <w:rPr>
                <w:rFonts w:ascii="宋体" w:hAnsi="宋体"/>
                <w:b/>
                <w:szCs w:val="21"/>
              </w:rPr>
            </w:pPr>
            <w:r w:rsidRPr="00573934">
              <w:rPr>
                <w:rFonts w:ascii="宋体" w:hAnsi="宋体" w:hint="eastAsia"/>
                <w:b/>
                <w:szCs w:val="21"/>
              </w:rPr>
              <w:t>值含义</w:t>
            </w:r>
          </w:p>
        </w:tc>
        <w:tc>
          <w:tcPr>
            <w:tcW w:w="5193" w:type="dxa"/>
            <w:shd w:val="clear" w:color="auto" w:fill="auto"/>
            <w:vAlign w:val="center"/>
          </w:tcPr>
          <w:p w:rsidR="00C576A4" w:rsidRPr="00573934" w:rsidRDefault="00C576A4" w:rsidP="0094182C">
            <w:pPr>
              <w:jc w:val="center"/>
              <w:rPr>
                <w:rFonts w:ascii="宋体" w:hAnsi="宋体"/>
                <w:b/>
                <w:szCs w:val="21"/>
              </w:rPr>
            </w:pPr>
            <w:r w:rsidRPr="00573934">
              <w:rPr>
                <w:rFonts w:ascii="宋体" w:hAnsi="宋体" w:hint="eastAsia"/>
                <w:b/>
                <w:szCs w:val="21"/>
              </w:rPr>
              <w:t>说明</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1</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出院诊断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住院期间所发现并明确的一切疾病诊断及伤残名称。</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2</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门诊诊断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在门诊、急诊所下诊断，含疗养的接诊诊断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3</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入院初步诊断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入院后首次诊断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4</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术前诊断</w:t>
            </w:r>
          </w:p>
        </w:tc>
        <w:tc>
          <w:tcPr>
            <w:tcW w:w="5193" w:type="dxa"/>
            <w:shd w:val="clear" w:color="auto" w:fill="auto"/>
            <w:vAlign w:val="center"/>
          </w:tcPr>
          <w:p w:rsidR="00C576A4" w:rsidRPr="00573934" w:rsidRDefault="00C576A4" w:rsidP="0094182C">
            <w:pPr>
              <w:widowControl/>
              <w:rPr>
                <w:rFonts w:ascii="宋体" w:hAnsi="宋体"/>
                <w:kern w:val="0"/>
                <w:szCs w:val="21"/>
              </w:rPr>
            </w:pP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5</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术后诊断</w:t>
            </w:r>
          </w:p>
        </w:tc>
        <w:tc>
          <w:tcPr>
            <w:tcW w:w="5193" w:type="dxa"/>
            <w:shd w:val="clear" w:color="auto" w:fill="auto"/>
            <w:vAlign w:val="center"/>
          </w:tcPr>
          <w:p w:rsidR="00C576A4" w:rsidRPr="00573934" w:rsidRDefault="00C576A4" w:rsidP="0094182C">
            <w:pPr>
              <w:widowControl/>
              <w:rPr>
                <w:rFonts w:ascii="宋体" w:hAnsi="宋体"/>
                <w:kern w:val="0"/>
                <w:szCs w:val="21"/>
              </w:rPr>
            </w:pP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6</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尸检诊断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死亡患者的尸检诊断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7</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放射诊断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放射线检查明确的诊断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8</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超声诊断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超声波检查明确的诊断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9</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病理诊断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病理组织学检查明确的诊断</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10</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并发症诊断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在已患疾病的基础上发生的病症</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11</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院内感染诊断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入院48小时以上，由于病原体侵入而发生的各种病症</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12</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主要诊断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一次就医或住院的主要原因</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13</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次要诊断</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一次就医或住院伴随主要诊断的疾病</w:t>
            </w:r>
          </w:p>
        </w:tc>
      </w:tr>
      <w:tr w:rsidR="00C576A4" w:rsidRPr="00573934" w:rsidTr="0094182C">
        <w:trPr>
          <w:trHeight w:hRule="exact" w:val="340"/>
        </w:trPr>
        <w:tc>
          <w:tcPr>
            <w:tcW w:w="1204" w:type="dxa"/>
            <w:shd w:val="clear" w:color="auto" w:fill="auto"/>
            <w:vAlign w:val="center"/>
          </w:tcPr>
          <w:p w:rsidR="00C576A4" w:rsidRPr="00573934" w:rsidRDefault="00C576A4" w:rsidP="0094182C">
            <w:pPr>
              <w:widowControl/>
              <w:jc w:val="center"/>
              <w:rPr>
                <w:rFonts w:ascii="宋体" w:hAnsi="宋体"/>
                <w:kern w:val="0"/>
                <w:szCs w:val="21"/>
              </w:rPr>
            </w:pPr>
            <w:r w:rsidRPr="00573934">
              <w:rPr>
                <w:rFonts w:ascii="宋体" w:hAnsi="宋体" w:hint="eastAsia"/>
                <w:kern w:val="0"/>
                <w:szCs w:val="21"/>
              </w:rPr>
              <w:t>99</w:t>
            </w:r>
          </w:p>
        </w:tc>
        <w:tc>
          <w:tcPr>
            <w:tcW w:w="2044"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其他</w:t>
            </w:r>
          </w:p>
        </w:tc>
        <w:tc>
          <w:tcPr>
            <w:tcW w:w="5193" w:type="dxa"/>
            <w:shd w:val="clear" w:color="auto" w:fill="auto"/>
            <w:vAlign w:val="center"/>
          </w:tcPr>
          <w:p w:rsidR="00C576A4" w:rsidRPr="00573934" w:rsidRDefault="00C576A4" w:rsidP="0094182C">
            <w:pPr>
              <w:widowControl/>
              <w:rPr>
                <w:rFonts w:ascii="宋体" w:hAnsi="宋体"/>
                <w:kern w:val="0"/>
                <w:szCs w:val="21"/>
              </w:rPr>
            </w:pPr>
            <w:r w:rsidRPr="00573934">
              <w:rPr>
                <w:rFonts w:ascii="宋体" w:hAnsi="宋体" w:hint="eastAsia"/>
                <w:kern w:val="0"/>
                <w:szCs w:val="21"/>
              </w:rPr>
              <w:t>无法按上述类别归类</w:t>
            </w:r>
          </w:p>
        </w:tc>
      </w:tr>
    </w:tbl>
    <w:p w:rsidR="00C576A4" w:rsidRPr="00573934" w:rsidRDefault="00C576A4" w:rsidP="00631648">
      <w:pPr>
        <w:numPr>
          <w:ilvl w:val="0"/>
          <w:numId w:val="37"/>
        </w:numPr>
        <w:spacing w:line="360" w:lineRule="auto"/>
        <w:rPr>
          <w:rFonts w:ascii="宋体" w:hAnsi="宋体"/>
          <w:b/>
          <w:sz w:val="24"/>
          <w:szCs w:val="24"/>
        </w:rPr>
      </w:pPr>
      <w:bookmarkStart w:id="173" w:name="OLE_LINK2"/>
      <w:r w:rsidRPr="00573934">
        <w:rPr>
          <w:rFonts w:ascii="宋体" w:hAnsi="宋体"/>
          <w:b/>
          <w:sz w:val="24"/>
          <w:szCs w:val="24"/>
        </w:rPr>
        <w:t>CV5502.</w:t>
      </w:r>
      <w:bookmarkEnd w:id="173"/>
      <w:r w:rsidRPr="00573934">
        <w:rPr>
          <w:rFonts w:ascii="宋体" w:hAnsi="宋体" w:hint="eastAsia"/>
          <w:b/>
          <w:sz w:val="24"/>
          <w:szCs w:val="24"/>
        </w:rPr>
        <w:t>21中医疾病</w:t>
      </w:r>
      <w:r w:rsidRPr="00573934">
        <w:rPr>
          <w:rFonts w:ascii="宋体" w:hAnsi="宋体"/>
          <w:b/>
          <w:sz w:val="24"/>
          <w:szCs w:val="24"/>
        </w:rPr>
        <w:t>诊断类别代码</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154"/>
        <w:gridCol w:w="1994"/>
        <w:gridCol w:w="5047"/>
      </w:tblGrid>
      <w:tr w:rsidR="00C576A4" w:rsidRPr="00573934" w:rsidTr="0094182C">
        <w:tc>
          <w:tcPr>
            <w:tcW w:w="1193" w:type="dxa"/>
            <w:tcBorders>
              <w:top w:val="single" w:sz="12" w:space="0" w:color="auto"/>
              <w:bottom w:val="single" w:sz="12" w:space="0" w:color="auto"/>
            </w:tcBorders>
          </w:tcPr>
          <w:p w:rsidR="00C576A4" w:rsidRPr="00573934" w:rsidRDefault="00C576A4" w:rsidP="0094182C">
            <w:pPr>
              <w:jc w:val="center"/>
              <w:rPr>
                <w:rFonts w:ascii="宋体" w:hAnsi="宋体"/>
                <w:szCs w:val="21"/>
              </w:rPr>
            </w:pPr>
            <w:r w:rsidRPr="00573934">
              <w:rPr>
                <w:rFonts w:ascii="宋体" w:hAnsi="宋体" w:hint="eastAsia"/>
                <w:b/>
                <w:kern w:val="0"/>
                <w:szCs w:val="21"/>
              </w:rPr>
              <w:t>值</w:t>
            </w:r>
          </w:p>
        </w:tc>
        <w:tc>
          <w:tcPr>
            <w:tcW w:w="2079" w:type="dxa"/>
            <w:tcBorders>
              <w:top w:val="single" w:sz="12" w:space="0" w:color="auto"/>
              <w:bottom w:val="single" w:sz="12" w:space="0" w:color="auto"/>
            </w:tcBorders>
          </w:tcPr>
          <w:p w:rsidR="00C576A4" w:rsidRPr="00573934" w:rsidRDefault="00C576A4" w:rsidP="0094182C">
            <w:pPr>
              <w:jc w:val="center"/>
              <w:rPr>
                <w:rFonts w:ascii="宋体" w:hAnsi="宋体"/>
                <w:szCs w:val="21"/>
              </w:rPr>
            </w:pPr>
            <w:r w:rsidRPr="00573934">
              <w:rPr>
                <w:rFonts w:ascii="宋体" w:hAnsi="宋体" w:hint="eastAsia"/>
                <w:b/>
                <w:kern w:val="0"/>
                <w:szCs w:val="21"/>
              </w:rPr>
              <w:t>值含义</w:t>
            </w:r>
          </w:p>
        </w:tc>
        <w:tc>
          <w:tcPr>
            <w:tcW w:w="5296" w:type="dxa"/>
            <w:tcBorders>
              <w:top w:val="single" w:sz="12" w:space="0" w:color="auto"/>
              <w:bottom w:val="single" w:sz="12" w:space="0" w:color="auto"/>
            </w:tcBorders>
          </w:tcPr>
          <w:p w:rsidR="00C576A4" w:rsidRPr="00573934" w:rsidRDefault="00C576A4" w:rsidP="0094182C">
            <w:pPr>
              <w:jc w:val="center"/>
              <w:rPr>
                <w:rFonts w:ascii="宋体" w:hAnsi="宋体"/>
                <w:szCs w:val="21"/>
              </w:rPr>
            </w:pPr>
            <w:r w:rsidRPr="00573934">
              <w:rPr>
                <w:rFonts w:ascii="宋体" w:hAnsi="宋体" w:hint="eastAsia"/>
                <w:b/>
                <w:kern w:val="0"/>
                <w:szCs w:val="21"/>
              </w:rPr>
              <w:t>说明</w:t>
            </w:r>
          </w:p>
        </w:tc>
      </w:tr>
      <w:tr w:rsidR="00C576A4" w:rsidRPr="00573934" w:rsidTr="0094182C">
        <w:tc>
          <w:tcPr>
            <w:tcW w:w="1193" w:type="dxa"/>
            <w:tcBorders>
              <w:top w:val="single" w:sz="12" w:space="0" w:color="auto"/>
            </w:tcBorders>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1</w:t>
            </w:r>
          </w:p>
        </w:tc>
        <w:tc>
          <w:tcPr>
            <w:tcW w:w="2079" w:type="dxa"/>
            <w:tcBorders>
              <w:top w:val="single" w:sz="12" w:space="0" w:color="auto"/>
            </w:tcBorders>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门诊中医诊断病名</w:t>
            </w:r>
          </w:p>
        </w:tc>
        <w:tc>
          <w:tcPr>
            <w:tcW w:w="5296" w:type="dxa"/>
            <w:tcBorders>
              <w:top w:val="single" w:sz="12" w:space="0" w:color="auto"/>
            </w:tcBorders>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指患者在门诊或急诊确定的中医诊断病名</w:t>
            </w:r>
          </w:p>
        </w:tc>
      </w:tr>
      <w:tr w:rsidR="00C576A4" w:rsidRPr="00573934" w:rsidTr="0094182C">
        <w:tc>
          <w:tcPr>
            <w:tcW w:w="1193" w:type="dxa"/>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2</w:t>
            </w:r>
          </w:p>
        </w:tc>
        <w:tc>
          <w:tcPr>
            <w:tcW w:w="2079"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入院中医诊断病名</w:t>
            </w:r>
          </w:p>
        </w:tc>
        <w:tc>
          <w:tcPr>
            <w:tcW w:w="5296"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指患者在住院后第一次确定的中医诊断病名</w:t>
            </w:r>
          </w:p>
        </w:tc>
      </w:tr>
      <w:tr w:rsidR="00C576A4" w:rsidRPr="00573934" w:rsidTr="0094182C">
        <w:tc>
          <w:tcPr>
            <w:tcW w:w="1193" w:type="dxa"/>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3</w:t>
            </w:r>
          </w:p>
        </w:tc>
        <w:tc>
          <w:tcPr>
            <w:tcW w:w="2079"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出院中医诊断病名</w:t>
            </w:r>
          </w:p>
        </w:tc>
        <w:tc>
          <w:tcPr>
            <w:tcW w:w="5296"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指患者在住院期间经治医师确定的最后中医诊断病名</w:t>
            </w:r>
          </w:p>
        </w:tc>
      </w:tr>
      <w:tr w:rsidR="00C576A4" w:rsidRPr="00573934" w:rsidTr="0094182C">
        <w:tc>
          <w:tcPr>
            <w:tcW w:w="1193" w:type="dxa"/>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4</w:t>
            </w:r>
          </w:p>
        </w:tc>
        <w:tc>
          <w:tcPr>
            <w:tcW w:w="2079"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门诊中医诊断证候</w:t>
            </w:r>
          </w:p>
        </w:tc>
        <w:tc>
          <w:tcPr>
            <w:tcW w:w="5296"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指患者在门诊或急诊确定的中医诊断证候</w:t>
            </w:r>
          </w:p>
        </w:tc>
      </w:tr>
      <w:tr w:rsidR="00C576A4" w:rsidRPr="00573934" w:rsidTr="0094182C">
        <w:tc>
          <w:tcPr>
            <w:tcW w:w="1193" w:type="dxa"/>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5</w:t>
            </w:r>
          </w:p>
        </w:tc>
        <w:tc>
          <w:tcPr>
            <w:tcW w:w="2079"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入院中医诊断证候</w:t>
            </w:r>
          </w:p>
        </w:tc>
        <w:tc>
          <w:tcPr>
            <w:tcW w:w="5296"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指患者在住院后第一次确定的中医诊断证候</w:t>
            </w:r>
          </w:p>
        </w:tc>
      </w:tr>
      <w:tr w:rsidR="00C576A4" w:rsidRPr="00573934" w:rsidTr="0094182C">
        <w:tc>
          <w:tcPr>
            <w:tcW w:w="1193" w:type="dxa"/>
          </w:tcPr>
          <w:p w:rsidR="00C576A4" w:rsidRPr="00573934" w:rsidRDefault="00C576A4" w:rsidP="0094182C">
            <w:pPr>
              <w:spacing w:line="300" w:lineRule="exact"/>
              <w:jc w:val="center"/>
              <w:rPr>
                <w:rFonts w:ascii="宋体" w:hAnsi="宋体"/>
                <w:kern w:val="0"/>
                <w:szCs w:val="21"/>
              </w:rPr>
            </w:pPr>
            <w:r w:rsidRPr="00573934">
              <w:rPr>
                <w:rFonts w:ascii="宋体" w:hAnsi="宋体" w:hint="eastAsia"/>
                <w:kern w:val="0"/>
                <w:szCs w:val="21"/>
              </w:rPr>
              <w:t>6</w:t>
            </w:r>
          </w:p>
        </w:tc>
        <w:tc>
          <w:tcPr>
            <w:tcW w:w="2079"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出院中医诊断证候</w:t>
            </w:r>
          </w:p>
        </w:tc>
        <w:tc>
          <w:tcPr>
            <w:tcW w:w="5296" w:type="dxa"/>
          </w:tcPr>
          <w:p w:rsidR="00C576A4" w:rsidRPr="00573934" w:rsidRDefault="00C576A4" w:rsidP="0094182C">
            <w:pPr>
              <w:spacing w:line="300" w:lineRule="exact"/>
              <w:rPr>
                <w:rFonts w:ascii="宋体" w:hAnsi="宋体"/>
                <w:kern w:val="0"/>
                <w:szCs w:val="21"/>
              </w:rPr>
            </w:pPr>
            <w:r w:rsidRPr="00573934">
              <w:rPr>
                <w:rFonts w:ascii="宋体" w:hAnsi="宋体" w:hint="eastAsia"/>
                <w:kern w:val="0"/>
                <w:szCs w:val="21"/>
              </w:rPr>
              <w:t>指患者在住院期间经治医师确定的最后中医诊断证候</w:t>
            </w:r>
          </w:p>
        </w:tc>
      </w:tr>
    </w:tbl>
    <w:p w:rsidR="00C576A4" w:rsidRPr="00573934" w:rsidRDefault="00C576A4" w:rsidP="00C576A4">
      <w:pPr>
        <w:jc w:val="center"/>
        <w:rPr>
          <w:rFonts w:ascii="宋体" w:hAnsi="宋体"/>
          <w:b/>
          <w:szCs w:val="21"/>
        </w:rPr>
      </w:pPr>
    </w:p>
    <w:p w:rsidR="00C576A4" w:rsidRPr="00573934" w:rsidRDefault="00C576A4" w:rsidP="00C576A4">
      <w:pPr>
        <w:pStyle w:val="2"/>
        <w:rPr>
          <w:rFonts w:ascii="宋体" w:hAnsi="宋体"/>
          <w:sz w:val="30"/>
          <w:szCs w:val="30"/>
        </w:rPr>
      </w:pPr>
      <w:bookmarkStart w:id="174" w:name="_Toc174523086"/>
      <w:bookmarkStart w:id="175" w:name="_Toc188350993"/>
      <w:bookmarkStart w:id="176" w:name="_Toc188768922"/>
      <w:bookmarkStart w:id="177" w:name="_Toc232918314"/>
      <w:bookmarkStart w:id="178" w:name="_Toc232918370"/>
      <w:bookmarkStart w:id="179" w:name="_Toc270683310"/>
      <w:bookmarkStart w:id="180" w:name="_Toc270684773"/>
      <w:bookmarkStart w:id="181" w:name="_Toc270692148"/>
      <w:bookmarkStart w:id="182" w:name="_Toc271208377"/>
      <w:bookmarkStart w:id="183" w:name="_Toc271701253"/>
      <w:bookmarkStart w:id="184" w:name="_Toc289260990"/>
      <w:bookmarkStart w:id="185" w:name="_Toc342661573"/>
      <w:bookmarkStart w:id="186" w:name="_Toc429573873"/>
      <w:bookmarkStart w:id="187" w:name="_Toc188350995"/>
      <w:bookmarkStart w:id="188" w:name="_Toc188768924"/>
      <w:bookmarkStart w:id="189" w:name="_Toc232918316"/>
      <w:bookmarkStart w:id="190" w:name="_Toc232918372"/>
      <w:bookmarkStart w:id="191" w:name="_Toc270683312"/>
      <w:bookmarkStart w:id="192" w:name="_Toc270684775"/>
      <w:bookmarkStart w:id="193" w:name="_Toc270692150"/>
      <w:bookmarkStart w:id="194" w:name="_Toc271208379"/>
      <w:bookmarkStart w:id="195" w:name="_Toc271701255"/>
      <w:bookmarkStart w:id="196" w:name="_Toc281225122"/>
      <w:bookmarkStart w:id="197" w:name="_Toc287259418"/>
      <w:r w:rsidRPr="00573934">
        <w:rPr>
          <w:rFonts w:ascii="宋体" w:hAnsi="宋体" w:hint="eastAsia"/>
          <w:sz w:val="30"/>
          <w:szCs w:val="30"/>
        </w:rPr>
        <w:lastRenderedPageBreak/>
        <w:t>基础字典数据</w:t>
      </w:r>
      <w:bookmarkEnd w:id="174"/>
      <w:bookmarkEnd w:id="175"/>
      <w:bookmarkEnd w:id="176"/>
      <w:bookmarkEnd w:id="177"/>
      <w:bookmarkEnd w:id="178"/>
      <w:bookmarkEnd w:id="179"/>
      <w:bookmarkEnd w:id="180"/>
      <w:bookmarkEnd w:id="181"/>
      <w:bookmarkEnd w:id="182"/>
      <w:bookmarkEnd w:id="183"/>
      <w:bookmarkEnd w:id="184"/>
      <w:bookmarkEnd w:id="185"/>
      <w:bookmarkEnd w:id="186"/>
    </w:p>
    <w:p w:rsidR="00C576A4" w:rsidRPr="00573934" w:rsidRDefault="00C576A4" w:rsidP="00C576A4">
      <w:pPr>
        <w:pStyle w:val="3"/>
        <w:ind w:left="0"/>
        <w:rPr>
          <w:rFonts w:ascii="宋体" w:hAnsi="宋体"/>
          <w:sz w:val="28"/>
          <w:szCs w:val="28"/>
        </w:rPr>
      </w:pPr>
      <w:bookmarkStart w:id="198" w:name="_Toc291057295"/>
      <w:bookmarkStart w:id="199" w:name="_Toc342661574"/>
      <w:bookmarkStart w:id="200" w:name="_Toc429573874"/>
      <w:r w:rsidRPr="00573934">
        <w:rPr>
          <w:rFonts w:ascii="宋体" w:hAnsi="宋体" w:hint="eastAsia"/>
          <w:sz w:val="28"/>
          <w:szCs w:val="28"/>
        </w:rPr>
        <w:t>医院的科室字典表(TB_DIC_Department)</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医院的科室字典表是由医院自行设置或变更维护的字典表。医院需要设置以及维护自己内部各科室的代码以及与卫生局、医保等科室的关联关系，并定期填报到区县级中心，再经由区县级中心填报到中心。科室字典表中的各字段说明见下表。</w:t>
      </w:r>
    </w:p>
    <w:p w:rsidR="00C576A4" w:rsidRPr="00573934" w:rsidRDefault="00C576A4" w:rsidP="00C576A4">
      <w:pPr>
        <w:spacing w:line="360" w:lineRule="auto"/>
        <w:rPr>
          <w:rFonts w:ascii="宋体" w:hAnsi="宋体"/>
          <w:b/>
          <w:sz w:val="24"/>
          <w:szCs w:val="24"/>
        </w:rPr>
      </w:pPr>
      <w:r w:rsidRPr="00573934">
        <w:rPr>
          <w:rFonts w:ascii="宋体" w:hAnsi="宋体" w:hint="eastAsia"/>
          <w:b/>
          <w:sz w:val="24"/>
          <w:szCs w:val="24"/>
        </w:rPr>
        <w:t>科室字典表填报格式说明</w:t>
      </w:r>
    </w:p>
    <w:tbl>
      <w:tblPr>
        <w:tblW w:w="9727"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4"/>
        <w:gridCol w:w="1354"/>
        <w:gridCol w:w="1066"/>
        <w:gridCol w:w="1134"/>
        <w:gridCol w:w="567"/>
        <w:gridCol w:w="709"/>
        <w:gridCol w:w="3543"/>
      </w:tblGrid>
      <w:tr w:rsidR="00C576A4" w:rsidRPr="00464D48" w:rsidTr="0094182C">
        <w:trPr>
          <w:trHeight w:val="403"/>
        </w:trPr>
        <w:tc>
          <w:tcPr>
            <w:tcW w:w="1354" w:type="dxa"/>
            <w:shd w:val="clear" w:color="808080" w:fill="D9D9D9"/>
          </w:tcPr>
          <w:p w:rsidR="00C576A4" w:rsidRPr="00464D48" w:rsidRDefault="00C576A4" w:rsidP="00093F99">
            <w:pPr>
              <w:spacing w:afterLines="50" w:line="24" w:lineRule="atLeast"/>
              <w:jc w:val="center"/>
              <w:rPr>
                <w:rFonts w:ascii="宋体" w:hAnsi="宋体"/>
                <w:b/>
                <w:szCs w:val="21"/>
              </w:rPr>
            </w:pPr>
            <w:r w:rsidRPr="00B34AB4">
              <w:rPr>
                <w:rFonts w:ascii="宋体" w:hAnsi="宋体" w:hint="eastAsia"/>
                <w:b/>
                <w:szCs w:val="21"/>
              </w:rPr>
              <w:t>标准</w:t>
            </w:r>
          </w:p>
        </w:tc>
        <w:tc>
          <w:tcPr>
            <w:tcW w:w="1354"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数据项</w:t>
            </w:r>
          </w:p>
        </w:tc>
        <w:tc>
          <w:tcPr>
            <w:tcW w:w="1066"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字段名</w:t>
            </w:r>
          </w:p>
        </w:tc>
        <w:tc>
          <w:tcPr>
            <w:tcW w:w="1134"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数据类型</w:t>
            </w:r>
          </w:p>
        </w:tc>
        <w:tc>
          <w:tcPr>
            <w:tcW w:w="567"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长度</w:t>
            </w:r>
          </w:p>
        </w:tc>
        <w:tc>
          <w:tcPr>
            <w:tcW w:w="709"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填报要求</w:t>
            </w:r>
          </w:p>
        </w:tc>
        <w:tc>
          <w:tcPr>
            <w:tcW w:w="3543"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hint="eastAsia"/>
                <w:color w:val="000000"/>
                <w:szCs w:val="21"/>
              </w:rPr>
              <w:t>WDDE08.10.109.00</w:t>
            </w: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医院代码</w:t>
            </w:r>
          </w:p>
        </w:tc>
        <w:tc>
          <w:tcPr>
            <w:tcW w:w="106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YLJGDM</w:t>
            </w:r>
          </w:p>
        </w:tc>
        <w:tc>
          <w:tcPr>
            <w:tcW w:w="1134"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543" w:type="dxa"/>
            <w:vAlign w:val="center"/>
          </w:tcPr>
          <w:p w:rsidR="00C576A4" w:rsidRPr="00464D48" w:rsidRDefault="00C576A4" w:rsidP="0094182C">
            <w:pPr>
              <w:spacing w:line="24" w:lineRule="atLeast"/>
              <w:rPr>
                <w:rFonts w:ascii="宋体" w:hAnsi="宋体"/>
                <w:szCs w:val="21"/>
              </w:rPr>
            </w:pPr>
          </w:p>
        </w:tc>
      </w:tr>
      <w:tr w:rsidR="00C576A4" w:rsidRPr="00464D48"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szCs w:val="21"/>
              </w:rPr>
              <w:t>DE08.10.025.00</w:t>
            </w: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科室代码</w:t>
            </w:r>
          </w:p>
        </w:tc>
        <w:tc>
          <w:tcPr>
            <w:tcW w:w="106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YYKSDM</w:t>
            </w:r>
          </w:p>
        </w:tc>
        <w:tc>
          <w:tcPr>
            <w:tcW w:w="1134"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15</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54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医院科室代码</w:t>
            </w:r>
          </w:p>
        </w:tc>
      </w:tr>
      <w:tr w:rsidR="00C576A4" w:rsidRPr="00464D48"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szCs w:val="21"/>
              </w:rPr>
              <w:t>DE08.10.02</w:t>
            </w:r>
            <w:r w:rsidRPr="00B34AB4">
              <w:rPr>
                <w:rFonts w:ascii="宋体" w:hAnsi="宋体" w:hint="eastAsia"/>
                <w:szCs w:val="21"/>
              </w:rPr>
              <w:t>6</w:t>
            </w:r>
            <w:r w:rsidRPr="00B34AB4">
              <w:rPr>
                <w:rFonts w:ascii="宋体" w:hAnsi="宋体"/>
                <w:szCs w:val="21"/>
              </w:rPr>
              <w:t>.00</w:t>
            </w: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科室名称</w:t>
            </w:r>
          </w:p>
        </w:tc>
        <w:tc>
          <w:tcPr>
            <w:tcW w:w="106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YYKSMC</w:t>
            </w:r>
          </w:p>
        </w:tc>
        <w:tc>
          <w:tcPr>
            <w:tcW w:w="1134"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30</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54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医院科室名称</w:t>
            </w:r>
          </w:p>
        </w:tc>
      </w:tr>
      <w:tr w:rsidR="00C576A4" w:rsidRPr="00464D48"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hint="eastAsia"/>
                <w:color w:val="000000"/>
                <w:szCs w:val="21"/>
              </w:rPr>
              <w:t>WDDE08.10.110.00</w:t>
            </w: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卫生局代码</w:t>
            </w:r>
          </w:p>
        </w:tc>
        <w:tc>
          <w:tcPr>
            <w:tcW w:w="106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WSJDM</w:t>
            </w:r>
          </w:p>
        </w:tc>
        <w:tc>
          <w:tcPr>
            <w:tcW w:w="1134"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54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该科室对应卫生局标准的代码</w:t>
            </w:r>
          </w:p>
        </w:tc>
      </w:tr>
      <w:tr w:rsidR="00C576A4" w:rsidRPr="00464D48"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hint="eastAsia"/>
                <w:color w:val="000000"/>
                <w:szCs w:val="21"/>
              </w:rPr>
              <w:t>WDDE08.10.111.00</w:t>
            </w: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医保局代码</w:t>
            </w:r>
          </w:p>
        </w:tc>
        <w:tc>
          <w:tcPr>
            <w:tcW w:w="106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YBDM</w:t>
            </w:r>
          </w:p>
        </w:tc>
        <w:tc>
          <w:tcPr>
            <w:tcW w:w="1134"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54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该科室对应医保局标准的代码</w:t>
            </w:r>
          </w:p>
        </w:tc>
      </w:tr>
      <w:tr w:rsidR="00C576A4" w:rsidRPr="00573934" w:rsidTr="0094182C">
        <w:trPr>
          <w:trHeight w:val="403"/>
        </w:trPr>
        <w:tc>
          <w:tcPr>
            <w:tcW w:w="1354" w:type="dxa"/>
          </w:tcPr>
          <w:p w:rsidR="00C576A4" w:rsidRPr="00464D48" w:rsidRDefault="00C576A4" w:rsidP="0094182C">
            <w:pPr>
              <w:autoSpaceDE w:val="0"/>
              <w:autoSpaceDN w:val="0"/>
              <w:adjustRightInd w:val="0"/>
              <w:jc w:val="left"/>
              <w:rPr>
                <w:rFonts w:ascii="宋体" w:hAnsi="宋体"/>
                <w:szCs w:val="21"/>
              </w:rPr>
            </w:pPr>
          </w:p>
        </w:tc>
        <w:tc>
          <w:tcPr>
            <w:tcW w:w="1354"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说明</w:t>
            </w:r>
          </w:p>
        </w:tc>
        <w:tc>
          <w:tcPr>
            <w:tcW w:w="106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SM</w:t>
            </w:r>
          </w:p>
        </w:tc>
        <w:tc>
          <w:tcPr>
            <w:tcW w:w="1134"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56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500</w:t>
            </w:r>
          </w:p>
        </w:tc>
        <w:tc>
          <w:tcPr>
            <w:tcW w:w="709"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54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说明</w:t>
            </w:r>
          </w:p>
        </w:tc>
      </w:tr>
    </w:tbl>
    <w:p w:rsidR="00C576A4" w:rsidRPr="00573934" w:rsidRDefault="00C576A4" w:rsidP="00C576A4">
      <w:pPr>
        <w:pStyle w:val="3"/>
        <w:ind w:left="0"/>
        <w:rPr>
          <w:rFonts w:ascii="宋体" w:hAnsi="宋体"/>
          <w:sz w:val="28"/>
          <w:szCs w:val="28"/>
        </w:rPr>
      </w:pPr>
      <w:bookmarkStart w:id="201" w:name="_Toc188350996"/>
      <w:bookmarkStart w:id="202" w:name="_Toc188768925"/>
      <w:bookmarkStart w:id="203" w:name="_Toc232918317"/>
      <w:bookmarkStart w:id="204" w:name="_Toc232918373"/>
      <w:bookmarkStart w:id="205" w:name="_Toc270683313"/>
      <w:bookmarkStart w:id="206" w:name="_Toc270684776"/>
      <w:bookmarkStart w:id="207" w:name="_Toc270692151"/>
      <w:bookmarkStart w:id="208" w:name="_Toc271208380"/>
      <w:bookmarkStart w:id="209" w:name="_Toc271701256"/>
      <w:bookmarkStart w:id="210" w:name="_Toc281225123"/>
      <w:bookmarkStart w:id="211" w:name="_Toc287259419"/>
      <w:bookmarkStart w:id="212" w:name="_Toc291057296"/>
      <w:bookmarkStart w:id="213" w:name="_Toc342661575"/>
      <w:bookmarkStart w:id="214" w:name="_Toc429573875"/>
      <w:r w:rsidRPr="00573934">
        <w:rPr>
          <w:rFonts w:ascii="宋体" w:hAnsi="宋体" w:hint="eastAsia"/>
          <w:sz w:val="28"/>
          <w:szCs w:val="28"/>
        </w:rPr>
        <w:t>医护人员字典表(TB_DIC_P</w:t>
      </w:r>
      <w:r w:rsidRPr="00573934">
        <w:rPr>
          <w:rFonts w:ascii="宋体" w:hAnsi="宋体"/>
          <w:sz w:val="28"/>
          <w:szCs w:val="28"/>
        </w:rPr>
        <w:t>ractitioner</w:t>
      </w:r>
      <w:r w:rsidRPr="00573934">
        <w:rPr>
          <w:rFonts w:ascii="宋体" w:hAnsi="宋体" w:hint="eastAsia"/>
          <w:sz w:val="28"/>
          <w:szCs w:val="28"/>
        </w:rPr>
        <w:t>)</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rsidR="00C576A4" w:rsidRPr="00573934" w:rsidRDefault="00C576A4" w:rsidP="00C576A4">
      <w:pPr>
        <w:spacing w:line="360" w:lineRule="auto"/>
        <w:ind w:firstLineChars="200" w:firstLine="480"/>
        <w:rPr>
          <w:rFonts w:ascii="宋体" w:hAnsi="宋体"/>
          <w:sz w:val="24"/>
          <w:szCs w:val="24"/>
        </w:rPr>
      </w:pPr>
      <w:r w:rsidRPr="00573934">
        <w:rPr>
          <w:rFonts w:ascii="宋体" w:hAnsi="宋体" w:hint="eastAsia"/>
          <w:sz w:val="24"/>
          <w:szCs w:val="24"/>
        </w:rPr>
        <w:t>医院的医护人员字典表是由医院自行设置或变更维护的字典表。医院需要设置以及维护自己内部各医护人员的工号以及姓名等，并定期填报到区县级中心，再经由区县级中心填报到中心。医护人员字典表中的各字段说明见下表。</w:t>
      </w:r>
    </w:p>
    <w:p w:rsidR="00C576A4" w:rsidRPr="00573934" w:rsidRDefault="00C576A4" w:rsidP="00C576A4">
      <w:pPr>
        <w:spacing w:line="360" w:lineRule="auto"/>
        <w:rPr>
          <w:rFonts w:ascii="宋体" w:hAnsi="宋体"/>
          <w:b/>
          <w:sz w:val="24"/>
          <w:szCs w:val="24"/>
        </w:rPr>
      </w:pPr>
      <w:r w:rsidRPr="00573934">
        <w:rPr>
          <w:rFonts w:ascii="宋体" w:hAnsi="宋体" w:hint="eastAsia"/>
          <w:b/>
          <w:sz w:val="24"/>
          <w:szCs w:val="24"/>
        </w:rPr>
        <w:t>医护人员字典表说明</w:t>
      </w:r>
    </w:p>
    <w:tbl>
      <w:tblPr>
        <w:tblW w:w="9403"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5"/>
        <w:gridCol w:w="1085"/>
        <w:gridCol w:w="1193"/>
        <w:gridCol w:w="1026"/>
        <w:gridCol w:w="647"/>
        <w:gridCol w:w="647"/>
        <w:gridCol w:w="3720"/>
      </w:tblGrid>
      <w:tr w:rsidR="00C576A4" w:rsidRPr="00464D48" w:rsidTr="0094182C">
        <w:trPr>
          <w:trHeight w:val="403"/>
        </w:trPr>
        <w:tc>
          <w:tcPr>
            <w:tcW w:w="1085" w:type="dxa"/>
            <w:shd w:val="clear" w:color="808080" w:fill="D9D9D9"/>
          </w:tcPr>
          <w:p w:rsidR="00C576A4" w:rsidRPr="00464D48" w:rsidRDefault="00C576A4" w:rsidP="00093F99">
            <w:pPr>
              <w:spacing w:afterLines="50" w:line="24" w:lineRule="atLeast"/>
              <w:jc w:val="center"/>
              <w:rPr>
                <w:rFonts w:ascii="宋体" w:hAnsi="宋体"/>
                <w:b/>
                <w:szCs w:val="21"/>
              </w:rPr>
            </w:pPr>
            <w:r w:rsidRPr="00B34AB4">
              <w:rPr>
                <w:rFonts w:ascii="宋体" w:hAnsi="宋体" w:hint="eastAsia"/>
                <w:b/>
                <w:szCs w:val="21"/>
              </w:rPr>
              <w:t>标准</w:t>
            </w:r>
          </w:p>
        </w:tc>
        <w:tc>
          <w:tcPr>
            <w:tcW w:w="1085" w:type="dxa"/>
            <w:shd w:val="clear" w:color="808080" w:fill="D9D9D9"/>
            <w:vAlign w:val="center"/>
          </w:tcPr>
          <w:p w:rsidR="00C576A4" w:rsidRPr="00464D48" w:rsidRDefault="00C576A4" w:rsidP="00093F99">
            <w:pPr>
              <w:spacing w:afterLines="50" w:line="24" w:lineRule="atLeast"/>
              <w:jc w:val="center"/>
              <w:rPr>
                <w:rFonts w:ascii="宋体" w:hAnsi="宋体"/>
                <w:b/>
                <w:szCs w:val="21"/>
              </w:rPr>
            </w:pPr>
            <w:r w:rsidRPr="00464D48">
              <w:rPr>
                <w:rFonts w:ascii="宋体" w:hAnsi="宋体" w:hint="eastAsia"/>
                <w:b/>
                <w:szCs w:val="21"/>
              </w:rPr>
              <w:t>数据项</w:t>
            </w:r>
          </w:p>
        </w:tc>
        <w:tc>
          <w:tcPr>
            <w:tcW w:w="1193" w:type="dxa"/>
            <w:shd w:val="clear" w:color="808080" w:fill="D9D9D9"/>
            <w:vAlign w:val="center"/>
          </w:tcPr>
          <w:p w:rsidR="00C576A4" w:rsidRPr="00464D48" w:rsidRDefault="00C576A4" w:rsidP="00093F99">
            <w:pPr>
              <w:spacing w:afterLines="50" w:line="24" w:lineRule="atLeast"/>
              <w:jc w:val="center"/>
              <w:rPr>
                <w:rFonts w:ascii="宋体" w:hAnsi="宋体"/>
                <w:b/>
                <w:szCs w:val="21"/>
              </w:rPr>
            </w:pPr>
            <w:r w:rsidRPr="00464D48">
              <w:rPr>
                <w:rFonts w:ascii="宋体" w:hAnsi="宋体" w:hint="eastAsia"/>
                <w:b/>
                <w:szCs w:val="21"/>
              </w:rPr>
              <w:t>字段名</w:t>
            </w:r>
          </w:p>
        </w:tc>
        <w:tc>
          <w:tcPr>
            <w:tcW w:w="1026"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数据类型</w:t>
            </w:r>
          </w:p>
        </w:tc>
        <w:tc>
          <w:tcPr>
            <w:tcW w:w="647"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长度</w:t>
            </w:r>
          </w:p>
        </w:tc>
        <w:tc>
          <w:tcPr>
            <w:tcW w:w="647"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填报要求</w:t>
            </w:r>
          </w:p>
        </w:tc>
        <w:tc>
          <w:tcPr>
            <w:tcW w:w="3720" w:type="dxa"/>
            <w:shd w:val="clear" w:color="808080" w:fill="D9D9D9"/>
            <w:vAlign w:val="center"/>
          </w:tcPr>
          <w:p w:rsidR="00C576A4" w:rsidRDefault="00C576A4" w:rsidP="00093F99">
            <w:pPr>
              <w:spacing w:afterLines="50" w:line="24" w:lineRule="atLeast"/>
              <w:jc w:val="center"/>
              <w:rPr>
                <w:rFonts w:ascii="宋体" w:hAnsi="宋体"/>
                <w:b/>
                <w:szCs w:val="21"/>
              </w:rPr>
            </w:pPr>
            <w:r w:rsidRPr="00464D48">
              <w:rPr>
                <w:rFonts w:ascii="宋体" w:hAnsi="宋体" w:hint="eastAsia"/>
                <w:b/>
                <w:szCs w:val="21"/>
              </w:rPr>
              <w:t>说明</w:t>
            </w:r>
          </w:p>
        </w:tc>
      </w:tr>
      <w:tr w:rsidR="00C576A4" w:rsidRPr="00464D48" w:rsidTr="0094182C">
        <w:trPr>
          <w:trHeight w:val="403"/>
        </w:trPr>
        <w:tc>
          <w:tcPr>
            <w:tcW w:w="1085"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hint="eastAsia"/>
                <w:color w:val="000000"/>
                <w:szCs w:val="21"/>
              </w:rPr>
              <w:t>WDDE08.30.001.00</w:t>
            </w:r>
          </w:p>
        </w:tc>
        <w:tc>
          <w:tcPr>
            <w:tcW w:w="1085"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t>工号</w:t>
            </w:r>
          </w:p>
        </w:tc>
        <w:tc>
          <w:tcPr>
            <w:tcW w:w="119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GH</w:t>
            </w:r>
          </w:p>
        </w:tc>
        <w:tc>
          <w:tcPr>
            <w:tcW w:w="102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医护人员工号</w:t>
            </w:r>
          </w:p>
        </w:tc>
      </w:tr>
      <w:tr w:rsidR="00C576A4" w:rsidRPr="00464D48" w:rsidTr="0094182C">
        <w:trPr>
          <w:trHeight w:val="403"/>
        </w:trPr>
        <w:tc>
          <w:tcPr>
            <w:tcW w:w="1085" w:type="dxa"/>
          </w:tcPr>
          <w:p w:rsidR="00C576A4" w:rsidRPr="00464D48" w:rsidRDefault="00C576A4" w:rsidP="0094182C">
            <w:pPr>
              <w:autoSpaceDE w:val="0"/>
              <w:autoSpaceDN w:val="0"/>
              <w:adjustRightInd w:val="0"/>
              <w:jc w:val="left"/>
              <w:rPr>
                <w:rFonts w:ascii="宋体" w:hAnsi="宋体"/>
                <w:szCs w:val="21"/>
              </w:rPr>
            </w:pPr>
            <w:r w:rsidRPr="00B34AB4">
              <w:rPr>
                <w:rFonts w:ascii="宋体" w:hAnsi="宋体" w:hint="eastAsia"/>
                <w:color w:val="000000"/>
                <w:szCs w:val="21"/>
              </w:rPr>
              <w:t>WDDE08.1</w:t>
            </w:r>
            <w:r w:rsidRPr="00B34AB4">
              <w:rPr>
                <w:rFonts w:ascii="宋体" w:hAnsi="宋体" w:hint="eastAsia"/>
                <w:color w:val="000000"/>
                <w:szCs w:val="21"/>
              </w:rPr>
              <w:lastRenderedPageBreak/>
              <w:t>0.112.00</w:t>
            </w:r>
          </w:p>
        </w:tc>
        <w:tc>
          <w:tcPr>
            <w:tcW w:w="1085" w:type="dxa"/>
            <w:vAlign w:val="center"/>
          </w:tcPr>
          <w:p w:rsidR="00C576A4" w:rsidRPr="00464D48" w:rsidRDefault="00C576A4" w:rsidP="0094182C">
            <w:pPr>
              <w:autoSpaceDE w:val="0"/>
              <w:autoSpaceDN w:val="0"/>
              <w:adjustRightInd w:val="0"/>
              <w:jc w:val="left"/>
              <w:rPr>
                <w:rFonts w:ascii="宋体" w:hAnsi="宋体"/>
                <w:szCs w:val="21"/>
              </w:rPr>
            </w:pPr>
            <w:r w:rsidRPr="00464D48">
              <w:rPr>
                <w:rFonts w:ascii="宋体" w:hAnsi="宋体" w:hint="eastAsia"/>
                <w:szCs w:val="21"/>
              </w:rPr>
              <w:lastRenderedPageBreak/>
              <w:t>医院代码</w:t>
            </w:r>
          </w:p>
        </w:tc>
        <w:tc>
          <w:tcPr>
            <w:tcW w:w="1193"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YLJGDM</w:t>
            </w:r>
          </w:p>
        </w:tc>
        <w:tc>
          <w:tcPr>
            <w:tcW w:w="102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22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lastRenderedPageBreak/>
              <w:t>WDDE08.10.113.00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注册名称</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ZCM</w:t>
            </w:r>
          </w:p>
        </w:tc>
        <w:tc>
          <w:tcPr>
            <w:tcW w:w="1026"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autoSpaceDE w:val="0"/>
              <w:autoSpaceDN w:val="0"/>
              <w:adjustRightInd w:val="0"/>
              <w:rPr>
                <w:rFonts w:ascii="宋体" w:hAnsi="宋体"/>
                <w:szCs w:val="21"/>
              </w:rPr>
            </w:pPr>
            <w:r w:rsidRPr="00464D48">
              <w:rPr>
                <w:rFonts w:ascii="宋体" w:hAnsi="宋体" w:hint="eastAsia"/>
                <w:szCs w:val="21"/>
              </w:rPr>
              <w:t>16</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供登录内网使用的注册名称</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szCs w:val="21"/>
              </w:rPr>
              <w:t>DE02.01.039.00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姓名</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XM</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医护人员姓名</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szCs w:val="21"/>
              </w:rPr>
              <w:t>DE02.01.030.00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身份证号</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SFZH</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身份证号</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szCs w:val="21"/>
              </w:rPr>
              <w:t>DE08.10.025.00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所属科室</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SSKS</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15</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所属科室代码</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t>WDDE08.30.102.00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职务代码</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ZWDM</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编码。按国标</w:t>
            </w:r>
            <w:r w:rsidRPr="00464D48">
              <w:t>GB/T12407-2008</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t>WDDE08.30.103.00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职务名称</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ZHIW</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文字。</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t>WDDE08.30.104.00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职称代码</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ZCDM</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jc w:val="center"/>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编码。按国标</w:t>
            </w:r>
            <w:r w:rsidRPr="00464D48">
              <w:rPr>
                <w:rFonts w:ascii="宋体" w:hAnsi="宋体" w:hint="eastAsia"/>
                <w:kern w:val="0"/>
                <w:szCs w:val="21"/>
              </w:rPr>
              <w:t>GB/T8561-2001</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t>WDDE08.30.105.00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职称名称</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ZHIC</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文字。</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szCs w:val="21"/>
              </w:rPr>
              <w:t>DE02.01.005.01</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出生日期</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CSRQ</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8</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出生日期：格式“YYYYMMDD”</w:t>
            </w:r>
          </w:p>
        </w:tc>
      </w:tr>
      <w:tr w:rsidR="00C576A4" w:rsidRPr="00464D48" w:rsidTr="0094182C">
        <w:trPr>
          <w:trHeight w:val="403"/>
        </w:trPr>
        <w:tc>
          <w:tcPr>
            <w:tcW w:w="1085" w:type="dxa"/>
          </w:tcPr>
          <w:p w:rsidR="00C576A4" w:rsidRPr="00464D48" w:rsidRDefault="00C576A4" w:rsidP="0094182C">
            <w:pPr>
              <w:spacing w:line="24" w:lineRule="atLeast"/>
              <w:jc w:val="left"/>
              <w:rPr>
                <w:rFonts w:ascii="宋体" w:hAnsi="宋体"/>
                <w:szCs w:val="21"/>
              </w:rPr>
            </w:pPr>
            <w:r w:rsidRPr="00B34AB4">
              <w:rPr>
                <w:rFonts w:ascii="宋体" w:hAnsi="宋体" w:hint="eastAsia"/>
                <w:color w:val="000000"/>
                <w:szCs w:val="21"/>
              </w:rPr>
              <w:t>WDDE08.30.106.00</w:t>
            </w: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人员类别</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LB</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必填</w:t>
            </w:r>
          </w:p>
        </w:tc>
        <w:tc>
          <w:tcPr>
            <w:tcW w:w="3720"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编码。01：医生，02：护士，03：医技人员，04：行政人员，99：其他.</w:t>
            </w:r>
          </w:p>
        </w:tc>
      </w:tr>
      <w:tr w:rsidR="00C576A4" w:rsidRPr="00573934" w:rsidTr="0094182C">
        <w:trPr>
          <w:trHeight w:val="403"/>
        </w:trPr>
        <w:tc>
          <w:tcPr>
            <w:tcW w:w="1085" w:type="dxa"/>
          </w:tcPr>
          <w:p w:rsidR="00C576A4" w:rsidRPr="00464D48" w:rsidRDefault="00C576A4" w:rsidP="0094182C">
            <w:pPr>
              <w:spacing w:line="24" w:lineRule="atLeast"/>
              <w:jc w:val="left"/>
              <w:rPr>
                <w:rFonts w:ascii="宋体" w:hAnsi="宋体"/>
                <w:szCs w:val="21"/>
              </w:rPr>
            </w:pPr>
          </w:p>
        </w:tc>
        <w:tc>
          <w:tcPr>
            <w:tcW w:w="1085" w:type="dxa"/>
            <w:vAlign w:val="center"/>
          </w:tcPr>
          <w:p w:rsidR="00C576A4" w:rsidRPr="00464D48" w:rsidRDefault="00C576A4" w:rsidP="0094182C">
            <w:pPr>
              <w:spacing w:line="24" w:lineRule="atLeast"/>
              <w:jc w:val="left"/>
              <w:rPr>
                <w:rFonts w:ascii="宋体" w:hAnsi="宋体"/>
                <w:szCs w:val="21"/>
              </w:rPr>
            </w:pPr>
            <w:r w:rsidRPr="00464D48">
              <w:rPr>
                <w:rFonts w:ascii="宋体" w:hAnsi="宋体" w:hint="eastAsia"/>
                <w:szCs w:val="21"/>
              </w:rPr>
              <w:t>专业</w:t>
            </w:r>
          </w:p>
        </w:tc>
        <w:tc>
          <w:tcPr>
            <w:tcW w:w="1193"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ZHUANY</w:t>
            </w:r>
          </w:p>
        </w:tc>
        <w:tc>
          <w:tcPr>
            <w:tcW w:w="1026"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字符串</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32</w:t>
            </w:r>
          </w:p>
        </w:tc>
        <w:tc>
          <w:tcPr>
            <w:tcW w:w="647" w:type="dxa"/>
            <w:vAlign w:val="center"/>
          </w:tcPr>
          <w:p w:rsidR="00C576A4" w:rsidRPr="00464D48" w:rsidRDefault="00C576A4" w:rsidP="0094182C">
            <w:pPr>
              <w:spacing w:line="24" w:lineRule="atLeast"/>
              <w:rPr>
                <w:rFonts w:ascii="宋体" w:hAnsi="宋体"/>
                <w:szCs w:val="21"/>
              </w:rPr>
            </w:pPr>
            <w:r w:rsidRPr="00464D48">
              <w:rPr>
                <w:rFonts w:ascii="宋体" w:hAnsi="宋体" w:hint="eastAsia"/>
                <w:szCs w:val="21"/>
              </w:rPr>
              <w:t>可选</w:t>
            </w:r>
          </w:p>
        </w:tc>
        <w:tc>
          <w:tcPr>
            <w:tcW w:w="3720" w:type="dxa"/>
            <w:vAlign w:val="center"/>
          </w:tcPr>
          <w:p w:rsidR="00C576A4" w:rsidRPr="00573934" w:rsidRDefault="00C576A4" w:rsidP="0094182C">
            <w:pPr>
              <w:spacing w:line="24" w:lineRule="atLeast"/>
              <w:rPr>
                <w:rFonts w:ascii="宋体" w:hAnsi="宋体"/>
                <w:szCs w:val="21"/>
              </w:rPr>
            </w:pPr>
            <w:r w:rsidRPr="00464D48">
              <w:rPr>
                <w:rFonts w:ascii="宋体" w:hAnsi="宋体" w:hint="eastAsia"/>
                <w:szCs w:val="21"/>
              </w:rPr>
              <w:t>编码按</w:t>
            </w:r>
            <w:bookmarkStart w:id="215" w:name="_Toc314271866"/>
            <w:r w:rsidRPr="00464D48">
              <w:rPr>
                <w:rFonts w:hint="eastAsia"/>
              </w:rPr>
              <w:t>GB/T16835-1997</w:t>
            </w:r>
            <w:bookmarkEnd w:id="215"/>
          </w:p>
        </w:tc>
      </w:tr>
    </w:tbl>
    <w:p w:rsidR="00C576A4" w:rsidRPr="00573934" w:rsidRDefault="00C576A4" w:rsidP="00C576A4">
      <w:pPr>
        <w:pStyle w:val="3"/>
        <w:ind w:left="0"/>
        <w:rPr>
          <w:rFonts w:ascii="宋体" w:hAnsi="宋体"/>
          <w:sz w:val="28"/>
          <w:szCs w:val="28"/>
        </w:rPr>
      </w:pPr>
      <w:bookmarkStart w:id="216" w:name="_Toc277602580"/>
      <w:bookmarkStart w:id="217" w:name="_Toc289260994"/>
      <w:bookmarkStart w:id="218" w:name="_Toc289285593"/>
      <w:bookmarkStart w:id="219" w:name="_Toc291057297"/>
      <w:bookmarkStart w:id="220" w:name="_Toc342661576"/>
      <w:bookmarkStart w:id="221" w:name="_Toc429573876"/>
      <w:bookmarkStart w:id="222" w:name="_Toc281211349"/>
      <w:bookmarkStart w:id="223" w:name="_Toc281225124"/>
      <w:bookmarkStart w:id="224" w:name="_Toc287259420"/>
      <w:r w:rsidRPr="00573934">
        <w:rPr>
          <w:rFonts w:ascii="宋体" w:hAnsi="宋体" w:hint="eastAsia"/>
          <w:sz w:val="28"/>
          <w:szCs w:val="28"/>
        </w:rPr>
        <w:t>明细项目字典(TB_DIC_Detail_Item)</w:t>
      </w:r>
      <w:bookmarkEnd w:id="216"/>
      <w:bookmarkEnd w:id="217"/>
      <w:bookmarkEnd w:id="218"/>
      <w:bookmarkEnd w:id="219"/>
      <w:bookmarkEnd w:id="220"/>
      <w:bookmarkEnd w:id="221"/>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明细项目字典不是指某一个具体的字典表，而是需要医院在填报数据时根据数据的具体情况选用四个方面来源的字典。</w:t>
      </w:r>
    </w:p>
    <w:p w:rsidR="00C576A4" w:rsidRPr="00573934" w:rsidRDefault="00C576A4" w:rsidP="00631648">
      <w:pPr>
        <w:numPr>
          <w:ilvl w:val="0"/>
          <w:numId w:val="39"/>
        </w:numPr>
        <w:spacing w:line="360" w:lineRule="auto"/>
        <w:rPr>
          <w:rFonts w:ascii="宋体" w:hAnsi="宋体"/>
          <w:sz w:val="24"/>
          <w:szCs w:val="24"/>
        </w:rPr>
      </w:pPr>
      <w:r>
        <w:rPr>
          <w:rFonts w:ascii="宋体" w:hAnsi="宋体" w:hint="eastAsia"/>
          <w:sz w:val="24"/>
          <w:szCs w:val="24"/>
        </w:rPr>
        <w:t>对于非药品类费用，已进入收费标准目录的：使用</w:t>
      </w:r>
      <w:r w:rsidRPr="00573934">
        <w:rPr>
          <w:rFonts w:ascii="宋体" w:hAnsi="宋体" w:hint="eastAsia"/>
          <w:sz w:val="24"/>
          <w:szCs w:val="24"/>
        </w:rPr>
        <w:t>卫生行业统一要求的收费标准；</w:t>
      </w:r>
    </w:p>
    <w:p w:rsidR="00C576A4" w:rsidRPr="00573934" w:rsidRDefault="00C576A4" w:rsidP="00631648">
      <w:pPr>
        <w:numPr>
          <w:ilvl w:val="0"/>
          <w:numId w:val="39"/>
        </w:numPr>
        <w:spacing w:line="360" w:lineRule="auto"/>
        <w:rPr>
          <w:rFonts w:ascii="宋体" w:hAnsi="宋体"/>
          <w:sz w:val="24"/>
          <w:szCs w:val="24"/>
        </w:rPr>
      </w:pPr>
      <w:r w:rsidRPr="00573934">
        <w:rPr>
          <w:rFonts w:ascii="宋体" w:hAnsi="宋体" w:hint="eastAsia"/>
          <w:sz w:val="24"/>
          <w:szCs w:val="24"/>
        </w:rPr>
        <w:t>对于非药品类费用，尚未进入收费标准目录的：使用医院内部管理使用的字典；</w:t>
      </w:r>
    </w:p>
    <w:p w:rsidR="00C576A4" w:rsidRPr="00573934" w:rsidRDefault="00C576A4" w:rsidP="00631648">
      <w:pPr>
        <w:numPr>
          <w:ilvl w:val="0"/>
          <w:numId w:val="39"/>
        </w:numPr>
        <w:spacing w:line="360" w:lineRule="auto"/>
        <w:rPr>
          <w:rFonts w:ascii="宋体" w:hAnsi="宋体"/>
          <w:sz w:val="24"/>
          <w:szCs w:val="24"/>
        </w:rPr>
      </w:pPr>
      <w:r w:rsidRPr="00573934">
        <w:rPr>
          <w:rFonts w:ascii="宋体" w:hAnsi="宋体" w:hint="eastAsia"/>
          <w:sz w:val="24"/>
          <w:szCs w:val="24"/>
        </w:rPr>
        <w:t>对于医保范围的药品：使用医保统一发布在药品申报网站上字典（即便是对非医保患者的就医对象）；</w:t>
      </w:r>
    </w:p>
    <w:p w:rsidR="00C576A4" w:rsidRPr="00573934" w:rsidRDefault="00C576A4" w:rsidP="00631648">
      <w:pPr>
        <w:numPr>
          <w:ilvl w:val="0"/>
          <w:numId w:val="39"/>
        </w:numPr>
        <w:spacing w:line="360" w:lineRule="auto"/>
        <w:rPr>
          <w:rFonts w:ascii="宋体" w:hAnsi="宋体"/>
          <w:sz w:val="24"/>
          <w:szCs w:val="24"/>
        </w:rPr>
      </w:pPr>
      <w:r w:rsidRPr="00573934">
        <w:rPr>
          <w:rFonts w:ascii="宋体" w:hAnsi="宋体" w:hint="eastAsia"/>
          <w:sz w:val="24"/>
          <w:szCs w:val="24"/>
        </w:rPr>
        <w:t>对于非医保范围的药品：使用医院内药房管理的字典。</w:t>
      </w:r>
    </w:p>
    <w:p w:rsidR="00C576A4" w:rsidRPr="00573934" w:rsidRDefault="00C576A4" w:rsidP="00C576A4">
      <w:pPr>
        <w:pStyle w:val="3"/>
        <w:ind w:left="0"/>
        <w:rPr>
          <w:rFonts w:ascii="宋体" w:hAnsi="宋体"/>
          <w:sz w:val="28"/>
          <w:szCs w:val="28"/>
        </w:rPr>
      </w:pPr>
      <w:bookmarkStart w:id="225" w:name="_Toc291057298"/>
      <w:bookmarkStart w:id="226" w:name="_Toc342661577"/>
      <w:bookmarkStart w:id="227" w:name="_Toc429573877"/>
      <w:r w:rsidRPr="00573934">
        <w:rPr>
          <w:rFonts w:ascii="宋体" w:hAnsi="宋体" w:hint="eastAsia"/>
          <w:sz w:val="28"/>
          <w:szCs w:val="28"/>
        </w:rPr>
        <w:lastRenderedPageBreak/>
        <w:t>明细项目对照字典表(TB_Dic_Detail_</w:t>
      </w:r>
      <w:r w:rsidRPr="00573934">
        <w:rPr>
          <w:rFonts w:ascii="宋体" w:hAnsi="宋体"/>
          <w:sz w:val="28"/>
          <w:szCs w:val="28"/>
        </w:rPr>
        <w:t>Comparison</w:t>
      </w:r>
      <w:r w:rsidRPr="00573934">
        <w:rPr>
          <w:rFonts w:ascii="宋体" w:hAnsi="宋体" w:hint="eastAsia"/>
          <w:sz w:val="28"/>
          <w:szCs w:val="28"/>
        </w:rPr>
        <w:t>)</w:t>
      </w:r>
      <w:bookmarkEnd w:id="222"/>
      <w:bookmarkEnd w:id="223"/>
      <w:bookmarkEnd w:id="224"/>
      <w:bookmarkEnd w:id="225"/>
      <w:bookmarkEnd w:id="226"/>
      <w:bookmarkEnd w:id="227"/>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明细项目对照字典表是指诊疗中涉及的诊疗科目、收费科目、材料科目等在处方或医嘱中需要详细填报的代码对照字典表。该表是由医院设置或变更维护的字典表。通常，对于医保范围的应该均需要按照医保的要求对应相关代码，对于医保范围之外的，则如果卫生收费有明确界定的，则需要按照物价的规则对应相关代码。但仍旧会有诸多医院内在操作上具有特点的内容和界定方式，为此需要医院需要定期填报到区县级中心，再经由区县级中心填报到中心。</w:t>
      </w:r>
    </w:p>
    <w:p w:rsidR="00C576A4" w:rsidRPr="00573934" w:rsidRDefault="00C576A4" w:rsidP="00C576A4">
      <w:pPr>
        <w:spacing w:line="360" w:lineRule="auto"/>
        <w:rPr>
          <w:rFonts w:ascii="宋体" w:hAnsi="宋体"/>
          <w:b/>
          <w:sz w:val="24"/>
          <w:szCs w:val="24"/>
        </w:rPr>
      </w:pPr>
      <w:r w:rsidRPr="00573934">
        <w:rPr>
          <w:rFonts w:ascii="宋体" w:hAnsi="宋体" w:hint="eastAsia"/>
          <w:b/>
          <w:sz w:val="24"/>
          <w:szCs w:val="24"/>
        </w:rPr>
        <w:t xml:space="preserve">明细项目对照字典表说明 </w:t>
      </w:r>
    </w:p>
    <w:tbl>
      <w:tblPr>
        <w:tblW w:w="8318"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9"/>
        <w:gridCol w:w="993"/>
        <w:gridCol w:w="850"/>
        <w:gridCol w:w="709"/>
        <w:gridCol w:w="709"/>
        <w:gridCol w:w="3488"/>
      </w:tblGrid>
      <w:tr w:rsidR="00C576A4" w:rsidRPr="00573934" w:rsidTr="0094182C">
        <w:trPr>
          <w:trHeight w:val="403"/>
        </w:trPr>
        <w:tc>
          <w:tcPr>
            <w:tcW w:w="1569"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数据项</w:t>
            </w:r>
          </w:p>
        </w:tc>
        <w:tc>
          <w:tcPr>
            <w:tcW w:w="993"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字段名</w:t>
            </w:r>
          </w:p>
        </w:tc>
        <w:tc>
          <w:tcPr>
            <w:tcW w:w="850"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数据类型</w:t>
            </w:r>
          </w:p>
        </w:tc>
        <w:tc>
          <w:tcPr>
            <w:tcW w:w="709"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长度</w:t>
            </w:r>
          </w:p>
        </w:tc>
        <w:tc>
          <w:tcPr>
            <w:tcW w:w="709"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填报要求</w:t>
            </w:r>
          </w:p>
        </w:tc>
        <w:tc>
          <w:tcPr>
            <w:tcW w:w="3488" w:type="dxa"/>
            <w:shd w:val="clear" w:color="808080" w:fill="D9D9D9"/>
            <w:vAlign w:val="center"/>
          </w:tcPr>
          <w:p w:rsidR="00C576A4" w:rsidRDefault="00C576A4" w:rsidP="00093F99">
            <w:pPr>
              <w:spacing w:afterLines="50" w:line="24" w:lineRule="atLeast"/>
              <w:jc w:val="center"/>
              <w:rPr>
                <w:rFonts w:ascii="宋体" w:hAnsi="宋体"/>
                <w:b/>
                <w:szCs w:val="21"/>
              </w:rPr>
            </w:pPr>
            <w:r w:rsidRPr="00573934">
              <w:rPr>
                <w:rFonts w:ascii="宋体" w:hAnsi="宋体" w:hint="eastAsia"/>
                <w:b/>
                <w:szCs w:val="21"/>
              </w:rPr>
              <w:t>说明</w:t>
            </w:r>
          </w:p>
        </w:tc>
      </w:tr>
      <w:tr w:rsidR="00C576A4" w:rsidRPr="00573934" w:rsidTr="0094182C">
        <w:trPr>
          <w:trHeight w:val="403"/>
        </w:trPr>
        <w:tc>
          <w:tcPr>
            <w:tcW w:w="156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医院代码</w:t>
            </w:r>
          </w:p>
        </w:tc>
        <w:tc>
          <w:tcPr>
            <w:tcW w:w="993"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YLJGDM</w:t>
            </w:r>
          </w:p>
        </w:tc>
        <w:tc>
          <w:tcPr>
            <w:tcW w:w="850"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字符串</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22</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必填</w:t>
            </w:r>
          </w:p>
        </w:tc>
        <w:tc>
          <w:tcPr>
            <w:tcW w:w="3488" w:type="dxa"/>
            <w:vAlign w:val="center"/>
          </w:tcPr>
          <w:p w:rsidR="00C576A4" w:rsidRPr="00573934" w:rsidRDefault="00C576A4" w:rsidP="0094182C">
            <w:pPr>
              <w:spacing w:line="24" w:lineRule="atLeast"/>
              <w:jc w:val="left"/>
              <w:rPr>
                <w:rFonts w:ascii="宋体" w:hAnsi="宋体"/>
                <w:szCs w:val="21"/>
              </w:rPr>
            </w:pPr>
          </w:p>
        </w:tc>
      </w:tr>
      <w:tr w:rsidR="00C576A4" w:rsidRPr="00573934" w:rsidTr="0094182C">
        <w:trPr>
          <w:trHeight w:val="403"/>
        </w:trPr>
        <w:tc>
          <w:tcPr>
            <w:tcW w:w="156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院内项目编码</w:t>
            </w:r>
          </w:p>
        </w:tc>
        <w:tc>
          <w:tcPr>
            <w:tcW w:w="993"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YNXMBM</w:t>
            </w:r>
          </w:p>
        </w:tc>
        <w:tc>
          <w:tcPr>
            <w:tcW w:w="850"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字符串</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50</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必填</w:t>
            </w:r>
          </w:p>
        </w:tc>
        <w:tc>
          <w:tcPr>
            <w:tcW w:w="3488" w:type="dxa"/>
            <w:vAlign w:val="center"/>
          </w:tcPr>
          <w:p w:rsidR="00C576A4" w:rsidRPr="00573934" w:rsidRDefault="00C576A4" w:rsidP="0094182C">
            <w:pPr>
              <w:spacing w:line="24" w:lineRule="atLeast"/>
              <w:jc w:val="left"/>
              <w:rPr>
                <w:rFonts w:ascii="宋体" w:hAnsi="宋体"/>
                <w:szCs w:val="21"/>
              </w:rPr>
            </w:pPr>
            <w:r w:rsidRPr="00573934">
              <w:rPr>
                <w:rFonts w:ascii="宋体" w:hAnsi="宋体" w:hint="eastAsia"/>
                <w:szCs w:val="21"/>
              </w:rPr>
              <w:t>包括药品、检验检查项目</w:t>
            </w:r>
          </w:p>
        </w:tc>
      </w:tr>
      <w:tr w:rsidR="00C576A4" w:rsidRPr="00573934" w:rsidTr="0094182C">
        <w:trPr>
          <w:trHeight w:val="403"/>
        </w:trPr>
        <w:tc>
          <w:tcPr>
            <w:tcW w:w="156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对应到标准的代码</w:t>
            </w:r>
          </w:p>
        </w:tc>
        <w:tc>
          <w:tcPr>
            <w:tcW w:w="993"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BZXMBM</w:t>
            </w:r>
          </w:p>
        </w:tc>
        <w:tc>
          <w:tcPr>
            <w:tcW w:w="850"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字符串</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20</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必填</w:t>
            </w:r>
          </w:p>
        </w:tc>
        <w:tc>
          <w:tcPr>
            <w:tcW w:w="3488" w:type="dxa"/>
            <w:vAlign w:val="center"/>
          </w:tcPr>
          <w:p w:rsidR="00C576A4" w:rsidRPr="00573934" w:rsidRDefault="00C576A4" w:rsidP="0094182C">
            <w:pPr>
              <w:spacing w:line="24" w:lineRule="atLeast"/>
              <w:jc w:val="left"/>
              <w:rPr>
                <w:rFonts w:ascii="宋体" w:hAnsi="宋体"/>
                <w:szCs w:val="21"/>
              </w:rPr>
            </w:pPr>
            <w:r w:rsidRPr="00573934">
              <w:rPr>
                <w:rFonts w:ascii="宋体" w:hAnsi="宋体" w:hint="eastAsia"/>
                <w:szCs w:val="21"/>
              </w:rPr>
              <w:t>全部对应到医保要求的结算项目标准代码，对于不属于医保结算范围的项目，则填写物价代码。</w:t>
            </w:r>
          </w:p>
        </w:tc>
      </w:tr>
      <w:tr w:rsidR="00C576A4" w:rsidRPr="00573934" w:rsidTr="0094182C">
        <w:trPr>
          <w:trHeight w:val="403"/>
        </w:trPr>
        <w:tc>
          <w:tcPr>
            <w:tcW w:w="156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项目分类</w:t>
            </w:r>
          </w:p>
        </w:tc>
        <w:tc>
          <w:tcPr>
            <w:tcW w:w="993"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BMLX</w:t>
            </w:r>
          </w:p>
        </w:tc>
        <w:tc>
          <w:tcPr>
            <w:tcW w:w="850"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字符串</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szCs w:val="21"/>
              </w:rPr>
              <w:t>1</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必填</w:t>
            </w:r>
          </w:p>
        </w:tc>
        <w:tc>
          <w:tcPr>
            <w:tcW w:w="3488" w:type="dxa"/>
            <w:vAlign w:val="center"/>
          </w:tcPr>
          <w:p w:rsidR="00C576A4" w:rsidRPr="00573934" w:rsidRDefault="00C576A4" w:rsidP="0094182C">
            <w:pPr>
              <w:spacing w:line="24" w:lineRule="atLeast"/>
              <w:jc w:val="left"/>
              <w:rPr>
                <w:rFonts w:ascii="宋体" w:hAnsi="宋体"/>
                <w:szCs w:val="21"/>
              </w:rPr>
            </w:pPr>
            <w:r w:rsidRPr="00573934">
              <w:rPr>
                <w:rFonts w:ascii="宋体" w:hAnsi="宋体" w:hint="eastAsia"/>
                <w:szCs w:val="21"/>
              </w:rPr>
              <w:t>编码类型：</w:t>
            </w:r>
            <w:r w:rsidRPr="00573934">
              <w:rPr>
                <w:rFonts w:ascii="宋体" w:hAnsi="宋体"/>
                <w:szCs w:val="21"/>
              </w:rPr>
              <w:t>1-</w:t>
            </w:r>
            <w:r w:rsidRPr="00573934">
              <w:rPr>
                <w:rFonts w:ascii="宋体" w:hAnsi="宋体" w:hint="eastAsia"/>
                <w:szCs w:val="21"/>
              </w:rPr>
              <w:t>药品；</w:t>
            </w:r>
            <w:r w:rsidRPr="00573934">
              <w:rPr>
                <w:rFonts w:ascii="宋体" w:hAnsi="宋体"/>
                <w:szCs w:val="21"/>
              </w:rPr>
              <w:t>2-</w:t>
            </w:r>
            <w:r w:rsidRPr="00573934">
              <w:rPr>
                <w:rFonts w:ascii="宋体" w:hAnsi="宋体" w:hint="eastAsia"/>
                <w:szCs w:val="21"/>
              </w:rPr>
              <w:t>检验项目；</w:t>
            </w:r>
            <w:r w:rsidRPr="00573934">
              <w:rPr>
                <w:rFonts w:ascii="宋体" w:hAnsi="宋体"/>
                <w:szCs w:val="21"/>
              </w:rPr>
              <w:t>3-</w:t>
            </w:r>
            <w:r w:rsidRPr="00573934">
              <w:rPr>
                <w:rFonts w:ascii="宋体" w:hAnsi="宋体" w:hint="eastAsia"/>
                <w:szCs w:val="21"/>
              </w:rPr>
              <w:t>检查项目；4-其他</w:t>
            </w:r>
          </w:p>
        </w:tc>
      </w:tr>
      <w:tr w:rsidR="00C576A4" w:rsidRPr="00573934" w:rsidTr="0094182C">
        <w:trPr>
          <w:trHeight w:val="403"/>
        </w:trPr>
        <w:tc>
          <w:tcPr>
            <w:tcW w:w="156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备注</w:t>
            </w:r>
          </w:p>
        </w:tc>
        <w:tc>
          <w:tcPr>
            <w:tcW w:w="993"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BZ</w:t>
            </w:r>
          </w:p>
        </w:tc>
        <w:tc>
          <w:tcPr>
            <w:tcW w:w="850"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字符串</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50</w:t>
            </w:r>
          </w:p>
        </w:tc>
        <w:tc>
          <w:tcPr>
            <w:tcW w:w="709" w:type="dxa"/>
            <w:vAlign w:val="center"/>
          </w:tcPr>
          <w:p w:rsidR="00C576A4" w:rsidRPr="00573934" w:rsidRDefault="00C576A4" w:rsidP="0094182C">
            <w:pPr>
              <w:spacing w:line="24" w:lineRule="atLeast"/>
              <w:rPr>
                <w:rFonts w:ascii="宋体" w:hAnsi="宋体"/>
                <w:szCs w:val="21"/>
              </w:rPr>
            </w:pPr>
            <w:r w:rsidRPr="00573934">
              <w:rPr>
                <w:rFonts w:ascii="宋体" w:hAnsi="宋体" w:hint="eastAsia"/>
                <w:szCs w:val="21"/>
              </w:rPr>
              <w:t>可选</w:t>
            </w:r>
          </w:p>
        </w:tc>
        <w:tc>
          <w:tcPr>
            <w:tcW w:w="3488" w:type="dxa"/>
            <w:vAlign w:val="center"/>
          </w:tcPr>
          <w:p w:rsidR="00C576A4" w:rsidRPr="00573934" w:rsidRDefault="00C576A4" w:rsidP="0094182C">
            <w:pPr>
              <w:spacing w:line="24" w:lineRule="atLeast"/>
              <w:jc w:val="left"/>
              <w:rPr>
                <w:rFonts w:ascii="宋体" w:hAnsi="宋体"/>
                <w:szCs w:val="21"/>
              </w:rPr>
            </w:pPr>
            <w:r w:rsidRPr="00573934">
              <w:rPr>
                <w:rFonts w:ascii="宋体" w:hAnsi="宋体" w:hint="eastAsia"/>
                <w:szCs w:val="21"/>
              </w:rPr>
              <w:t>预留字段</w:t>
            </w:r>
          </w:p>
        </w:tc>
      </w:tr>
    </w:tbl>
    <w:p w:rsidR="00C576A4" w:rsidRPr="00573934" w:rsidRDefault="00C576A4" w:rsidP="00C576A4">
      <w:pPr>
        <w:spacing w:line="360" w:lineRule="auto"/>
        <w:ind w:firstLineChars="225" w:firstLine="540"/>
        <w:rPr>
          <w:rFonts w:ascii="宋体" w:hAnsi="宋体"/>
          <w:sz w:val="24"/>
          <w:szCs w:val="24"/>
        </w:rPr>
      </w:pPr>
    </w:p>
    <w:p w:rsidR="00C576A4" w:rsidRPr="00573934" w:rsidRDefault="00C576A4" w:rsidP="00C576A4">
      <w:pPr>
        <w:pStyle w:val="3"/>
        <w:ind w:left="0"/>
        <w:rPr>
          <w:rFonts w:ascii="宋体" w:hAnsi="宋体"/>
          <w:sz w:val="28"/>
          <w:szCs w:val="28"/>
        </w:rPr>
      </w:pPr>
      <w:bookmarkStart w:id="228" w:name="_Toc188350999"/>
      <w:bookmarkStart w:id="229" w:name="_Toc188768928"/>
      <w:bookmarkStart w:id="230" w:name="_Toc232918320"/>
      <w:bookmarkStart w:id="231" w:name="_Toc232918376"/>
      <w:bookmarkStart w:id="232" w:name="_Toc270683316"/>
      <w:bookmarkStart w:id="233" w:name="_Toc270684779"/>
      <w:bookmarkStart w:id="234" w:name="_Toc270692154"/>
      <w:bookmarkStart w:id="235" w:name="_Toc271208383"/>
      <w:bookmarkStart w:id="236" w:name="_Toc271701259"/>
      <w:bookmarkStart w:id="237" w:name="_Toc289260997"/>
      <w:bookmarkStart w:id="238" w:name="_Toc291057299"/>
      <w:bookmarkStart w:id="239" w:name="_Toc342661578"/>
      <w:bookmarkStart w:id="240" w:name="_Toc429573878"/>
      <w:r w:rsidRPr="00573934">
        <w:rPr>
          <w:rFonts w:ascii="宋体" w:hAnsi="宋体" w:hint="eastAsia"/>
          <w:sz w:val="28"/>
          <w:szCs w:val="28"/>
        </w:rPr>
        <w:t>标本字典表(TB_DIC_S</w:t>
      </w:r>
      <w:r w:rsidRPr="00573934">
        <w:rPr>
          <w:rFonts w:ascii="宋体" w:hAnsi="宋体"/>
          <w:sz w:val="28"/>
          <w:szCs w:val="28"/>
        </w:rPr>
        <w:t>pecimen</w:t>
      </w:r>
      <w:r w:rsidRPr="00573934">
        <w:rPr>
          <w:rFonts w:ascii="宋体" w:hAnsi="宋体" w:hint="eastAsia"/>
          <w:sz w:val="28"/>
          <w:szCs w:val="28"/>
        </w:rPr>
        <w:t>)</w:t>
      </w:r>
      <w:bookmarkEnd w:id="228"/>
      <w:bookmarkEnd w:id="229"/>
      <w:bookmarkEnd w:id="230"/>
      <w:bookmarkEnd w:id="231"/>
      <w:bookmarkEnd w:id="232"/>
      <w:bookmarkEnd w:id="233"/>
      <w:bookmarkEnd w:id="234"/>
      <w:bookmarkEnd w:id="235"/>
      <w:bookmarkEnd w:id="236"/>
      <w:bookmarkEnd w:id="237"/>
      <w:bookmarkEnd w:id="238"/>
      <w:bookmarkEnd w:id="239"/>
      <w:bookmarkEnd w:id="240"/>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标本字典表是一次性设置的，而不是日常采集的。标本字典表的格式如下：</w:t>
      </w:r>
    </w:p>
    <w:p w:rsidR="00C576A4" w:rsidRPr="00573934" w:rsidRDefault="00C576A4" w:rsidP="00C576A4">
      <w:pPr>
        <w:spacing w:line="360" w:lineRule="auto"/>
        <w:rPr>
          <w:rFonts w:ascii="宋体" w:hAnsi="宋体"/>
          <w:b/>
          <w:sz w:val="24"/>
          <w:szCs w:val="24"/>
        </w:rPr>
      </w:pPr>
      <w:r w:rsidRPr="00573934">
        <w:rPr>
          <w:rFonts w:ascii="宋体" w:hAnsi="宋体" w:hint="eastAsia"/>
          <w:b/>
          <w:sz w:val="24"/>
          <w:szCs w:val="24"/>
        </w:rPr>
        <w:t>标本字典表说明</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35"/>
        <w:gridCol w:w="1134"/>
        <w:gridCol w:w="1114"/>
        <w:gridCol w:w="1154"/>
      </w:tblGrid>
      <w:tr w:rsidR="00C576A4" w:rsidRPr="00573934" w:rsidTr="0094182C">
        <w:trPr>
          <w:trHeight w:val="383"/>
        </w:trPr>
        <w:tc>
          <w:tcPr>
            <w:tcW w:w="1335" w:type="dxa"/>
            <w:shd w:val="clear" w:color="auto" w:fill="D9D9D9"/>
          </w:tcPr>
          <w:p w:rsidR="00C576A4" w:rsidRPr="00573934" w:rsidRDefault="00C576A4" w:rsidP="0094182C">
            <w:pPr>
              <w:widowControl/>
              <w:jc w:val="center"/>
              <w:rPr>
                <w:rFonts w:ascii="宋体" w:hAnsi="宋体"/>
                <w:b/>
                <w:kern w:val="0"/>
                <w:szCs w:val="21"/>
              </w:rPr>
            </w:pPr>
            <w:r w:rsidRPr="00573934">
              <w:rPr>
                <w:rFonts w:ascii="宋体" w:hAnsi="宋体" w:hint="eastAsia"/>
                <w:b/>
                <w:kern w:val="0"/>
                <w:szCs w:val="21"/>
              </w:rPr>
              <w:t>数据项</w:t>
            </w:r>
          </w:p>
        </w:tc>
        <w:tc>
          <w:tcPr>
            <w:tcW w:w="1134" w:type="dxa"/>
            <w:shd w:val="clear" w:color="auto" w:fill="D9D9D9"/>
            <w:vAlign w:val="center"/>
          </w:tcPr>
          <w:p w:rsidR="00C576A4" w:rsidRPr="00573934" w:rsidRDefault="00C576A4" w:rsidP="0094182C">
            <w:pPr>
              <w:widowControl/>
              <w:jc w:val="center"/>
              <w:rPr>
                <w:rFonts w:ascii="宋体" w:hAnsi="宋体"/>
                <w:b/>
                <w:kern w:val="0"/>
                <w:szCs w:val="21"/>
              </w:rPr>
            </w:pPr>
            <w:r w:rsidRPr="00573934">
              <w:rPr>
                <w:rFonts w:ascii="宋体" w:hAnsi="宋体" w:hint="eastAsia"/>
                <w:b/>
                <w:kern w:val="0"/>
                <w:szCs w:val="21"/>
              </w:rPr>
              <w:t>字段名</w:t>
            </w:r>
          </w:p>
        </w:tc>
        <w:tc>
          <w:tcPr>
            <w:tcW w:w="1114" w:type="dxa"/>
            <w:shd w:val="clear" w:color="auto" w:fill="D9D9D9"/>
            <w:vAlign w:val="center"/>
          </w:tcPr>
          <w:p w:rsidR="00C576A4" w:rsidRPr="00573934" w:rsidRDefault="00C576A4" w:rsidP="0094182C">
            <w:pPr>
              <w:widowControl/>
              <w:jc w:val="center"/>
              <w:rPr>
                <w:rFonts w:ascii="宋体" w:hAnsi="宋体"/>
                <w:b/>
                <w:kern w:val="0"/>
                <w:szCs w:val="21"/>
              </w:rPr>
            </w:pPr>
            <w:r w:rsidRPr="00573934">
              <w:rPr>
                <w:rFonts w:ascii="宋体" w:hAnsi="宋体" w:hint="eastAsia"/>
                <w:b/>
                <w:kern w:val="0"/>
                <w:szCs w:val="21"/>
              </w:rPr>
              <w:t>数据类型</w:t>
            </w:r>
          </w:p>
        </w:tc>
        <w:tc>
          <w:tcPr>
            <w:tcW w:w="1154" w:type="dxa"/>
            <w:shd w:val="clear" w:color="auto" w:fill="D9D9D9"/>
            <w:vAlign w:val="center"/>
          </w:tcPr>
          <w:p w:rsidR="00C576A4" w:rsidRPr="00573934" w:rsidRDefault="00C576A4" w:rsidP="0094182C">
            <w:pPr>
              <w:widowControl/>
              <w:jc w:val="center"/>
              <w:rPr>
                <w:rFonts w:ascii="宋体" w:hAnsi="宋体"/>
                <w:b/>
                <w:kern w:val="0"/>
                <w:szCs w:val="21"/>
              </w:rPr>
            </w:pPr>
            <w:r w:rsidRPr="00573934">
              <w:rPr>
                <w:rFonts w:ascii="宋体" w:hAnsi="宋体" w:hint="eastAsia"/>
                <w:b/>
                <w:kern w:val="0"/>
                <w:szCs w:val="21"/>
              </w:rPr>
              <w:t>宽度</w:t>
            </w:r>
          </w:p>
        </w:tc>
      </w:tr>
      <w:tr w:rsidR="00C576A4" w:rsidRPr="00573934" w:rsidTr="0094182C">
        <w:trPr>
          <w:trHeight w:val="403"/>
        </w:trPr>
        <w:tc>
          <w:tcPr>
            <w:tcW w:w="1335"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hint="eastAsia"/>
              </w:rPr>
              <w:t>标本代码</w:t>
            </w:r>
          </w:p>
        </w:tc>
        <w:tc>
          <w:tcPr>
            <w:tcW w:w="1134"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hint="eastAsia"/>
              </w:rPr>
              <w:t>BBDM</w:t>
            </w:r>
          </w:p>
        </w:tc>
        <w:tc>
          <w:tcPr>
            <w:tcW w:w="1114"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rPr>
              <w:t>字符串</w:t>
            </w:r>
          </w:p>
        </w:tc>
        <w:tc>
          <w:tcPr>
            <w:tcW w:w="1154" w:type="dxa"/>
            <w:vAlign w:val="center"/>
          </w:tcPr>
          <w:p w:rsidR="00C576A4" w:rsidRPr="00573934" w:rsidRDefault="00C576A4" w:rsidP="0094182C">
            <w:pPr>
              <w:spacing w:line="24" w:lineRule="atLeast"/>
              <w:jc w:val="left"/>
              <w:rPr>
                <w:rFonts w:ascii="宋体" w:hAnsi="宋体"/>
              </w:rPr>
            </w:pPr>
            <w:r w:rsidRPr="00573934">
              <w:rPr>
                <w:rFonts w:ascii="宋体" w:hAnsi="宋体" w:hint="eastAsia"/>
              </w:rPr>
              <w:t>4</w:t>
            </w:r>
          </w:p>
        </w:tc>
      </w:tr>
      <w:tr w:rsidR="00C576A4" w:rsidRPr="00573934" w:rsidTr="0094182C">
        <w:trPr>
          <w:trHeight w:val="403"/>
        </w:trPr>
        <w:tc>
          <w:tcPr>
            <w:tcW w:w="1335"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hint="eastAsia"/>
              </w:rPr>
              <w:t>标本名称</w:t>
            </w:r>
          </w:p>
        </w:tc>
        <w:tc>
          <w:tcPr>
            <w:tcW w:w="1134"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hint="eastAsia"/>
              </w:rPr>
              <w:t>BBMC</w:t>
            </w:r>
          </w:p>
        </w:tc>
        <w:tc>
          <w:tcPr>
            <w:tcW w:w="1114" w:type="dxa"/>
            <w:vAlign w:val="center"/>
          </w:tcPr>
          <w:p w:rsidR="00C576A4" w:rsidRPr="00573934" w:rsidRDefault="00C576A4" w:rsidP="0094182C">
            <w:pPr>
              <w:autoSpaceDE w:val="0"/>
              <w:autoSpaceDN w:val="0"/>
              <w:adjustRightInd w:val="0"/>
              <w:jc w:val="left"/>
              <w:rPr>
                <w:rFonts w:ascii="宋体" w:hAnsi="宋体"/>
              </w:rPr>
            </w:pPr>
            <w:r w:rsidRPr="00573934">
              <w:rPr>
                <w:rFonts w:ascii="宋体" w:hAnsi="宋体"/>
              </w:rPr>
              <w:t>字符串</w:t>
            </w:r>
          </w:p>
        </w:tc>
        <w:tc>
          <w:tcPr>
            <w:tcW w:w="1154" w:type="dxa"/>
            <w:vAlign w:val="center"/>
          </w:tcPr>
          <w:p w:rsidR="00C576A4" w:rsidRPr="00573934" w:rsidRDefault="00C576A4" w:rsidP="0094182C">
            <w:pPr>
              <w:spacing w:line="24" w:lineRule="atLeast"/>
              <w:jc w:val="left"/>
              <w:rPr>
                <w:rFonts w:ascii="宋体" w:hAnsi="宋体"/>
              </w:rPr>
            </w:pPr>
            <w:r w:rsidRPr="00573934">
              <w:rPr>
                <w:rFonts w:ascii="宋体" w:hAnsi="宋体" w:hint="eastAsia"/>
              </w:rPr>
              <w:t>64</w:t>
            </w:r>
          </w:p>
        </w:tc>
      </w:tr>
    </w:tbl>
    <w:p w:rsidR="00C576A4" w:rsidRPr="00573934" w:rsidRDefault="00C576A4" w:rsidP="00C576A4">
      <w:pPr>
        <w:spacing w:line="360" w:lineRule="auto"/>
        <w:rPr>
          <w:rFonts w:ascii="宋体" w:hAnsi="宋体"/>
          <w:b/>
          <w:sz w:val="24"/>
          <w:szCs w:val="24"/>
        </w:rPr>
      </w:pPr>
      <w:r w:rsidRPr="00573934">
        <w:rPr>
          <w:rFonts w:ascii="宋体" w:hAnsi="宋体" w:hint="eastAsia"/>
          <w:b/>
          <w:sz w:val="24"/>
          <w:szCs w:val="24"/>
        </w:rPr>
        <w:t>标本字典表内容（由市临检中心界定）</w:t>
      </w:r>
    </w:p>
    <w:tbl>
      <w:tblPr>
        <w:tblW w:w="0" w:type="auto"/>
        <w:tblInd w:w="828" w:type="dxa"/>
        <w:tblLayout w:type="fixed"/>
        <w:tblLook w:val="0000"/>
      </w:tblPr>
      <w:tblGrid>
        <w:gridCol w:w="1243"/>
        <w:gridCol w:w="2177"/>
        <w:gridCol w:w="1423"/>
        <w:gridCol w:w="2357"/>
      </w:tblGrid>
      <w:tr w:rsidR="00C576A4" w:rsidRPr="00573934" w:rsidTr="0094182C">
        <w:trPr>
          <w:trHeight w:val="285"/>
        </w:trPr>
        <w:tc>
          <w:tcPr>
            <w:tcW w:w="1243" w:type="dxa"/>
            <w:tcBorders>
              <w:top w:val="single" w:sz="4" w:space="0" w:color="auto"/>
              <w:left w:val="single" w:sz="4" w:space="0" w:color="auto"/>
              <w:bottom w:val="single" w:sz="4" w:space="0" w:color="auto"/>
              <w:right w:val="nil"/>
            </w:tcBorders>
            <w:shd w:val="clear" w:color="auto" w:fill="D9D9D9"/>
          </w:tcPr>
          <w:p w:rsidR="00C576A4" w:rsidRPr="00573934" w:rsidRDefault="00C576A4" w:rsidP="0094182C">
            <w:pPr>
              <w:widowControl/>
              <w:jc w:val="center"/>
              <w:rPr>
                <w:rFonts w:ascii="宋体" w:hAnsi="宋体"/>
                <w:b/>
                <w:kern w:val="0"/>
                <w:sz w:val="20"/>
              </w:rPr>
            </w:pPr>
            <w:r w:rsidRPr="00573934">
              <w:rPr>
                <w:rFonts w:ascii="宋体" w:hAnsi="宋体" w:hint="eastAsia"/>
                <w:b/>
                <w:kern w:val="0"/>
                <w:sz w:val="20"/>
              </w:rPr>
              <w:t>标本代码</w:t>
            </w:r>
          </w:p>
        </w:tc>
        <w:tc>
          <w:tcPr>
            <w:tcW w:w="2177" w:type="dxa"/>
            <w:tcBorders>
              <w:top w:val="single" w:sz="4" w:space="0" w:color="auto"/>
              <w:left w:val="single" w:sz="4" w:space="0" w:color="auto"/>
              <w:bottom w:val="single" w:sz="4" w:space="0" w:color="auto"/>
              <w:right w:val="nil"/>
            </w:tcBorders>
            <w:shd w:val="clear" w:color="auto" w:fill="D9D9D9"/>
            <w:vAlign w:val="bottom"/>
          </w:tcPr>
          <w:p w:rsidR="00C576A4" w:rsidRPr="00573934" w:rsidRDefault="00C576A4" w:rsidP="0094182C">
            <w:pPr>
              <w:widowControl/>
              <w:jc w:val="center"/>
              <w:rPr>
                <w:rFonts w:ascii="宋体" w:hAnsi="宋体"/>
                <w:b/>
                <w:kern w:val="0"/>
                <w:sz w:val="20"/>
              </w:rPr>
            </w:pPr>
            <w:r w:rsidRPr="00573934">
              <w:rPr>
                <w:rFonts w:ascii="宋体" w:hAnsi="宋体" w:hint="eastAsia"/>
                <w:b/>
                <w:kern w:val="0"/>
                <w:sz w:val="20"/>
              </w:rPr>
              <w:t>标本名称</w:t>
            </w:r>
          </w:p>
        </w:tc>
        <w:tc>
          <w:tcPr>
            <w:tcW w:w="1423" w:type="dxa"/>
            <w:tcBorders>
              <w:top w:val="single" w:sz="4" w:space="0" w:color="auto"/>
              <w:left w:val="single" w:sz="4" w:space="0" w:color="auto"/>
              <w:bottom w:val="single" w:sz="4" w:space="0" w:color="auto"/>
              <w:right w:val="single" w:sz="4" w:space="0" w:color="auto"/>
            </w:tcBorders>
            <w:shd w:val="clear" w:color="auto" w:fill="D9D9D9"/>
          </w:tcPr>
          <w:p w:rsidR="00C576A4" w:rsidRPr="00573934" w:rsidRDefault="00C576A4" w:rsidP="0094182C">
            <w:pPr>
              <w:widowControl/>
              <w:jc w:val="center"/>
              <w:rPr>
                <w:rFonts w:ascii="宋体" w:hAnsi="宋体"/>
                <w:b/>
                <w:kern w:val="0"/>
                <w:sz w:val="20"/>
              </w:rPr>
            </w:pPr>
            <w:r w:rsidRPr="00573934">
              <w:rPr>
                <w:rFonts w:ascii="宋体" w:hAnsi="宋体" w:hint="eastAsia"/>
                <w:b/>
                <w:kern w:val="0"/>
                <w:sz w:val="20"/>
              </w:rPr>
              <w:t>标本代码</w:t>
            </w:r>
          </w:p>
        </w:tc>
        <w:tc>
          <w:tcPr>
            <w:tcW w:w="2357" w:type="dxa"/>
            <w:tcBorders>
              <w:top w:val="single" w:sz="4" w:space="0" w:color="auto"/>
              <w:left w:val="single" w:sz="4" w:space="0" w:color="auto"/>
              <w:bottom w:val="single" w:sz="4" w:space="0" w:color="auto"/>
              <w:right w:val="single" w:sz="4" w:space="0" w:color="auto"/>
            </w:tcBorders>
            <w:shd w:val="clear" w:color="auto" w:fill="D9D9D9"/>
            <w:vAlign w:val="bottom"/>
          </w:tcPr>
          <w:p w:rsidR="00C576A4" w:rsidRPr="00573934" w:rsidRDefault="00C576A4" w:rsidP="0094182C">
            <w:pPr>
              <w:widowControl/>
              <w:jc w:val="center"/>
              <w:rPr>
                <w:rFonts w:ascii="宋体" w:hAnsi="宋体"/>
                <w:b/>
                <w:kern w:val="0"/>
                <w:sz w:val="20"/>
              </w:rPr>
            </w:pPr>
            <w:r w:rsidRPr="00573934">
              <w:rPr>
                <w:rFonts w:ascii="宋体" w:hAnsi="宋体" w:hint="eastAsia"/>
                <w:b/>
                <w:kern w:val="0"/>
                <w:sz w:val="20"/>
              </w:rPr>
              <w:t>标本名称</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0001</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静脉血清</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0034</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穿刺液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0002</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静脉全血</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0035</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骨髓液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lastRenderedPageBreak/>
              <w:t>0003</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静脉血浆</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0036</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胸水</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0004</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末梢全血</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0037</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腹水</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0005</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末梢血浆</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0038</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心包液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0006</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末梢血清</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0039</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胃液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0007</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动脉血</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0040</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十二指肠液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0008</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红细胞</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0041</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胆汁</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0009</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脐带血</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0042</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唾液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0010</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溶血液</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0043</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口腔及咽喉分泌物</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0011</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血液抽提液</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0044</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呕吐物</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0012</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白细胞</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0045</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眼分泌物</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0013</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血小板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0046</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关节液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0021</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尿液</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0047</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精液</w:t>
            </w:r>
          </w:p>
        </w:tc>
      </w:tr>
      <w:tr w:rsidR="00C576A4" w:rsidRPr="00573934" w:rsidTr="0094182C">
        <w:trPr>
          <w:trHeight w:val="300"/>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0022</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新鲜尿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0048</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前列腺液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0023</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定时尿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0049</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乳汁</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0024</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中段尿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0050</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羊水</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0025</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晨尿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0051</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阴道、子宫颈分泌物</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0026</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分杯尿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0052</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子宫内膜</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0027</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膀胱穿刺尿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0053</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汗液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0030</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粪便</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0054</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脓液及创伤感染分泌物</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0031</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痰液</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0055</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浸出液</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0032</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上呼吸道标本</w:t>
            </w:r>
          </w:p>
        </w:tc>
        <w:tc>
          <w:tcPr>
            <w:tcW w:w="1423" w:type="dxa"/>
            <w:tcBorders>
              <w:top w:val="nil"/>
              <w:left w:val="single" w:sz="4" w:space="0" w:color="auto"/>
              <w:bottom w:val="single" w:sz="4" w:space="0" w:color="auto"/>
              <w:right w:val="single" w:sz="4"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9999</w:t>
            </w: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其他</w:t>
            </w:r>
          </w:p>
        </w:tc>
      </w:tr>
      <w:tr w:rsidR="00C576A4" w:rsidRPr="00573934" w:rsidTr="0094182C">
        <w:trPr>
          <w:trHeight w:val="285"/>
        </w:trPr>
        <w:tc>
          <w:tcPr>
            <w:tcW w:w="1243"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kern w:val="0"/>
                <w:sz w:val="20"/>
              </w:rPr>
              <w:t>0033</w:t>
            </w:r>
          </w:p>
        </w:tc>
        <w:tc>
          <w:tcPr>
            <w:tcW w:w="2177" w:type="dxa"/>
            <w:tcBorders>
              <w:top w:val="nil"/>
              <w:left w:val="single" w:sz="4" w:space="0" w:color="auto"/>
              <w:bottom w:val="single" w:sz="4" w:space="0" w:color="auto"/>
              <w:right w:val="nil"/>
            </w:tcBorders>
            <w:vAlign w:val="bottom"/>
          </w:tcPr>
          <w:p w:rsidR="00C576A4" w:rsidRPr="00573934" w:rsidRDefault="00C576A4" w:rsidP="0094182C">
            <w:pPr>
              <w:widowControl/>
              <w:jc w:val="left"/>
              <w:rPr>
                <w:rFonts w:ascii="宋体" w:hAnsi="宋体"/>
                <w:kern w:val="0"/>
                <w:sz w:val="20"/>
              </w:rPr>
            </w:pPr>
            <w:r w:rsidRPr="00573934">
              <w:rPr>
                <w:rFonts w:ascii="宋体" w:hAnsi="宋体" w:hint="eastAsia"/>
                <w:kern w:val="0"/>
                <w:sz w:val="20"/>
              </w:rPr>
              <w:t>下呼吸道标本</w:t>
            </w:r>
          </w:p>
        </w:tc>
        <w:tc>
          <w:tcPr>
            <w:tcW w:w="1423" w:type="dxa"/>
            <w:tcBorders>
              <w:top w:val="nil"/>
              <w:left w:val="single" w:sz="4" w:space="0" w:color="auto"/>
              <w:bottom w:val="single" w:sz="4" w:space="0" w:color="auto"/>
              <w:right w:val="single" w:sz="4" w:space="0" w:color="auto"/>
            </w:tcBorders>
          </w:tcPr>
          <w:p w:rsidR="00C576A4" w:rsidRPr="00573934" w:rsidRDefault="00C576A4" w:rsidP="0094182C">
            <w:pPr>
              <w:widowControl/>
              <w:jc w:val="left"/>
              <w:rPr>
                <w:rFonts w:ascii="宋体" w:hAnsi="宋体"/>
                <w:kern w:val="0"/>
                <w:sz w:val="20"/>
              </w:rPr>
            </w:pPr>
          </w:p>
        </w:tc>
        <w:tc>
          <w:tcPr>
            <w:tcW w:w="2357" w:type="dxa"/>
            <w:tcBorders>
              <w:top w:val="nil"/>
              <w:left w:val="single" w:sz="4" w:space="0" w:color="auto"/>
              <w:bottom w:val="single" w:sz="4" w:space="0" w:color="auto"/>
              <w:right w:val="single" w:sz="8" w:space="0" w:color="auto"/>
            </w:tcBorders>
            <w:vAlign w:val="bottom"/>
          </w:tcPr>
          <w:p w:rsidR="00C576A4" w:rsidRPr="00573934" w:rsidRDefault="00C576A4" w:rsidP="0094182C">
            <w:pPr>
              <w:widowControl/>
              <w:jc w:val="left"/>
              <w:rPr>
                <w:rFonts w:ascii="宋体" w:hAnsi="宋体"/>
                <w:kern w:val="0"/>
                <w:sz w:val="20"/>
              </w:rPr>
            </w:pPr>
          </w:p>
        </w:tc>
      </w:tr>
    </w:tbl>
    <w:p w:rsidR="00C576A4" w:rsidRPr="00573934" w:rsidRDefault="00C576A4" w:rsidP="00C576A4">
      <w:pPr>
        <w:pStyle w:val="3"/>
        <w:ind w:left="0"/>
        <w:rPr>
          <w:rFonts w:ascii="宋体" w:hAnsi="宋体"/>
          <w:sz w:val="28"/>
          <w:szCs w:val="28"/>
        </w:rPr>
      </w:pPr>
      <w:bookmarkStart w:id="241" w:name="_Toc188351000"/>
      <w:bookmarkStart w:id="242" w:name="_Toc188768929"/>
      <w:bookmarkStart w:id="243" w:name="_Toc232918321"/>
      <w:bookmarkStart w:id="244" w:name="_Toc232918377"/>
      <w:bookmarkStart w:id="245" w:name="_Toc270683317"/>
      <w:bookmarkStart w:id="246" w:name="_Toc270684780"/>
      <w:bookmarkStart w:id="247" w:name="_Toc270692155"/>
      <w:bookmarkStart w:id="248" w:name="_Toc271208384"/>
      <w:bookmarkStart w:id="249" w:name="_Toc271701260"/>
      <w:bookmarkStart w:id="250" w:name="_Toc289260998"/>
      <w:bookmarkStart w:id="251" w:name="_Toc291057300"/>
      <w:bookmarkStart w:id="252" w:name="_Toc342661579"/>
      <w:bookmarkStart w:id="253" w:name="_Toc429573879"/>
      <w:r w:rsidRPr="00573934">
        <w:rPr>
          <w:rFonts w:ascii="宋体" w:hAnsi="宋体" w:hint="eastAsia"/>
          <w:sz w:val="28"/>
          <w:szCs w:val="28"/>
        </w:rPr>
        <w:t>检验指标字典表(TB_DIC_Test_Indicator)</w:t>
      </w:r>
      <w:bookmarkEnd w:id="241"/>
      <w:bookmarkEnd w:id="242"/>
      <w:bookmarkEnd w:id="243"/>
      <w:bookmarkEnd w:id="244"/>
      <w:bookmarkEnd w:id="245"/>
      <w:bookmarkEnd w:id="246"/>
      <w:bookmarkEnd w:id="247"/>
      <w:bookmarkEnd w:id="248"/>
      <w:bookmarkEnd w:id="249"/>
      <w:bookmarkEnd w:id="250"/>
      <w:bookmarkEnd w:id="251"/>
      <w:bookmarkEnd w:id="252"/>
      <w:bookmarkEnd w:id="253"/>
    </w:p>
    <w:p w:rsidR="00C576A4" w:rsidRPr="00573934" w:rsidRDefault="00C576A4" w:rsidP="00C576A4">
      <w:pPr>
        <w:spacing w:line="360" w:lineRule="auto"/>
        <w:ind w:firstLineChars="225" w:firstLine="540"/>
        <w:rPr>
          <w:rFonts w:ascii="宋体" w:hAnsi="宋体"/>
          <w:sz w:val="24"/>
          <w:szCs w:val="24"/>
        </w:rPr>
      </w:pPr>
      <w:r w:rsidRPr="00573934">
        <w:rPr>
          <w:rFonts w:ascii="宋体" w:hAnsi="宋体" w:hint="eastAsia"/>
          <w:sz w:val="24"/>
          <w:szCs w:val="24"/>
        </w:rPr>
        <w:t>使用</w:t>
      </w:r>
      <w:r>
        <w:rPr>
          <w:rFonts w:ascii="宋体" w:hAnsi="宋体" w:hint="eastAsia"/>
          <w:sz w:val="24"/>
          <w:szCs w:val="24"/>
        </w:rPr>
        <w:t>收费标准</w:t>
      </w:r>
      <w:r w:rsidRPr="00573934">
        <w:rPr>
          <w:rFonts w:ascii="宋体" w:hAnsi="宋体" w:hint="eastAsia"/>
          <w:sz w:val="24"/>
          <w:szCs w:val="24"/>
        </w:rPr>
        <w:t>中有关“医技诊疗类医疗服务项目和价格表”附表。</w:t>
      </w:r>
    </w:p>
    <w:p w:rsidR="00C576A4" w:rsidRPr="00573934" w:rsidRDefault="00C576A4" w:rsidP="00C576A4">
      <w:pPr>
        <w:pStyle w:val="3"/>
        <w:ind w:left="0"/>
        <w:rPr>
          <w:rFonts w:ascii="宋体" w:hAnsi="宋体"/>
          <w:sz w:val="28"/>
          <w:szCs w:val="28"/>
        </w:rPr>
      </w:pPr>
      <w:bookmarkStart w:id="254" w:name="_Toc289261000"/>
      <w:bookmarkStart w:id="255" w:name="_Toc291057301"/>
      <w:bookmarkStart w:id="256" w:name="_Toc342661580"/>
      <w:bookmarkStart w:id="257" w:name="_Toc429573880"/>
      <w:r w:rsidRPr="00573934">
        <w:rPr>
          <w:rFonts w:ascii="宋体" w:hAnsi="宋体" w:hint="eastAsia"/>
          <w:sz w:val="28"/>
          <w:szCs w:val="28"/>
        </w:rPr>
        <w:t>检查类型字典表</w:t>
      </w:r>
      <w:r w:rsidRPr="00573934">
        <w:rPr>
          <w:rFonts w:ascii="宋体" w:hAnsi="宋体"/>
          <w:sz w:val="28"/>
          <w:szCs w:val="28"/>
        </w:rPr>
        <w:t>(TB_DIC_RIS_Type)</w:t>
      </w:r>
      <w:bookmarkEnd w:id="254"/>
      <w:bookmarkEnd w:id="255"/>
      <w:bookmarkEnd w:id="256"/>
      <w:bookmarkEnd w:id="257"/>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8"/>
        <w:gridCol w:w="3190"/>
        <w:gridCol w:w="1850"/>
      </w:tblGrid>
      <w:tr w:rsidR="00C576A4" w:rsidRPr="00573934" w:rsidTr="0094182C">
        <w:trPr>
          <w:trHeight w:val="240"/>
        </w:trPr>
        <w:tc>
          <w:tcPr>
            <w:tcW w:w="1488" w:type="dxa"/>
          </w:tcPr>
          <w:p w:rsidR="00C576A4" w:rsidRPr="00573934" w:rsidRDefault="00C576A4" w:rsidP="0094182C">
            <w:pPr>
              <w:spacing w:line="24" w:lineRule="atLeast"/>
              <w:jc w:val="center"/>
              <w:rPr>
                <w:rFonts w:ascii="宋体" w:hAnsi="宋体"/>
                <w:b/>
              </w:rPr>
            </w:pPr>
            <w:r w:rsidRPr="00573934">
              <w:rPr>
                <w:rFonts w:ascii="宋体" w:hAnsi="宋体" w:hint="eastAsia"/>
                <w:b/>
              </w:rPr>
              <w:t>编码</w:t>
            </w:r>
          </w:p>
        </w:tc>
        <w:tc>
          <w:tcPr>
            <w:tcW w:w="3190" w:type="dxa"/>
          </w:tcPr>
          <w:p w:rsidR="00C576A4" w:rsidRPr="00573934" w:rsidRDefault="00C576A4" w:rsidP="0094182C">
            <w:pPr>
              <w:spacing w:line="24" w:lineRule="atLeast"/>
              <w:jc w:val="center"/>
              <w:rPr>
                <w:rFonts w:ascii="宋体" w:hAnsi="宋体"/>
                <w:b/>
              </w:rPr>
            </w:pPr>
            <w:r w:rsidRPr="00573934">
              <w:rPr>
                <w:rFonts w:ascii="宋体" w:hAnsi="宋体" w:hint="eastAsia"/>
                <w:b/>
              </w:rPr>
              <w:t>中文名称</w:t>
            </w:r>
          </w:p>
        </w:tc>
        <w:tc>
          <w:tcPr>
            <w:tcW w:w="1850" w:type="dxa"/>
          </w:tcPr>
          <w:p w:rsidR="00C576A4" w:rsidRPr="00573934" w:rsidRDefault="00C576A4" w:rsidP="0094182C">
            <w:pPr>
              <w:spacing w:line="24" w:lineRule="atLeast"/>
              <w:jc w:val="center"/>
              <w:rPr>
                <w:rFonts w:ascii="宋体" w:hAnsi="宋体"/>
                <w:b/>
              </w:rPr>
            </w:pPr>
            <w:r w:rsidRPr="00573934">
              <w:rPr>
                <w:rFonts w:ascii="宋体" w:hAnsi="宋体" w:hint="eastAsia"/>
                <w:b/>
              </w:rPr>
              <w:t>英文名称</w:t>
            </w:r>
          </w:p>
        </w:tc>
      </w:tr>
      <w:tr w:rsidR="00C576A4" w:rsidRPr="00573934" w:rsidTr="0094182C">
        <w:trPr>
          <w:trHeight w:val="258"/>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01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计算机</w:t>
            </w:r>
            <w:r w:rsidRPr="00573934">
              <w:rPr>
                <w:rFonts w:ascii="宋体" w:hAnsi="宋体"/>
              </w:rPr>
              <w:t>X</w:t>
            </w:r>
            <w:r w:rsidRPr="00573934">
              <w:rPr>
                <w:rFonts w:ascii="宋体" w:hAnsi="宋体" w:hint="eastAsia"/>
              </w:rPr>
              <w:t>线断层摄影</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CT </w:t>
            </w:r>
          </w:p>
        </w:tc>
      </w:tr>
      <w:tr w:rsidR="00C576A4" w:rsidRPr="00573934" w:rsidTr="0094182C">
        <w:trPr>
          <w:trHeight w:val="263"/>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02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核磁共振成像</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MR </w:t>
            </w:r>
          </w:p>
        </w:tc>
      </w:tr>
      <w:tr w:rsidR="00C576A4" w:rsidRPr="00573934" w:rsidTr="0094182C">
        <w:trPr>
          <w:trHeight w:val="261"/>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03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数字减影血管造影</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DSA </w:t>
            </w:r>
          </w:p>
        </w:tc>
      </w:tr>
      <w:tr w:rsidR="00C576A4" w:rsidRPr="00573934" w:rsidTr="0094182C">
        <w:trPr>
          <w:trHeight w:val="258"/>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04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普通</w:t>
            </w:r>
            <w:r w:rsidRPr="00573934">
              <w:rPr>
                <w:rFonts w:ascii="宋体" w:hAnsi="宋体"/>
              </w:rPr>
              <w:t>X</w:t>
            </w:r>
            <w:r w:rsidRPr="00573934">
              <w:rPr>
                <w:rFonts w:ascii="宋体" w:hAnsi="宋体" w:hint="eastAsia"/>
              </w:rPr>
              <w:t>光摄影</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X-Ray </w:t>
            </w:r>
          </w:p>
        </w:tc>
      </w:tr>
      <w:tr w:rsidR="00C576A4" w:rsidRPr="00573934" w:rsidTr="0094182C">
        <w:trPr>
          <w:trHeight w:val="258"/>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05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特殊</w:t>
            </w:r>
            <w:r w:rsidRPr="00573934">
              <w:rPr>
                <w:rFonts w:ascii="宋体" w:hAnsi="宋体"/>
              </w:rPr>
              <w:t>X</w:t>
            </w:r>
            <w:r w:rsidRPr="00573934">
              <w:rPr>
                <w:rFonts w:ascii="宋体" w:hAnsi="宋体" w:hint="eastAsia"/>
              </w:rPr>
              <w:t>光摄影</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X-Ray </w:t>
            </w:r>
          </w:p>
        </w:tc>
      </w:tr>
      <w:tr w:rsidR="00C576A4" w:rsidRPr="00573934" w:rsidTr="0094182C">
        <w:trPr>
          <w:trHeight w:val="253"/>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06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超声检查</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US </w:t>
            </w:r>
          </w:p>
        </w:tc>
      </w:tr>
      <w:tr w:rsidR="00C576A4" w:rsidRPr="00573934" w:rsidTr="0094182C">
        <w:trPr>
          <w:trHeight w:val="253"/>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07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病理检查</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Microscopy </w:t>
            </w:r>
          </w:p>
        </w:tc>
      </w:tr>
      <w:tr w:rsidR="00C576A4" w:rsidRPr="00573934" w:rsidTr="0094182C">
        <w:trPr>
          <w:trHeight w:val="251"/>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08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內镜检查</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ES </w:t>
            </w:r>
          </w:p>
        </w:tc>
      </w:tr>
      <w:tr w:rsidR="00C576A4" w:rsidRPr="00573934" w:rsidTr="0094182C">
        <w:trPr>
          <w:trHeight w:val="251"/>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09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核医学检查</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NM </w:t>
            </w:r>
          </w:p>
        </w:tc>
      </w:tr>
      <w:tr w:rsidR="00C576A4" w:rsidRPr="00573934" w:rsidTr="0094182C">
        <w:trPr>
          <w:trHeight w:val="251"/>
        </w:trPr>
        <w:tc>
          <w:tcPr>
            <w:tcW w:w="1488" w:type="dxa"/>
          </w:tcPr>
          <w:p w:rsidR="00C576A4" w:rsidRPr="00573934" w:rsidRDefault="00C576A4" w:rsidP="0094182C">
            <w:pPr>
              <w:spacing w:line="24" w:lineRule="atLeast"/>
              <w:rPr>
                <w:rFonts w:ascii="宋体" w:hAnsi="宋体"/>
              </w:rPr>
            </w:pPr>
            <w:r w:rsidRPr="00573934">
              <w:rPr>
                <w:rFonts w:ascii="宋体" w:hAnsi="宋体"/>
              </w:rPr>
              <w:t xml:space="preserve">10 </w:t>
            </w:r>
          </w:p>
        </w:tc>
        <w:tc>
          <w:tcPr>
            <w:tcW w:w="3190" w:type="dxa"/>
          </w:tcPr>
          <w:p w:rsidR="00C576A4" w:rsidRPr="00573934" w:rsidRDefault="00C576A4" w:rsidP="0094182C">
            <w:pPr>
              <w:spacing w:line="24" w:lineRule="atLeast"/>
              <w:rPr>
                <w:rFonts w:ascii="宋体" w:hAnsi="宋体"/>
              </w:rPr>
            </w:pPr>
            <w:r w:rsidRPr="00573934">
              <w:rPr>
                <w:rFonts w:ascii="宋体" w:hAnsi="宋体" w:hint="eastAsia"/>
              </w:rPr>
              <w:t>其他检查</w:t>
            </w:r>
          </w:p>
        </w:tc>
        <w:tc>
          <w:tcPr>
            <w:tcW w:w="1850" w:type="dxa"/>
          </w:tcPr>
          <w:p w:rsidR="00C576A4" w:rsidRPr="00573934" w:rsidRDefault="00C576A4" w:rsidP="0094182C">
            <w:pPr>
              <w:spacing w:line="24" w:lineRule="atLeast"/>
              <w:rPr>
                <w:rFonts w:ascii="宋体" w:hAnsi="宋体"/>
              </w:rPr>
            </w:pPr>
            <w:r w:rsidRPr="00573934">
              <w:rPr>
                <w:rFonts w:ascii="宋体" w:hAnsi="宋体"/>
              </w:rPr>
              <w:t xml:space="preserve">OT </w:t>
            </w:r>
          </w:p>
        </w:tc>
      </w:tr>
    </w:tbl>
    <w:p w:rsidR="00C576A4" w:rsidRPr="00573934" w:rsidRDefault="00C576A4" w:rsidP="00C576A4">
      <w:pPr>
        <w:spacing w:line="360" w:lineRule="auto"/>
        <w:ind w:firstLineChars="225" w:firstLine="540"/>
        <w:rPr>
          <w:rFonts w:ascii="宋体" w:hAnsi="宋体"/>
          <w:sz w:val="24"/>
          <w:szCs w:val="24"/>
        </w:rPr>
      </w:pPr>
    </w:p>
    <w:p w:rsidR="00C576A4" w:rsidRDefault="00C576A4" w:rsidP="00C576A4"/>
    <w:p w:rsidR="005213E8" w:rsidRPr="004E32DC" w:rsidRDefault="005213E8" w:rsidP="005213E8"/>
    <w:p w:rsidR="00C576A4" w:rsidRDefault="00C576A4" w:rsidP="00C576A4"/>
    <w:p w:rsidR="00C576A4" w:rsidRDefault="00C576A4" w:rsidP="00C576A4"/>
    <w:p w:rsidR="00C576A4" w:rsidRDefault="00C576A4" w:rsidP="00C576A4"/>
    <w:p w:rsidR="00C576A4" w:rsidRPr="00C576A4" w:rsidRDefault="00C576A4" w:rsidP="00C576A4"/>
    <w:p w:rsidR="005213E8" w:rsidRPr="00416A33" w:rsidRDefault="00C576A4" w:rsidP="005213E8">
      <w:pPr>
        <w:pStyle w:val="1"/>
      </w:pPr>
      <w:bookmarkStart w:id="258" w:name="_Toc429573881"/>
      <w:r>
        <w:rPr>
          <w:rFonts w:ascii="宋体" w:hAnsi="宋体" w:hint="eastAsia"/>
        </w:rPr>
        <w:t>EMR</w:t>
      </w:r>
      <w:r w:rsidR="005213E8" w:rsidRPr="00416A33">
        <w:rPr>
          <w:rFonts w:ascii="宋体" w:hAnsi="宋体" w:hint="eastAsia"/>
        </w:rPr>
        <w:t>基本业务数据</w:t>
      </w:r>
      <w:bookmarkEnd w:id="258"/>
    </w:p>
    <w:p w:rsidR="005213E8" w:rsidRPr="00BE0DB5" w:rsidRDefault="005213E8" w:rsidP="005213E8">
      <w:pPr>
        <w:pStyle w:val="af3"/>
        <w:keepNext/>
        <w:keepLines/>
        <w:numPr>
          <w:ilvl w:val="0"/>
          <w:numId w:val="2"/>
        </w:numPr>
        <w:spacing w:before="340" w:after="330" w:line="576" w:lineRule="auto"/>
        <w:ind w:firstLineChars="0"/>
        <w:outlineLvl w:val="1"/>
        <w:rPr>
          <w:rFonts w:ascii="宋体" w:eastAsia="黑体" w:hAnsi="宋体"/>
          <w:b/>
          <w:vanish/>
          <w:kern w:val="44"/>
          <w:sz w:val="44"/>
        </w:rPr>
      </w:pPr>
      <w:bookmarkStart w:id="259" w:name="_Toc421191133"/>
      <w:bookmarkStart w:id="260" w:name="_Toc421194246"/>
      <w:bookmarkStart w:id="261" w:name="_Toc422168579"/>
      <w:bookmarkStart w:id="262" w:name="_Toc426121483"/>
      <w:bookmarkStart w:id="263" w:name="_Toc429573717"/>
      <w:bookmarkStart w:id="264" w:name="_Toc429573882"/>
      <w:bookmarkStart w:id="265" w:name="_Toc286839465"/>
      <w:bookmarkStart w:id="266" w:name="_Toc287259399"/>
      <w:bookmarkEnd w:id="259"/>
      <w:bookmarkEnd w:id="260"/>
      <w:bookmarkEnd w:id="261"/>
      <w:bookmarkEnd w:id="262"/>
      <w:bookmarkEnd w:id="263"/>
      <w:bookmarkEnd w:id="264"/>
    </w:p>
    <w:p w:rsidR="005213E8" w:rsidRPr="00BE0DB5" w:rsidRDefault="005213E8" w:rsidP="005213E8">
      <w:pPr>
        <w:pStyle w:val="af3"/>
        <w:keepNext/>
        <w:keepLines/>
        <w:numPr>
          <w:ilvl w:val="1"/>
          <w:numId w:val="2"/>
        </w:numPr>
        <w:spacing w:before="340" w:after="330" w:line="576" w:lineRule="auto"/>
        <w:ind w:firstLineChars="0"/>
        <w:outlineLvl w:val="1"/>
        <w:rPr>
          <w:rFonts w:ascii="宋体" w:eastAsia="黑体" w:hAnsi="宋体"/>
          <w:b/>
          <w:vanish/>
          <w:kern w:val="44"/>
          <w:sz w:val="44"/>
        </w:rPr>
      </w:pPr>
      <w:bookmarkStart w:id="267" w:name="_Toc421191134"/>
      <w:bookmarkStart w:id="268" w:name="_Toc421194247"/>
      <w:bookmarkStart w:id="269" w:name="_Toc422168580"/>
      <w:bookmarkStart w:id="270" w:name="_Toc426121484"/>
      <w:bookmarkStart w:id="271" w:name="_Toc429573718"/>
      <w:bookmarkStart w:id="272" w:name="_Toc429573883"/>
      <w:bookmarkEnd w:id="267"/>
      <w:bookmarkEnd w:id="268"/>
      <w:bookmarkEnd w:id="269"/>
      <w:bookmarkEnd w:id="270"/>
      <w:bookmarkEnd w:id="271"/>
      <w:bookmarkEnd w:id="272"/>
    </w:p>
    <w:p w:rsidR="005213E8" w:rsidRPr="00ED7D51" w:rsidRDefault="00ED7D51" w:rsidP="00ED7D51">
      <w:pPr>
        <w:pStyle w:val="2"/>
      </w:pPr>
      <w:r w:rsidRPr="00ED7D51">
        <w:rPr>
          <w:rFonts w:hint="eastAsia"/>
        </w:rPr>
        <w:t>病历概要</w:t>
      </w:r>
    </w:p>
    <w:p w:rsidR="005213E8" w:rsidRPr="00362555" w:rsidRDefault="005213E8" w:rsidP="0049659C">
      <w:pPr>
        <w:pStyle w:val="3"/>
      </w:pPr>
      <w:bookmarkStart w:id="273" w:name="_Toc429573884"/>
      <w:r w:rsidRPr="00362555">
        <w:rPr>
          <w:rFonts w:hint="eastAsia"/>
        </w:rPr>
        <w:t>基本健康信息</w:t>
      </w:r>
      <w:r>
        <w:rPr>
          <w:rFonts w:hint="eastAsia"/>
        </w:rPr>
        <w:t>（</w:t>
      </w:r>
      <w:r w:rsidRPr="001F7DF3">
        <w:rPr>
          <w:rFonts w:hint="eastAsia"/>
        </w:rPr>
        <w:t>TB_EMR_JBJKXX</w:t>
      </w:r>
      <w:r>
        <w:rPr>
          <w:rFonts w:hint="eastAsia"/>
        </w:rPr>
        <w:t>）</w:t>
      </w:r>
      <w:bookmarkEnd w:id="273"/>
    </w:p>
    <w:tbl>
      <w:tblPr>
        <w:tblW w:w="10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0"/>
        <w:gridCol w:w="1610"/>
        <w:gridCol w:w="900"/>
        <w:gridCol w:w="1260"/>
        <w:gridCol w:w="684"/>
        <w:gridCol w:w="744"/>
        <w:gridCol w:w="3396"/>
      </w:tblGrid>
      <w:tr w:rsidR="005213E8" w:rsidRPr="004E3FEE" w:rsidTr="008F7C35">
        <w:trPr>
          <w:trHeight w:val="403"/>
          <w:jc w:val="center"/>
        </w:trPr>
        <w:tc>
          <w:tcPr>
            <w:tcW w:w="1990" w:type="dxa"/>
            <w:tcBorders>
              <w:bottom w:val="single" w:sz="4" w:space="0" w:color="auto"/>
            </w:tcBorders>
            <w:shd w:val="clear" w:color="auto" w:fill="D9D9D9"/>
            <w:vAlign w:val="center"/>
          </w:tcPr>
          <w:p w:rsidR="005213E8" w:rsidRPr="00E5778E" w:rsidRDefault="005213E8" w:rsidP="00512E3F">
            <w:pPr>
              <w:jc w:val="center"/>
              <w:rPr>
                <w:rFonts w:ascii="宋体" w:hAnsi="宋体"/>
                <w:b/>
                <w:szCs w:val="21"/>
              </w:rPr>
            </w:pPr>
            <w:r w:rsidRPr="00E5778E">
              <w:rPr>
                <w:rFonts w:ascii="宋体" w:hAnsi="宋体" w:hint="eastAsia"/>
                <w:b/>
                <w:szCs w:val="21"/>
              </w:rPr>
              <w:t>标准</w:t>
            </w:r>
          </w:p>
        </w:tc>
        <w:tc>
          <w:tcPr>
            <w:tcW w:w="1610"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数据项</w:t>
            </w:r>
          </w:p>
        </w:tc>
        <w:tc>
          <w:tcPr>
            <w:tcW w:w="900" w:type="dxa"/>
            <w:tcBorders>
              <w:bottom w:val="single" w:sz="4" w:space="0" w:color="auto"/>
            </w:tcBorders>
            <w:shd w:val="clear" w:color="auto" w:fill="D9D9D9"/>
            <w:vAlign w:val="center"/>
          </w:tcPr>
          <w:p w:rsidR="005213E8" w:rsidRPr="004E3FEE" w:rsidRDefault="005213E8" w:rsidP="00512E3F">
            <w:pPr>
              <w:ind w:leftChars="-45" w:left="-94" w:rightChars="-48" w:right="-101"/>
              <w:jc w:val="center"/>
              <w:rPr>
                <w:rFonts w:ascii="宋体" w:hAnsi="宋体"/>
                <w:b/>
                <w:szCs w:val="21"/>
              </w:rPr>
            </w:pPr>
            <w:r>
              <w:rPr>
                <w:rFonts w:ascii="宋体" w:hAnsi="宋体" w:hint="eastAsia"/>
                <w:b/>
                <w:szCs w:val="21"/>
              </w:rPr>
              <w:t>字段名</w:t>
            </w:r>
          </w:p>
        </w:tc>
        <w:tc>
          <w:tcPr>
            <w:tcW w:w="1260"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数据类型</w:t>
            </w:r>
          </w:p>
        </w:tc>
        <w:tc>
          <w:tcPr>
            <w:tcW w:w="684"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长度</w:t>
            </w:r>
          </w:p>
        </w:tc>
        <w:tc>
          <w:tcPr>
            <w:tcW w:w="744"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填报要求</w:t>
            </w:r>
          </w:p>
        </w:tc>
        <w:tc>
          <w:tcPr>
            <w:tcW w:w="3396"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说明</w:t>
            </w:r>
          </w:p>
        </w:tc>
      </w:tr>
      <w:tr w:rsidR="005213E8" w:rsidRPr="004E3FEE" w:rsidTr="008F7C35">
        <w:trPr>
          <w:trHeight w:val="403"/>
          <w:jc w:val="center"/>
        </w:trPr>
        <w:tc>
          <w:tcPr>
            <w:tcW w:w="1990" w:type="dxa"/>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bCs/>
                <w:kern w:val="0"/>
              </w:rPr>
              <w:t>DE08.10.052.00</w:t>
            </w:r>
          </w:p>
        </w:tc>
        <w:tc>
          <w:tcPr>
            <w:tcW w:w="1610"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医疗机构代码</w:t>
            </w:r>
          </w:p>
        </w:tc>
        <w:tc>
          <w:tcPr>
            <w:tcW w:w="900"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YLJGDM</w:t>
            </w:r>
          </w:p>
        </w:tc>
        <w:tc>
          <w:tcPr>
            <w:tcW w:w="1260"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bCs/>
                <w:kern w:val="0"/>
                <w:szCs w:val="21"/>
              </w:rPr>
              <w:t>字符串</w:t>
            </w:r>
          </w:p>
        </w:tc>
        <w:tc>
          <w:tcPr>
            <w:tcW w:w="684"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bCs/>
                <w:kern w:val="0"/>
                <w:szCs w:val="21"/>
              </w:rPr>
              <w:t>22</w:t>
            </w:r>
          </w:p>
        </w:tc>
        <w:tc>
          <w:tcPr>
            <w:tcW w:w="744"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bCs/>
                <w:kern w:val="0"/>
                <w:szCs w:val="21"/>
              </w:rPr>
              <w:t>必填</w:t>
            </w:r>
          </w:p>
        </w:tc>
        <w:tc>
          <w:tcPr>
            <w:tcW w:w="3396"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 xml:space="preserve">复合主键； </w:t>
            </w:r>
          </w:p>
        </w:tc>
      </w:tr>
      <w:tr w:rsidR="005213E8" w:rsidRPr="004E3FEE" w:rsidTr="008F7C35">
        <w:trPr>
          <w:trHeight w:val="403"/>
          <w:jc w:val="center"/>
        </w:trPr>
        <w:tc>
          <w:tcPr>
            <w:tcW w:w="1990" w:type="dxa"/>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WDDE01.00.001.00</w:t>
            </w:r>
          </w:p>
        </w:tc>
        <w:tc>
          <w:tcPr>
            <w:tcW w:w="1610"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900"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1260"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84"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44"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8F7C35">
        <w:trPr>
          <w:trHeight w:val="403"/>
          <w:jc w:val="center"/>
        </w:trPr>
        <w:tc>
          <w:tcPr>
            <w:tcW w:w="1990" w:type="dxa"/>
            <w:tcBorders>
              <w:bottom w:val="single" w:sz="4" w:space="0" w:color="auto"/>
            </w:tcBorders>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WDDE01.00.002.00</w:t>
            </w:r>
          </w:p>
        </w:tc>
        <w:tc>
          <w:tcPr>
            <w:tcW w:w="1610"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900"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1260"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84"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44"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r w:rsidR="00E2545B">
              <w:rPr>
                <w:rFonts w:ascii="宋体" w:hAnsi="宋体" w:cs="宋体" w:hint="eastAsia"/>
                <w:color w:val="000000"/>
                <w:kern w:val="0"/>
                <w:szCs w:val="21"/>
              </w:rPr>
              <w:t>见前述“挂号”的说明（7）</w:t>
            </w:r>
            <w:r w:rsidR="00E2545B" w:rsidRPr="00464D48">
              <w:rPr>
                <w:rFonts w:ascii="宋体" w:hAnsi="宋体" w:hint="eastAsia"/>
                <w:szCs w:val="21"/>
              </w:rPr>
              <w:t xml:space="preserve"> 见前述“挂号”的说明（7）。</w:t>
            </w:r>
          </w:p>
        </w:tc>
      </w:tr>
      <w:tr w:rsidR="005213E8" w:rsidRPr="004E3FEE" w:rsidTr="008F7C35">
        <w:trPr>
          <w:trHeight w:val="403"/>
          <w:jc w:val="center"/>
        </w:trPr>
        <w:tc>
          <w:tcPr>
            <w:tcW w:w="1990" w:type="dxa"/>
            <w:shd w:val="clear" w:color="auto" w:fill="auto"/>
          </w:tcPr>
          <w:p w:rsidR="005213E8" w:rsidRPr="00343EEE" w:rsidRDefault="005213E8" w:rsidP="00512E3F">
            <w:pPr>
              <w:widowControl/>
              <w:ind w:leftChars="-49" w:left="-103"/>
              <w:jc w:val="center"/>
              <w:rPr>
                <w:rFonts w:cs="宋体"/>
                <w:bCs/>
                <w:kern w:val="0"/>
              </w:rPr>
            </w:pPr>
            <w:r w:rsidRPr="00343EEE">
              <w:rPr>
                <w:rFonts w:cs="宋体" w:hint="eastAsia"/>
                <w:bCs/>
                <w:kern w:val="0"/>
              </w:rPr>
              <w:t>WDDE01.00.138.00</w:t>
            </w:r>
          </w:p>
        </w:tc>
        <w:tc>
          <w:tcPr>
            <w:tcW w:w="161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900"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26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684"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44"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396"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8F7C35">
        <w:trPr>
          <w:trHeight w:val="403"/>
          <w:jc w:val="center"/>
        </w:trPr>
        <w:tc>
          <w:tcPr>
            <w:tcW w:w="1990" w:type="dxa"/>
            <w:shd w:val="clear" w:color="auto" w:fill="auto"/>
            <w:vAlign w:val="center"/>
          </w:tcPr>
          <w:p w:rsidR="00E2545B" w:rsidRPr="00343EEE" w:rsidRDefault="00E2545B" w:rsidP="00512E3F">
            <w:pPr>
              <w:widowControl/>
              <w:ind w:leftChars="-49" w:left="-103"/>
              <w:jc w:val="center"/>
              <w:rPr>
                <w:rFonts w:cs="宋体"/>
                <w:bCs/>
                <w:kern w:val="0"/>
              </w:rPr>
            </w:pPr>
            <w:r w:rsidRPr="00343EEE">
              <w:rPr>
                <w:rFonts w:cs="宋体" w:hint="eastAsia"/>
                <w:bCs/>
                <w:kern w:val="0"/>
              </w:rPr>
              <w:t>DE01.00.014.00</w:t>
            </w:r>
          </w:p>
        </w:tc>
        <w:tc>
          <w:tcPr>
            <w:tcW w:w="161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90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26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8F7C35">
        <w:trPr>
          <w:trHeight w:val="403"/>
          <w:jc w:val="center"/>
        </w:trPr>
        <w:tc>
          <w:tcPr>
            <w:tcW w:w="1990" w:type="dxa"/>
            <w:shd w:val="clear" w:color="auto" w:fill="auto"/>
            <w:vAlign w:val="center"/>
          </w:tcPr>
          <w:p w:rsidR="00E2545B" w:rsidRPr="00343EEE" w:rsidRDefault="00E2545B" w:rsidP="00512E3F">
            <w:pPr>
              <w:widowControl/>
              <w:ind w:leftChars="-49" w:left="-103"/>
              <w:jc w:val="center"/>
              <w:rPr>
                <w:rFonts w:cs="宋体"/>
                <w:bCs/>
                <w:kern w:val="0"/>
              </w:rPr>
            </w:pPr>
            <w:r w:rsidRPr="00343EEE">
              <w:rPr>
                <w:rFonts w:cs="宋体" w:hint="eastAsia"/>
                <w:bCs/>
                <w:kern w:val="0"/>
              </w:rPr>
              <w:t>DE01.00.010.00</w:t>
            </w:r>
          </w:p>
        </w:tc>
        <w:tc>
          <w:tcPr>
            <w:tcW w:w="161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900"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26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1A42AF"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DE04.50.001.00</w:t>
            </w:r>
          </w:p>
        </w:tc>
        <w:tc>
          <w:tcPr>
            <w:tcW w:w="161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ABO血型代码</w:t>
            </w:r>
          </w:p>
        </w:tc>
        <w:tc>
          <w:tcPr>
            <w:tcW w:w="90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ABOXXDM</w:t>
            </w:r>
          </w:p>
        </w:tc>
        <w:tc>
          <w:tcPr>
            <w:tcW w:w="1260" w:type="dxa"/>
            <w:shd w:val="clear" w:color="auto" w:fill="auto"/>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w:t>
            </w:r>
          </w:p>
        </w:tc>
        <w:tc>
          <w:tcPr>
            <w:tcW w:w="68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见说明（1），CV04.50.005ABO 血型代码表</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DE04.50.010.00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Rh血型代码</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RHXXDM</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见说明（2），CV04.50.020</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DE02.10.026.00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疾病史(含外伤）</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JBSHWS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w:t>
            </w:r>
            <w:r w:rsidRPr="00643597">
              <w:rPr>
                <w:rFonts w:ascii="宋体" w:hAnsi="宋体" w:cs="宋体" w:hint="eastAsia"/>
                <w:kern w:val="0"/>
                <w:szCs w:val="21"/>
              </w:rPr>
              <w:t>”隔开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DE02.10.008.00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传染病史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CRBS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643597">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DE02.10.101.00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预防接种史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YFJZS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DE02.10.061.00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手术史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SSS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DE02.10.100.00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SXS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DE02.10.022.00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过敏史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GMS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DE02.10.097.00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个人史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GRS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DE02.10.098.00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婚育史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HYS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Default="005213E8" w:rsidP="00512E3F">
            <w:pPr>
              <w:jc w:val="center"/>
            </w:pPr>
            <w:r w:rsidRPr="001F05FC">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DE02.10.102.00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月经史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YJS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8F7C35">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lastRenderedPageBreak/>
              <w:t>DE02.10.103.00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家族史</w:t>
            </w:r>
          </w:p>
        </w:tc>
        <w:tc>
          <w:tcPr>
            <w:tcW w:w="90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JZS</w:t>
            </w:r>
          </w:p>
        </w:tc>
        <w:tc>
          <w:tcPr>
            <w:tcW w:w="1260"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8F7C35" w:rsidRPr="004E3FEE" w:rsidTr="008F7C35">
        <w:trPr>
          <w:trHeight w:val="403"/>
          <w:jc w:val="center"/>
        </w:trPr>
        <w:tc>
          <w:tcPr>
            <w:tcW w:w="1990" w:type="dxa"/>
            <w:vAlign w:val="center"/>
          </w:tcPr>
          <w:p w:rsidR="008F7C35" w:rsidRPr="00BF11BC" w:rsidRDefault="008F7C35" w:rsidP="008F7C35">
            <w:pPr>
              <w:autoSpaceDE w:val="0"/>
              <w:autoSpaceDN w:val="0"/>
              <w:adjustRightInd w:val="0"/>
            </w:pPr>
            <w:r w:rsidRPr="004D2C0D">
              <w:rPr>
                <w:rFonts w:cs="宋体" w:hint="eastAsia"/>
                <w:bCs/>
                <w:kern w:val="0"/>
              </w:rPr>
              <w:t>DE02.10.071.00</w:t>
            </w:r>
          </w:p>
        </w:tc>
        <w:tc>
          <w:tcPr>
            <w:tcW w:w="1610" w:type="dxa"/>
          </w:tcPr>
          <w:p w:rsidR="008F7C35" w:rsidRPr="00464D48" w:rsidRDefault="008F7C35" w:rsidP="008F7C35">
            <w:pPr>
              <w:autoSpaceDE w:val="0"/>
              <w:autoSpaceDN w:val="0"/>
              <w:adjustRightInd w:val="0"/>
              <w:rPr>
                <w:rFonts w:ascii="宋体" w:hAnsi="宋体"/>
                <w:szCs w:val="21"/>
              </w:rPr>
            </w:pPr>
            <w:r w:rsidRPr="00BF11BC">
              <w:rPr>
                <w:rFonts w:hint="eastAsia"/>
              </w:rPr>
              <w:t>现病史</w:t>
            </w:r>
          </w:p>
        </w:tc>
        <w:tc>
          <w:tcPr>
            <w:tcW w:w="900" w:type="dxa"/>
          </w:tcPr>
          <w:p w:rsidR="008F7C35" w:rsidRPr="00464D48" w:rsidRDefault="008F7C35" w:rsidP="008F7C35">
            <w:pPr>
              <w:autoSpaceDE w:val="0"/>
              <w:autoSpaceDN w:val="0"/>
              <w:adjustRightInd w:val="0"/>
              <w:rPr>
                <w:rFonts w:ascii="宋体" w:hAnsi="宋体"/>
                <w:szCs w:val="21"/>
              </w:rPr>
            </w:pPr>
            <w:r w:rsidRPr="00BF11BC">
              <w:rPr>
                <w:rFonts w:hint="eastAsia"/>
              </w:rPr>
              <w:t>XBS</w:t>
            </w:r>
          </w:p>
        </w:tc>
        <w:tc>
          <w:tcPr>
            <w:tcW w:w="1260" w:type="dxa"/>
          </w:tcPr>
          <w:p w:rsidR="008F7C35" w:rsidRPr="00464D48" w:rsidRDefault="008F7C35" w:rsidP="008F7C35">
            <w:pPr>
              <w:autoSpaceDE w:val="0"/>
              <w:autoSpaceDN w:val="0"/>
              <w:adjustRightInd w:val="0"/>
              <w:rPr>
                <w:rFonts w:ascii="宋体" w:hAnsi="宋体"/>
                <w:szCs w:val="21"/>
              </w:rPr>
            </w:pPr>
            <w:r w:rsidRPr="00BF11BC">
              <w:rPr>
                <w:rFonts w:hint="eastAsia"/>
              </w:rPr>
              <w:t>字符串</w:t>
            </w:r>
          </w:p>
        </w:tc>
        <w:tc>
          <w:tcPr>
            <w:tcW w:w="684" w:type="dxa"/>
          </w:tcPr>
          <w:p w:rsidR="008F7C35" w:rsidRPr="00464D48" w:rsidRDefault="008F7C35" w:rsidP="008F7C35">
            <w:pPr>
              <w:autoSpaceDE w:val="0"/>
              <w:autoSpaceDN w:val="0"/>
              <w:adjustRightInd w:val="0"/>
              <w:rPr>
                <w:rFonts w:ascii="宋体" w:hAnsi="宋体"/>
                <w:szCs w:val="21"/>
              </w:rPr>
            </w:pPr>
            <w:r w:rsidRPr="00BF11BC">
              <w:rPr>
                <w:rFonts w:hint="eastAsia"/>
              </w:rPr>
              <w:t>2000</w:t>
            </w:r>
          </w:p>
        </w:tc>
        <w:tc>
          <w:tcPr>
            <w:tcW w:w="744" w:type="dxa"/>
          </w:tcPr>
          <w:p w:rsidR="008F7C35" w:rsidRPr="00464D48" w:rsidRDefault="008F7C35" w:rsidP="008F7C35">
            <w:pPr>
              <w:autoSpaceDE w:val="0"/>
              <w:autoSpaceDN w:val="0"/>
              <w:adjustRightInd w:val="0"/>
              <w:rPr>
                <w:rFonts w:ascii="宋体" w:hAnsi="宋体"/>
                <w:szCs w:val="21"/>
              </w:rPr>
            </w:pPr>
            <w:r w:rsidRPr="00BF11BC">
              <w:rPr>
                <w:rFonts w:hint="eastAsia"/>
              </w:rPr>
              <w:t>可选</w:t>
            </w:r>
          </w:p>
        </w:tc>
        <w:tc>
          <w:tcPr>
            <w:tcW w:w="3396" w:type="dxa"/>
          </w:tcPr>
          <w:p w:rsidR="008F7C35" w:rsidRPr="00464D48" w:rsidRDefault="008F7C35" w:rsidP="008F7C35">
            <w:pPr>
              <w:autoSpaceDE w:val="0"/>
              <w:autoSpaceDN w:val="0"/>
              <w:adjustRightInd w:val="0"/>
              <w:rPr>
                <w:rFonts w:ascii="宋体" w:hAnsi="宋体"/>
                <w:szCs w:val="21"/>
              </w:rPr>
            </w:pPr>
            <w:r w:rsidRPr="00BF11BC">
              <w:rPr>
                <w:rFonts w:hint="eastAsia"/>
              </w:rPr>
              <w:t>有多项时用“；”隔开</w:t>
            </w:r>
          </w:p>
        </w:tc>
      </w:tr>
      <w:tr w:rsidR="008F7C35" w:rsidRPr="004E3FEE" w:rsidTr="008F7C35">
        <w:trPr>
          <w:trHeight w:val="403"/>
          <w:jc w:val="center"/>
        </w:trPr>
        <w:tc>
          <w:tcPr>
            <w:tcW w:w="1990" w:type="dxa"/>
            <w:vAlign w:val="center"/>
          </w:tcPr>
          <w:p w:rsidR="008F7C35" w:rsidRPr="00BF11BC" w:rsidRDefault="008F7C35" w:rsidP="008F7C35">
            <w:pPr>
              <w:autoSpaceDE w:val="0"/>
              <w:autoSpaceDN w:val="0"/>
              <w:adjustRightInd w:val="0"/>
            </w:pPr>
            <w:r w:rsidRPr="004D2C0D">
              <w:rPr>
                <w:rFonts w:cs="宋体" w:hint="eastAsia"/>
                <w:bCs/>
                <w:kern w:val="0"/>
              </w:rPr>
              <w:t>DE02.10.099.00</w:t>
            </w:r>
          </w:p>
        </w:tc>
        <w:tc>
          <w:tcPr>
            <w:tcW w:w="1610" w:type="dxa"/>
          </w:tcPr>
          <w:p w:rsidR="008F7C35" w:rsidRPr="00464D48" w:rsidRDefault="008F7C35" w:rsidP="008F7C35">
            <w:pPr>
              <w:autoSpaceDE w:val="0"/>
              <w:autoSpaceDN w:val="0"/>
              <w:adjustRightInd w:val="0"/>
              <w:rPr>
                <w:rFonts w:ascii="宋体" w:hAnsi="宋体"/>
                <w:szCs w:val="21"/>
              </w:rPr>
            </w:pPr>
            <w:r w:rsidRPr="00BF11BC">
              <w:rPr>
                <w:rFonts w:hint="eastAsia"/>
              </w:rPr>
              <w:t>既往史</w:t>
            </w:r>
          </w:p>
        </w:tc>
        <w:tc>
          <w:tcPr>
            <w:tcW w:w="900" w:type="dxa"/>
          </w:tcPr>
          <w:p w:rsidR="008F7C35" w:rsidRPr="00464D48" w:rsidRDefault="008F7C35" w:rsidP="008F7C35">
            <w:pPr>
              <w:autoSpaceDE w:val="0"/>
              <w:autoSpaceDN w:val="0"/>
              <w:adjustRightInd w:val="0"/>
              <w:rPr>
                <w:rFonts w:ascii="宋体" w:hAnsi="宋体"/>
                <w:szCs w:val="21"/>
              </w:rPr>
            </w:pPr>
            <w:r w:rsidRPr="00BF11BC">
              <w:rPr>
                <w:rFonts w:hint="eastAsia"/>
              </w:rPr>
              <w:t>JWS</w:t>
            </w:r>
          </w:p>
        </w:tc>
        <w:tc>
          <w:tcPr>
            <w:tcW w:w="1260" w:type="dxa"/>
          </w:tcPr>
          <w:p w:rsidR="008F7C35" w:rsidRPr="00464D48" w:rsidRDefault="008F7C35" w:rsidP="008F7C35">
            <w:pPr>
              <w:autoSpaceDE w:val="0"/>
              <w:autoSpaceDN w:val="0"/>
              <w:adjustRightInd w:val="0"/>
              <w:rPr>
                <w:rFonts w:ascii="宋体" w:hAnsi="宋体"/>
                <w:szCs w:val="21"/>
              </w:rPr>
            </w:pPr>
            <w:r w:rsidRPr="00BF11BC">
              <w:rPr>
                <w:rFonts w:hint="eastAsia"/>
              </w:rPr>
              <w:t>字符串</w:t>
            </w:r>
          </w:p>
        </w:tc>
        <w:tc>
          <w:tcPr>
            <w:tcW w:w="684" w:type="dxa"/>
          </w:tcPr>
          <w:p w:rsidR="008F7C35" w:rsidRPr="00464D48" w:rsidRDefault="008F7C35" w:rsidP="008F7C35">
            <w:pPr>
              <w:autoSpaceDE w:val="0"/>
              <w:autoSpaceDN w:val="0"/>
              <w:adjustRightInd w:val="0"/>
              <w:rPr>
                <w:rFonts w:ascii="宋体" w:hAnsi="宋体"/>
                <w:szCs w:val="21"/>
              </w:rPr>
            </w:pPr>
            <w:r w:rsidRPr="00BF11BC">
              <w:rPr>
                <w:rFonts w:hint="eastAsia"/>
              </w:rPr>
              <w:t>1000</w:t>
            </w:r>
          </w:p>
        </w:tc>
        <w:tc>
          <w:tcPr>
            <w:tcW w:w="744" w:type="dxa"/>
          </w:tcPr>
          <w:p w:rsidR="008F7C35" w:rsidRPr="00464D48" w:rsidRDefault="008F7C35" w:rsidP="008F7C35">
            <w:pPr>
              <w:autoSpaceDE w:val="0"/>
              <w:autoSpaceDN w:val="0"/>
              <w:adjustRightInd w:val="0"/>
              <w:rPr>
                <w:rFonts w:ascii="宋体" w:hAnsi="宋体"/>
                <w:szCs w:val="21"/>
              </w:rPr>
            </w:pPr>
            <w:r w:rsidRPr="00BF11BC">
              <w:rPr>
                <w:rFonts w:hint="eastAsia"/>
              </w:rPr>
              <w:t>可选</w:t>
            </w:r>
          </w:p>
        </w:tc>
        <w:tc>
          <w:tcPr>
            <w:tcW w:w="3396" w:type="dxa"/>
          </w:tcPr>
          <w:p w:rsidR="008F7C35" w:rsidRPr="00464D48" w:rsidRDefault="008F7C35" w:rsidP="008F7C35">
            <w:pPr>
              <w:autoSpaceDE w:val="0"/>
              <w:autoSpaceDN w:val="0"/>
              <w:adjustRightInd w:val="0"/>
              <w:rPr>
                <w:rFonts w:ascii="宋体" w:hAnsi="宋体"/>
                <w:szCs w:val="21"/>
              </w:rPr>
            </w:pPr>
            <w:r w:rsidRPr="00BF11BC">
              <w:rPr>
                <w:rFonts w:hint="eastAsia"/>
              </w:rPr>
              <w:t>有多项时用“；”隔开</w:t>
            </w:r>
          </w:p>
        </w:tc>
      </w:tr>
      <w:tr w:rsidR="008F7C35" w:rsidRPr="004E3FEE" w:rsidTr="008F7C35">
        <w:trPr>
          <w:trHeight w:val="403"/>
          <w:jc w:val="center"/>
        </w:trPr>
        <w:tc>
          <w:tcPr>
            <w:tcW w:w="1990" w:type="dxa"/>
            <w:vAlign w:val="center"/>
          </w:tcPr>
          <w:p w:rsidR="008F7C35" w:rsidRPr="00343EEE" w:rsidRDefault="008F7C35" w:rsidP="00512E3F">
            <w:pPr>
              <w:widowControl/>
              <w:ind w:leftChars="-49" w:left="-103"/>
              <w:jc w:val="center"/>
              <w:rPr>
                <w:rFonts w:cs="宋体"/>
                <w:bCs/>
                <w:kern w:val="0"/>
              </w:rPr>
            </w:pPr>
            <w:r w:rsidRPr="00343EEE">
              <w:rPr>
                <w:rFonts w:cs="宋体" w:hint="eastAsia"/>
                <w:bCs/>
                <w:kern w:val="0"/>
              </w:rPr>
              <w:t>WDDE99.00.002.00</w:t>
            </w:r>
          </w:p>
        </w:tc>
        <w:tc>
          <w:tcPr>
            <w:tcW w:w="1610" w:type="dxa"/>
            <w:vAlign w:val="center"/>
          </w:tcPr>
          <w:p w:rsidR="008F7C35" w:rsidRPr="003E4911" w:rsidRDefault="008F7C35" w:rsidP="00512E3F">
            <w:pPr>
              <w:autoSpaceDE w:val="0"/>
              <w:autoSpaceDN w:val="0"/>
              <w:adjustRightInd w:val="0"/>
              <w:rPr>
                <w:rFonts w:ascii="宋体" w:hAnsi="宋体"/>
                <w:szCs w:val="21"/>
              </w:rPr>
            </w:pPr>
            <w:r w:rsidRPr="003E4911">
              <w:rPr>
                <w:rFonts w:ascii="宋体" w:hAnsi="宋体" w:hint="eastAsia"/>
                <w:szCs w:val="21"/>
              </w:rPr>
              <w:t>修改标志</w:t>
            </w:r>
          </w:p>
        </w:tc>
        <w:tc>
          <w:tcPr>
            <w:tcW w:w="900" w:type="dxa"/>
            <w:vAlign w:val="center"/>
          </w:tcPr>
          <w:p w:rsidR="008F7C35" w:rsidRPr="003E4911" w:rsidRDefault="008F7C35" w:rsidP="00512E3F">
            <w:pPr>
              <w:autoSpaceDE w:val="0"/>
              <w:autoSpaceDN w:val="0"/>
              <w:adjustRightInd w:val="0"/>
              <w:jc w:val="center"/>
              <w:rPr>
                <w:rFonts w:ascii="宋体" w:hAnsi="宋体"/>
                <w:szCs w:val="21"/>
              </w:rPr>
            </w:pPr>
            <w:r w:rsidRPr="003E4911">
              <w:rPr>
                <w:rFonts w:ascii="宋体" w:hAnsi="宋体" w:hint="eastAsia"/>
                <w:szCs w:val="21"/>
              </w:rPr>
              <w:t>XGBZ</w:t>
            </w:r>
          </w:p>
        </w:tc>
        <w:tc>
          <w:tcPr>
            <w:tcW w:w="1260" w:type="dxa"/>
            <w:vAlign w:val="center"/>
          </w:tcPr>
          <w:p w:rsidR="008F7C35" w:rsidRPr="003E4911" w:rsidRDefault="008F7C35" w:rsidP="00512E3F">
            <w:pPr>
              <w:autoSpaceDE w:val="0"/>
              <w:autoSpaceDN w:val="0"/>
              <w:adjustRightInd w:val="0"/>
              <w:jc w:val="center"/>
              <w:rPr>
                <w:rFonts w:ascii="宋体" w:hAnsi="宋体"/>
                <w:szCs w:val="21"/>
              </w:rPr>
            </w:pPr>
            <w:r>
              <w:rPr>
                <w:rFonts w:ascii="宋体" w:hAnsi="宋体" w:hint="eastAsia"/>
                <w:szCs w:val="21"/>
              </w:rPr>
              <w:t>字符</w:t>
            </w:r>
          </w:p>
        </w:tc>
        <w:tc>
          <w:tcPr>
            <w:tcW w:w="684" w:type="dxa"/>
            <w:vAlign w:val="center"/>
          </w:tcPr>
          <w:p w:rsidR="008F7C35" w:rsidRPr="003E4911" w:rsidRDefault="008F7C35" w:rsidP="00512E3F">
            <w:pPr>
              <w:autoSpaceDE w:val="0"/>
              <w:autoSpaceDN w:val="0"/>
              <w:adjustRightInd w:val="0"/>
              <w:jc w:val="center"/>
              <w:rPr>
                <w:rFonts w:ascii="宋体" w:hAnsi="宋体"/>
                <w:szCs w:val="21"/>
              </w:rPr>
            </w:pPr>
            <w:r>
              <w:rPr>
                <w:rFonts w:ascii="宋体" w:hAnsi="宋体" w:hint="eastAsia"/>
                <w:szCs w:val="21"/>
              </w:rPr>
              <w:t>1</w:t>
            </w:r>
          </w:p>
        </w:tc>
        <w:tc>
          <w:tcPr>
            <w:tcW w:w="744" w:type="dxa"/>
            <w:vAlign w:val="center"/>
          </w:tcPr>
          <w:p w:rsidR="008F7C35" w:rsidRPr="003E4911" w:rsidRDefault="008F7C35"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396" w:type="dxa"/>
            <w:vAlign w:val="center"/>
          </w:tcPr>
          <w:p w:rsidR="008F7C35" w:rsidRPr="003E4911" w:rsidRDefault="008F7C35" w:rsidP="00512E3F">
            <w:pPr>
              <w:autoSpaceDE w:val="0"/>
              <w:autoSpaceDN w:val="0"/>
              <w:adjustRightInd w:val="0"/>
              <w:rPr>
                <w:rFonts w:ascii="宋体" w:hAnsi="宋体"/>
                <w:szCs w:val="21"/>
              </w:rPr>
            </w:pPr>
            <w:r w:rsidRPr="003E4911">
              <w:rPr>
                <w:rFonts w:ascii="宋体" w:hAnsi="宋体" w:hint="eastAsia"/>
                <w:szCs w:val="21"/>
              </w:rPr>
              <w:t>编码。0：正常、1：撤销；见</w:t>
            </w:r>
            <w:r>
              <w:rPr>
                <w:rFonts w:ascii="宋体" w:hAnsi="宋体" w:hint="eastAsia"/>
                <w:szCs w:val="21"/>
              </w:rPr>
              <w:t>2.1.1</w:t>
            </w:r>
            <w:r w:rsidRPr="003E4911">
              <w:rPr>
                <w:rFonts w:ascii="宋体" w:hAnsi="宋体" w:hint="eastAsia"/>
                <w:szCs w:val="21"/>
              </w:rPr>
              <w:t>说明（5）</w:t>
            </w:r>
          </w:p>
        </w:tc>
      </w:tr>
      <w:tr w:rsidR="008F7C35" w:rsidRPr="004E3FEE" w:rsidTr="008F7C35">
        <w:trPr>
          <w:trHeight w:val="403"/>
          <w:jc w:val="center"/>
        </w:trPr>
        <w:tc>
          <w:tcPr>
            <w:tcW w:w="1990" w:type="dxa"/>
            <w:vAlign w:val="center"/>
          </w:tcPr>
          <w:p w:rsidR="008F7C35" w:rsidRPr="00343EEE" w:rsidRDefault="008F7C35" w:rsidP="00512E3F">
            <w:pPr>
              <w:widowControl/>
              <w:ind w:leftChars="-49" w:left="-103"/>
              <w:jc w:val="center"/>
              <w:rPr>
                <w:rFonts w:cs="宋体"/>
                <w:bCs/>
                <w:kern w:val="0"/>
              </w:rPr>
            </w:pPr>
            <w:r w:rsidRPr="00343EEE">
              <w:rPr>
                <w:rFonts w:cs="宋体" w:hint="eastAsia"/>
                <w:bCs/>
                <w:kern w:val="0"/>
              </w:rPr>
              <w:t>WDDE06.00.182.00</w:t>
            </w:r>
          </w:p>
        </w:tc>
        <w:tc>
          <w:tcPr>
            <w:tcW w:w="1610" w:type="dxa"/>
            <w:vAlign w:val="center"/>
          </w:tcPr>
          <w:p w:rsidR="008F7C35" w:rsidRPr="003E4911" w:rsidRDefault="008F7C35" w:rsidP="00512E3F">
            <w:pPr>
              <w:autoSpaceDE w:val="0"/>
              <w:autoSpaceDN w:val="0"/>
              <w:adjustRightInd w:val="0"/>
              <w:rPr>
                <w:rFonts w:ascii="宋体" w:hAnsi="宋体"/>
                <w:szCs w:val="21"/>
              </w:rPr>
            </w:pPr>
            <w:r w:rsidRPr="003E4911">
              <w:rPr>
                <w:rFonts w:ascii="宋体" w:hAnsi="宋体" w:hint="eastAsia"/>
                <w:szCs w:val="21"/>
              </w:rPr>
              <w:t>数据生成</w:t>
            </w:r>
            <w:r w:rsidRPr="003E4911">
              <w:rPr>
                <w:rFonts w:ascii="宋体" w:hAnsi="宋体"/>
                <w:szCs w:val="21"/>
              </w:rPr>
              <w:t>时间</w:t>
            </w:r>
          </w:p>
        </w:tc>
        <w:tc>
          <w:tcPr>
            <w:tcW w:w="900" w:type="dxa"/>
            <w:vAlign w:val="center"/>
          </w:tcPr>
          <w:p w:rsidR="008F7C35" w:rsidRPr="003E4911" w:rsidRDefault="008F7C35" w:rsidP="00512E3F">
            <w:pPr>
              <w:autoSpaceDE w:val="0"/>
              <w:autoSpaceDN w:val="0"/>
              <w:adjustRightInd w:val="0"/>
              <w:jc w:val="center"/>
              <w:rPr>
                <w:rFonts w:ascii="宋体" w:hAnsi="宋体"/>
                <w:szCs w:val="21"/>
              </w:rPr>
            </w:pPr>
            <w:r w:rsidRPr="003E4911">
              <w:rPr>
                <w:rFonts w:ascii="宋体" w:hAnsi="宋体"/>
                <w:szCs w:val="21"/>
              </w:rPr>
              <w:t>Y</w:t>
            </w:r>
            <w:r w:rsidRPr="003E4911">
              <w:rPr>
                <w:rFonts w:ascii="宋体" w:hAnsi="宋体" w:hint="eastAsia"/>
                <w:szCs w:val="21"/>
              </w:rPr>
              <w:t>W</w:t>
            </w:r>
            <w:r w:rsidRPr="003E4911">
              <w:rPr>
                <w:rFonts w:ascii="宋体" w:hAnsi="宋体"/>
                <w:szCs w:val="21"/>
              </w:rPr>
              <w:t>SCSJ</w:t>
            </w:r>
          </w:p>
        </w:tc>
        <w:tc>
          <w:tcPr>
            <w:tcW w:w="1260" w:type="dxa"/>
            <w:vAlign w:val="center"/>
          </w:tcPr>
          <w:p w:rsidR="008F7C35" w:rsidRPr="003E4911" w:rsidRDefault="008F7C35" w:rsidP="00512E3F">
            <w:pPr>
              <w:autoSpaceDE w:val="0"/>
              <w:autoSpaceDN w:val="0"/>
              <w:adjustRightInd w:val="0"/>
              <w:ind w:rightChars="-74" w:right="-155"/>
              <w:jc w:val="center"/>
              <w:rPr>
                <w:rFonts w:ascii="宋体" w:hAnsi="宋体"/>
                <w:szCs w:val="21"/>
              </w:rPr>
            </w:pPr>
            <w:r w:rsidRPr="003E4911">
              <w:rPr>
                <w:rFonts w:ascii="宋体" w:hAnsi="宋体"/>
                <w:szCs w:val="21"/>
              </w:rPr>
              <w:t>DATETIME</w:t>
            </w:r>
          </w:p>
        </w:tc>
        <w:tc>
          <w:tcPr>
            <w:tcW w:w="684" w:type="dxa"/>
            <w:vAlign w:val="center"/>
          </w:tcPr>
          <w:p w:rsidR="008F7C35" w:rsidRPr="003E4911" w:rsidRDefault="008F7C35" w:rsidP="00512E3F">
            <w:pPr>
              <w:autoSpaceDE w:val="0"/>
              <w:autoSpaceDN w:val="0"/>
              <w:adjustRightInd w:val="0"/>
              <w:rPr>
                <w:rFonts w:ascii="宋体" w:hAnsi="宋体"/>
                <w:szCs w:val="21"/>
              </w:rPr>
            </w:pPr>
          </w:p>
        </w:tc>
        <w:tc>
          <w:tcPr>
            <w:tcW w:w="744" w:type="dxa"/>
            <w:vAlign w:val="center"/>
          </w:tcPr>
          <w:p w:rsidR="008F7C35" w:rsidRPr="003E4911" w:rsidRDefault="008F7C35" w:rsidP="00512E3F">
            <w:pPr>
              <w:autoSpaceDE w:val="0"/>
              <w:autoSpaceDN w:val="0"/>
              <w:adjustRightInd w:val="0"/>
              <w:jc w:val="center"/>
              <w:rPr>
                <w:rFonts w:ascii="宋体" w:hAnsi="宋体"/>
                <w:szCs w:val="21"/>
              </w:rPr>
            </w:pPr>
            <w:r w:rsidRPr="003E4911">
              <w:rPr>
                <w:rFonts w:ascii="宋体" w:hAnsi="宋体"/>
                <w:szCs w:val="21"/>
              </w:rPr>
              <w:t>可选</w:t>
            </w:r>
          </w:p>
        </w:tc>
        <w:tc>
          <w:tcPr>
            <w:tcW w:w="3396" w:type="dxa"/>
            <w:vAlign w:val="center"/>
          </w:tcPr>
          <w:p w:rsidR="008F7C35" w:rsidRPr="003E4911" w:rsidRDefault="008F7C35" w:rsidP="00512E3F">
            <w:pPr>
              <w:autoSpaceDE w:val="0"/>
              <w:autoSpaceDN w:val="0"/>
              <w:adjustRightInd w:val="0"/>
              <w:rPr>
                <w:rFonts w:ascii="宋体" w:hAnsi="宋体"/>
                <w:szCs w:val="21"/>
              </w:rPr>
            </w:pPr>
            <w:r w:rsidRPr="003E4911">
              <w:rPr>
                <w:rFonts w:ascii="宋体" w:hAnsi="宋体" w:hint="eastAsia"/>
                <w:szCs w:val="21"/>
              </w:rPr>
              <w:t>业务操作获取</w:t>
            </w:r>
            <w:r w:rsidRPr="003E4911">
              <w:rPr>
                <w:rFonts w:ascii="宋体" w:hAnsi="宋体"/>
                <w:szCs w:val="21"/>
              </w:rPr>
              <w:t>该</w:t>
            </w:r>
            <w:r w:rsidRPr="003E4911">
              <w:rPr>
                <w:rFonts w:ascii="宋体" w:hAnsi="宋体" w:hint="eastAsia"/>
                <w:szCs w:val="21"/>
              </w:rPr>
              <w:t>患者信息</w:t>
            </w:r>
            <w:r w:rsidRPr="003E4911">
              <w:rPr>
                <w:rFonts w:ascii="宋体" w:hAnsi="宋体"/>
                <w:szCs w:val="21"/>
              </w:rPr>
              <w:t>的时间</w:t>
            </w:r>
          </w:p>
        </w:tc>
      </w:tr>
    </w:tbl>
    <w:p w:rsidR="005213E8" w:rsidRDefault="005213E8" w:rsidP="005213E8">
      <w:bookmarkStart w:id="274" w:name="_Toc271208364"/>
      <w:bookmarkStart w:id="275" w:name="_Toc271701240"/>
      <w:bookmarkStart w:id="276" w:name="_Toc289260977"/>
      <w:r>
        <w:rPr>
          <w:rFonts w:hint="eastAsia"/>
        </w:rPr>
        <w:t>说明：</w:t>
      </w:r>
    </w:p>
    <w:p w:rsidR="005213E8" w:rsidRDefault="005213E8" w:rsidP="005213E8">
      <w:pPr>
        <w:numPr>
          <w:ilvl w:val="0"/>
          <w:numId w:val="4"/>
        </w:numPr>
      </w:pPr>
      <w:r w:rsidRPr="00F73A67">
        <w:rPr>
          <w:rFonts w:hint="eastAsia"/>
        </w:rPr>
        <w:t>CV04.50.005ABO</w:t>
      </w:r>
      <w:r w:rsidRPr="00F73A67">
        <w:rPr>
          <w:rFonts w:hint="eastAsia"/>
        </w:rPr>
        <w:t>血型代码</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730"/>
        <w:gridCol w:w="2250"/>
        <w:gridCol w:w="4542"/>
      </w:tblGrid>
      <w:tr w:rsidR="005213E8" w:rsidTr="00512E3F">
        <w:tc>
          <w:tcPr>
            <w:tcW w:w="1730" w:type="dxa"/>
            <w:tcBorders>
              <w:bottom w:val="single" w:sz="12" w:space="0" w:color="auto"/>
            </w:tcBorders>
          </w:tcPr>
          <w:p w:rsidR="005213E8" w:rsidRDefault="005213E8" w:rsidP="00512E3F">
            <w:pPr>
              <w:spacing w:line="360" w:lineRule="auto"/>
              <w:jc w:val="center"/>
              <w:rPr>
                <w:b/>
                <w:bCs/>
              </w:rPr>
            </w:pPr>
            <w:r>
              <w:rPr>
                <w:rFonts w:hint="eastAsia"/>
                <w:b/>
                <w:bCs/>
              </w:rPr>
              <w:t>值</w:t>
            </w:r>
          </w:p>
        </w:tc>
        <w:tc>
          <w:tcPr>
            <w:tcW w:w="2250" w:type="dxa"/>
            <w:tcBorders>
              <w:bottom w:val="single" w:sz="12" w:space="0" w:color="auto"/>
            </w:tcBorders>
          </w:tcPr>
          <w:p w:rsidR="005213E8" w:rsidRDefault="005213E8" w:rsidP="00512E3F">
            <w:pPr>
              <w:spacing w:line="360" w:lineRule="auto"/>
              <w:jc w:val="center"/>
              <w:rPr>
                <w:b/>
                <w:bCs/>
              </w:rPr>
            </w:pPr>
            <w:r>
              <w:rPr>
                <w:rFonts w:hint="eastAsia"/>
                <w:b/>
                <w:bCs/>
              </w:rPr>
              <w:t>值含义</w:t>
            </w:r>
          </w:p>
        </w:tc>
        <w:tc>
          <w:tcPr>
            <w:tcW w:w="4542" w:type="dxa"/>
            <w:tcBorders>
              <w:bottom w:val="single" w:sz="12" w:space="0" w:color="auto"/>
            </w:tcBorders>
          </w:tcPr>
          <w:p w:rsidR="005213E8" w:rsidRDefault="005213E8" w:rsidP="00512E3F">
            <w:pPr>
              <w:spacing w:line="360" w:lineRule="auto"/>
              <w:jc w:val="center"/>
              <w:rPr>
                <w:b/>
                <w:bCs/>
              </w:rPr>
            </w:pPr>
            <w:r>
              <w:rPr>
                <w:rFonts w:hint="eastAsia"/>
                <w:b/>
                <w:bCs/>
              </w:rPr>
              <w:t>说明</w:t>
            </w:r>
          </w:p>
        </w:tc>
      </w:tr>
      <w:tr w:rsidR="005213E8" w:rsidTr="00512E3F">
        <w:tc>
          <w:tcPr>
            <w:tcW w:w="1730" w:type="dxa"/>
            <w:tcBorders>
              <w:top w:val="single" w:sz="12" w:space="0" w:color="auto"/>
            </w:tcBorders>
            <w:vAlign w:val="center"/>
          </w:tcPr>
          <w:p w:rsidR="005213E8" w:rsidRDefault="005213E8" w:rsidP="00512E3F">
            <w:pPr>
              <w:autoSpaceDN w:val="0"/>
              <w:spacing w:line="360" w:lineRule="auto"/>
              <w:jc w:val="left"/>
              <w:textAlignment w:val="center"/>
            </w:pPr>
            <w:r>
              <w:rPr>
                <w:color w:val="000000"/>
                <w:sz w:val="24"/>
              </w:rPr>
              <w:t>1</w:t>
            </w:r>
          </w:p>
        </w:tc>
        <w:tc>
          <w:tcPr>
            <w:tcW w:w="2250" w:type="dxa"/>
            <w:tcBorders>
              <w:top w:val="single" w:sz="12" w:space="0" w:color="auto"/>
            </w:tcBorders>
          </w:tcPr>
          <w:p w:rsidR="005213E8" w:rsidRDefault="005213E8" w:rsidP="00512E3F">
            <w:pPr>
              <w:spacing w:line="360" w:lineRule="auto"/>
            </w:pPr>
            <w:r>
              <w:rPr>
                <w:rFonts w:hint="eastAsia"/>
              </w:rPr>
              <w:t>A</w:t>
            </w:r>
            <w:r>
              <w:rPr>
                <w:rFonts w:hint="eastAsia"/>
              </w:rPr>
              <w:t>型</w:t>
            </w:r>
          </w:p>
        </w:tc>
        <w:tc>
          <w:tcPr>
            <w:tcW w:w="4542" w:type="dxa"/>
            <w:tcBorders>
              <w:top w:val="single" w:sz="12" w:space="0" w:color="auto"/>
            </w:tcBorders>
          </w:tcPr>
          <w:p w:rsidR="005213E8" w:rsidRDefault="005213E8" w:rsidP="00512E3F">
            <w:pPr>
              <w:spacing w:line="360" w:lineRule="auto"/>
            </w:pPr>
          </w:p>
        </w:tc>
      </w:tr>
      <w:tr w:rsidR="005213E8" w:rsidTr="00512E3F">
        <w:tc>
          <w:tcPr>
            <w:tcW w:w="1730" w:type="dxa"/>
            <w:vAlign w:val="center"/>
          </w:tcPr>
          <w:p w:rsidR="005213E8" w:rsidRDefault="005213E8" w:rsidP="00512E3F">
            <w:pPr>
              <w:autoSpaceDN w:val="0"/>
              <w:spacing w:line="360" w:lineRule="auto"/>
              <w:jc w:val="left"/>
              <w:textAlignment w:val="center"/>
            </w:pPr>
            <w:r>
              <w:rPr>
                <w:color w:val="000000"/>
                <w:sz w:val="24"/>
              </w:rPr>
              <w:t>2</w:t>
            </w:r>
          </w:p>
        </w:tc>
        <w:tc>
          <w:tcPr>
            <w:tcW w:w="2250" w:type="dxa"/>
          </w:tcPr>
          <w:p w:rsidR="005213E8" w:rsidRDefault="005213E8" w:rsidP="00512E3F">
            <w:pPr>
              <w:spacing w:line="360" w:lineRule="auto"/>
            </w:pPr>
            <w:r>
              <w:rPr>
                <w:rFonts w:hint="eastAsia"/>
              </w:rPr>
              <w:t>B</w:t>
            </w:r>
            <w:r>
              <w:rPr>
                <w:rFonts w:hint="eastAsia"/>
              </w:rPr>
              <w:t>型</w:t>
            </w:r>
          </w:p>
        </w:tc>
        <w:tc>
          <w:tcPr>
            <w:tcW w:w="4542" w:type="dxa"/>
          </w:tcPr>
          <w:p w:rsidR="005213E8" w:rsidRDefault="005213E8" w:rsidP="00512E3F">
            <w:pPr>
              <w:spacing w:line="360" w:lineRule="auto"/>
            </w:pPr>
          </w:p>
        </w:tc>
      </w:tr>
      <w:tr w:rsidR="005213E8" w:rsidTr="00512E3F">
        <w:tc>
          <w:tcPr>
            <w:tcW w:w="1730" w:type="dxa"/>
            <w:vAlign w:val="center"/>
          </w:tcPr>
          <w:p w:rsidR="005213E8" w:rsidRDefault="005213E8" w:rsidP="00512E3F">
            <w:pPr>
              <w:autoSpaceDN w:val="0"/>
              <w:spacing w:line="360" w:lineRule="auto"/>
              <w:jc w:val="left"/>
              <w:textAlignment w:val="center"/>
            </w:pPr>
            <w:r>
              <w:rPr>
                <w:color w:val="000000"/>
                <w:sz w:val="24"/>
              </w:rPr>
              <w:t>3</w:t>
            </w:r>
          </w:p>
        </w:tc>
        <w:tc>
          <w:tcPr>
            <w:tcW w:w="2250" w:type="dxa"/>
          </w:tcPr>
          <w:p w:rsidR="005213E8" w:rsidRDefault="005213E8" w:rsidP="00512E3F">
            <w:pPr>
              <w:spacing w:line="360" w:lineRule="auto"/>
            </w:pPr>
            <w:r>
              <w:rPr>
                <w:rFonts w:hint="eastAsia"/>
              </w:rPr>
              <w:t>O</w:t>
            </w:r>
            <w:r>
              <w:rPr>
                <w:rFonts w:hint="eastAsia"/>
              </w:rPr>
              <w:t>型</w:t>
            </w:r>
          </w:p>
        </w:tc>
        <w:tc>
          <w:tcPr>
            <w:tcW w:w="4542" w:type="dxa"/>
          </w:tcPr>
          <w:p w:rsidR="005213E8" w:rsidRDefault="005213E8" w:rsidP="00512E3F">
            <w:pPr>
              <w:spacing w:line="360" w:lineRule="auto"/>
            </w:pPr>
          </w:p>
        </w:tc>
      </w:tr>
      <w:tr w:rsidR="005213E8" w:rsidTr="00512E3F">
        <w:tc>
          <w:tcPr>
            <w:tcW w:w="1730" w:type="dxa"/>
            <w:vAlign w:val="center"/>
          </w:tcPr>
          <w:p w:rsidR="005213E8" w:rsidRDefault="005213E8" w:rsidP="00512E3F">
            <w:pPr>
              <w:autoSpaceDN w:val="0"/>
              <w:spacing w:line="360" w:lineRule="auto"/>
              <w:jc w:val="left"/>
              <w:textAlignment w:val="center"/>
            </w:pPr>
            <w:r>
              <w:rPr>
                <w:color w:val="000000"/>
                <w:sz w:val="24"/>
              </w:rPr>
              <w:t>4</w:t>
            </w:r>
          </w:p>
        </w:tc>
        <w:tc>
          <w:tcPr>
            <w:tcW w:w="2250" w:type="dxa"/>
          </w:tcPr>
          <w:p w:rsidR="005213E8" w:rsidRDefault="005213E8" w:rsidP="00512E3F">
            <w:pPr>
              <w:spacing w:line="360" w:lineRule="auto"/>
            </w:pPr>
            <w:r>
              <w:rPr>
                <w:rFonts w:hint="eastAsia"/>
              </w:rPr>
              <w:t>AB</w:t>
            </w:r>
            <w:r>
              <w:rPr>
                <w:rFonts w:hint="eastAsia"/>
              </w:rPr>
              <w:t>型</w:t>
            </w:r>
          </w:p>
        </w:tc>
        <w:tc>
          <w:tcPr>
            <w:tcW w:w="4542" w:type="dxa"/>
          </w:tcPr>
          <w:p w:rsidR="005213E8" w:rsidRDefault="005213E8" w:rsidP="00512E3F">
            <w:pPr>
              <w:spacing w:line="360" w:lineRule="auto"/>
            </w:pPr>
          </w:p>
        </w:tc>
      </w:tr>
      <w:tr w:rsidR="005213E8" w:rsidTr="00512E3F">
        <w:tc>
          <w:tcPr>
            <w:tcW w:w="1730" w:type="dxa"/>
            <w:vAlign w:val="center"/>
          </w:tcPr>
          <w:p w:rsidR="005213E8" w:rsidRDefault="005213E8" w:rsidP="00512E3F">
            <w:pPr>
              <w:autoSpaceDN w:val="0"/>
              <w:spacing w:line="360" w:lineRule="auto"/>
              <w:jc w:val="left"/>
              <w:textAlignment w:val="center"/>
            </w:pPr>
            <w:r>
              <w:rPr>
                <w:color w:val="000000"/>
                <w:sz w:val="24"/>
              </w:rPr>
              <w:t>5</w:t>
            </w:r>
          </w:p>
        </w:tc>
        <w:tc>
          <w:tcPr>
            <w:tcW w:w="2250" w:type="dxa"/>
          </w:tcPr>
          <w:p w:rsidR="005213E8" w:rsidRDefault="005213E8" w:rsidP="00512E3F">
            <w:pPr>
              <w:spacing w:line="360" w:lineRule="auto"/>
            </w:pPr>
            <w:r>
              <w:rPr>
                <w:rFonts w:hint="eastAsia"/>
              </w:rPr>
              <w:t>不详</w:t>
            </w:r>
          </w:p>
        </w:tc>
        <w:tc>
          <w:tcPr>
            <w:tcW w:w="4542" w:type="dxa"/>
          </w:tcPr>
          <w:p w:rsidR="005213E8" w:rsidRDefault="005213E8" w:rsidP="00512E3F">
            <w:pPr>
              <w:spacing w:line="360" w:lineRule="auto"/>
            </w:pPr>
          </w:p>
        </w:tc>
      </w:tr>
    </w:tbl>
    <w:p w:rsidR="005213E8" w:rsidRDefault="005213E8" w:rsidP="005213E8">
      <w:pPr>
        <w:numPr>
          <w:ilvl w:val="0"/>
          <w:numId w:val="4"/>
        </w:numPr>
      </w:pPr>
      <w:r w:rsidRPr="00F73A67">
        <w:rPr>
          <w:rFonts w:hint="eastAsia"/>
        </w:rPr>
        <w:t>CV04.50.020 Rh</w:t>
      </w:r>
      <w:r w:rsidRPr="00F73A67">
        <w:rPr>
          <w:rFonts w:hint="eastAsia"/>
        </w:rPr>
        <w:t>（</w:t>
      </w:r>
      <w:r w:rsidRPr="00F73A67">
        <w:rPr>
          <w:rFonts w:hint="eastAsia"/>
        </w:rPr>
        <w:t>D</w:t>
      </w:r>
      <w:r w:rsidRPr="00F73A67">
        <w:rPr>
          <w:rFonts w:hint="eastAsia"/>
        </w:rPr>
        <w:t>）血型代码</w:t>
      </w:r>
      <w:r>
        <w:rPr>
          <w:rFonts w:hint="eastAsia"/>
        </w:rPr>
        <w:t>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2E018B" w:rsidTr="00512E3F">
        <w:tc>
          <w:tcPr>
            <w:tcW w:w="1130" w:type="dxa"/>
            <w:tcBorders>
              <w:top w:val="single" w:sz="12" w:space="0" w:color="auto"/>
              <w:left w:val="single" w:sz="12" w:space="0" w:color="auto"/>
              <w:bottom w:val="single" w:sz="6" w:space="0" w:color="auto"/>
              <w:right w:val="single" w:sz="6" w:space="0" w:color="auto"/>
            </w:tcBorders>
            <w:vAlign w:val="bottom"/>
          </w:tcPr>
          <w:p w:rsidR="005213E8" w:rsidRPr="00C367F4" w:rsidRDefault="005213E8" w:rsidP="00512E3F">
            <w:pPr>
              <w:jc w:val="center"/>
              <w:rPr>
                <w:sz w:val="22"/>
              </w:rPr>
            </w:pPr>
            <w:r w:rsidRPr="00C367F4">
              <w:rPr>
                <w:sz w:val="22"/>
              </w:rPr>
              <w:t>值</w:t>
            </w:r>
          </w:p>
        </w:tc>
        <w:tc>
          <w:tcPr>
            <w:tcW w:w="2934" w:type="dxa"/>
            <w:tcBorders>
              <w:top w:val="single" w:sz="12" w:space="0" w:color="auto"/>
              <w:left w:val="single" w:sz="6" w:space="0" w:color="auto"/>
              <w:bottom w:val="single" w:sz="6" w:space="0" w:color="auto"/>
              <w:right w:val="single" w:sz="6" w:space="0" w:color="auto"/>
            </w:tcBorders>
            <w:vAlign w:val="bottom"/>
          </w:tcPr>
          <w:p w:rsidR="005213E8" w:rsidRPr="00C367F4" w:rsidRDefault="005213E8" w:rsidP="00512E3F">
            <w:pPr>
              <w:rPr>
                <w:sz w:val="22"/>
              </w:rPr>
            </w:pPr>
            <w:r w:rsidRPr="00C367F4">
              <w:rPr>
                <w:sz w:val="22"/>
              </w:rPr>
              <w:t>值含义</w:t>
            </w:r>
          </w:p>
        </w:tc>
        <w:tc>
          <w:tcPr>
            <w:tcW w:w="4350" w:type="dxa"/>
            <w:tcBorders>
              <w:top w:val="single" w:sz="12" w:space="0" w:color="auto"/>
              <w:left w:val="single" w:sz="6" w:space="0" w:color="auto"/>
              <w:bottom w:val="single" w:sz="6" w:space="0" w:color="auto"/>
              <w:right w:val="single" w:sz="12" w:space="0" w:color="auto"/>
            </w:tcBorders>
            <w:vAlign w:val="bottom"/>
          </w:tcPr>
          <w:p w:rsidR="005213E8" w:rsidRPr="00C367F4" w:rsidRDefault="005213E8" w:rsidP="00512E3F">
            <w:pPr>
              <w:rPr>
                <w:rFonts w:ascii="宋体" w:hAnsi="宋体" w:cs="宋体"/>
                <w:sz w:val="22"/>
              </w:rPr>
            </w:pPr>
            <w:r w:rsidRPr="00C367F4">
              <w:rPr>
                <w:rFonts w:ascii="宋体" w:hAnsi="宋体" w:cs="宋体"/>
                <w:sz w:val="22"/>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sz w:val="22"/>
              </w:rPr>
              <w:t>阴性</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阳性</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不详</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未查</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pPr>
    </w:p>
    <w:p w:rsidR="005213E8" w:rsidRPr="00362555" w:rsidRDefault="005213E8" w:rsidP="0049659C">
      <w:pPr>
        <w:pStyle w:val="3"/>
      </w:pPr>
      <w:bookmarkStart w:id="277" w:name="_Toc429573885"/>
      <w:r w:rsidRPr="00362555">
        <w:rPr>
          <w:rFonts w:hint="eastAsia"/>
        </w:rPr>
        <w:t>卫生事件摘要</w:t>
      </w:r>
      <w:r>
        <w:rPr>
          <w:rFonts w:hint="eastAsia"/>
        </w:rPr>
        <w:t>（</w:t>
      </w:r>
      <w:r w:rsidRPr="001F7DF3">
        <w:rPr>
          <w:rFonts w:hint="eastAsia"/>
        </w:rPr>
        <w:t>TB_EMR_WSSJZY</w:t>
      </w:r>
      <w:r>
        <w:rPr>
          <w:rFonts w:hint="eastAsia"/>
        </w:rPr>
        <w:t>）</w:t>
      </w:r>
      <w:bookmarkEnd w:id="277"/>
    </w:p>
    <w:tbl>
      <w:tblPr>
        <w:tblW w:w="10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0"/>
        <w:gridCol w:w="1610"/>
        <w:gridCol w:w="900"/>
        <w:gridCol w:w="1260"/>
        <w:gridCol w:w="684"/>
        <w:gridCol w:w="744"/>
        <w:gridCol w:w="3396"/>
      </w:tblGrid>
      <w:tr w:rsidR="005213E8" w:rsidRPr="004E3FEE" w:rsidTr="00512E3F">
        <w:trPr>
          <w:trHeight w:val="403"/>
          <w:jc w:val="center"/>
        </w:trPr>
        <w:tc>
          <w:tcPr>
            <w:tcW w:w="1990" w:type="dxa"/>
            <w:tcBorders>
              <w:bottom w:val="single" w:sz="4" w:space="0" w:color="auto"/>
            </w:tcBorders>
            <w:shd w:val="clear" w:color="auto" w:fill="D9D9D9"/>
            <w:vAlign w:val="center"/>
          </w:tcPr>
          <w:p w:rsidR="005213E8" w:rsidRPr="00E5778E" w:rsidRDefault="005213E8" w:rsidP="00512E3F">
            <w:pPr>
              <w:jc w:val="center"/>
              <w:rPr>
                <w:rFonts w:ascii="宋体" w:hAnsi="宋体"/>
                <w:b/>
                <w:szCs w:val="21"/>
              </w:rPr>
            </w:pPr>
            <w:r w:rsidRPr="00E5778E">
              <w:rPr>
                <w:rFonts w:ascii="宋体" w:hAnsi="宋体" w:hint="eastAsia"/>
                <w:b/>
                <w:szCs w:val="21"/>
              </w:rPr>
              <w:t>标准</w:t>
            </w:r>
          </w:p>
        </w:tc>
        <w:tc>
          <w:tcPr>
            <w:tcW w:w="1610"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数据项</w:t>
            </w:r>
          </w:p>
        </w:tc>
        <w:tc>
          <w:tcPr>
            <w:tcW w:w="900" w:type="dxa"/>
            <w:tcBorders>
              <w:bottom w:val="single" w:sz="4" w:space="0" w:color="auto"/>
            </w:tcBorders>
            <w:shd w:val="clear" w:color="auto" w:fill="D9D9D9"/>
            <w:vAlign w:val="center"/>
          </w:tcPr>
          <w:p w:rsidR="005213E8" w:rsidRPr="004E3FEE" w:rsidRDefault="005213E8" w:rsidP="00512E3F">
            <w:pPr>
              <w:ind w:leftChars="-30" w:left="-63" w:rightChars="-45" w:right="-94"/>
              <w:jc w:val="center"/>
              <w:rPr>
                <w:rFonts w:ascii="宋体" w:hAnsi="宋体"/>
                <w:b/>
                <w:szCs w:val="21"/>
              </w:rPr>
            </w:pPr>
            <w:r>
              <w:rPr>
                <w:rFonts w:ascii="宋体" w:hAnsi="宋体" w:hint="eastAsia"/>
                <w:b/>
                <w:szCs w:val="21"/>
              </w:rPr>
              <w:t>字段名</w:t>
            </w:r>
          </w:p>
        </w:tc>
        <w:tc>
          <w:tcPr>
            <w:tcW w:w="1260"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数据类型</w:t>
            </w:r>
          </w:p>
        </w:tc>
        <w:tc>
          <w:tcPr>
            <w:tcW w:w="684"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长度</w:t>
            </w:r>
          </w:p>
        </w:tc>
        <w:tc>
          <w:tcPr>
            <w:tcW w:w="744"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填报要求</w:t>
            </w:r>
          </w:p>
        </w:tc>
        <w:tc>
          <w:tcPr>
            <w:tcW w:w="3396"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说明</w:t>
            </w:r>
          </w:p>
        </w:tc>
      </w:tr>
      <w:tr w:rsidR="005213E8" w:rsidRPr="004E3FEE" w:rsidTr="00512E3F">
        <w:trPr>
          <w:trHeight w:val="403"/>
          <w:jc w:val="center"/>
        </w:trPr>
        <w:tc>
          <w:tcPr>
            <w:tcW w:w="1990" w:type="dxa"/>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bCs/>
                <w:kern w:val="0"/>
              </w:rPr>
              <w:t>DE08.10.052.00</w:t>
            </w:r>
          </w:p>
        </w:tc>
        <w:tc>
          <w:tcPr>
            <w:tcW w:w="1610"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医疗机构代码</w:t>
            </w:r>
          </w:p>
        </w:tc>
        <w:tc>
          <w:tcPr>
            <w:tcW w:w="900"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YLJGDM</w:t>
            </w:r>
          </w:p>
        </w:tc>
        <w:tc>
          <w:tcPr>
            <w:tcW w:w="1260"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color w:val="000000"/>
                <w:kern w:val="0"/>
                <w:szCs w:val="21"/>
              </w:rPr>
              <w:t>字符串</w:t>
            </w:r>
          </w:p>
        </w:tc>
        <w:tc>
          <w:tcPr>
            <w:tcW w:w="684"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bCs/>
                <w:kern w:val="0"/>
                <w:szCs w:val="21"/>
              </w:rPr>
              <w:t>22</w:t>
            </w:r>
          </w:p>
        </w:tc>
        <w:tc>
          <w:tcPr>
            <w:tcW w:w="744" w:type="dxa"/>
            <w:shd w:val="clear" w:color="auto" w:fill="FABF8F"/>
            <w:vAlign w:val="center"/>
          </w:tcPr>
          <w:p w:rsidR="005213E8" w:rsidRPr="003E4911" w:rsidRDefault="005213E8" w:rsidP="00512E3F">
            <w:pPr>
              <w:widowControl/>
              <w:jc w:val="center"/>
              <w:rPr>
                <w:rFonts w:ascii="宋体" w:hAnsi="宋体" w:cs="宋体"/>
                <w:bCs/>
                <w:kern w:val="0"/>
                <w:szCs w:val="21"/>
              </w:rPr>
            </w:pPr>
            <w:r w:rsidRPr="003E4911">
              <w:rPr>
                <w:rFonts w:ascii="宋体" w:hAnsi="宋体" w:cs="宋体" w:hint="eastAsia"/>
                <w:bCs/>
                <w:kern w:val="0"/>
                <w:szCs w:val="21"/>
              </w:rPr>
              <w:t>必填</w:t>
            </w:r>
          </w:p>
        </w:tc>
        <w:tc>
          <w:tcPr>
            <w:tcW w:w="3396" w:type="dxa"/>
            <w:shd w:val="clear" w:color="auto" w:fill="FABF8F"/>
            <w:vAlign w:val="center"/>
          </w:tcPr>
          <w:p w:rsidR="005213E8" w:rsidRPr="003E4911" w:rsidRDefault="005213E8" w:rsidP="00512E3F">
            <w:pPr>
              <w:widowControl/>
              <w:jc w:val="left"/>
              <w:rPr>
                <w:rFonts w:ascii="宋体" w:hAnsi="宋体" w:cs="宋体"/>
                <w:bCs/>
                <w:kern w:val="0"/>
                <w:szCs w:val="21"/>
              </w:rPr>
            </w:pPr>
            <w:r w:rsidRPr="003E4911">
              <w:rPr>
                <w:rFonts w:ascii="宋体" w:hAnsi="宋体" w:cs="宋体" w:hint="eastAsia"/>
                <w:bCs/>
                <w:kern w:val="0"/>
                <w:szCs w:val="21"/>
              </w:rPr>
              <w:t xml:space="preserve">复合主键； </w:t>
            </w:r>
          </w:p>
        </w:tc>
      </w:tr>
      <w:tr w:rsidR="005213E8" w:rsidRPr="004E3FEE" w:rsidTr="00512E3F">
        <w:trPr>
          <w:trHeight w:val="403"/>
          <w:jc w:val="center"/>
        </w:trPr>
        <w:tc>
          <w:tcPr>
            <w:tcW w:w="1990" w:type="dxa"/>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WDDE01.00.001.00</w:t>
            </w:r>
          </w:p>
        </w:tc>
        <w:tc>
          <w:tcPr>
            <w:tcW w:w="1610"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900"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1260"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84"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44"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trHeight w:val="403"/>
          <w:jc w:val="center"/>
        </w:trPr>
        <w:tc>
          <w:tcPr>
            <w:tcW w:w="1990" w:type="dxa"/>
            <w:tcBorders>
              <w:bottom w:val="single" w:sz="4" w:space="0" w:color="auto"/>
            </w:tcBorders>
            <w:shd w:val="clear" w:color="auto" w:fill="FABF8F"/>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WDDE01.00.002.00</w:t>
            </w:r>
          </w:p>
        </w:tc>
        <w:tc>
          <w:tcPr>
            <w:tcW w:w="1610"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900"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1260"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84"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44" w:type="dxa"/>
            <w:tcBorders>
              <w:bottom w:val="single" w:sz="4" w:space="0" w:color="auto"/>
            </w:tcBorders>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tcBorders>
              <w:bottom w:val="single" w:sz="4" w:space="0" w:color="auto"/>
            </w:tcBorders>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r w:rsidR="00E2545B">
              <w:rPr>
                <w:rFonts w:ascii="宋体" w:hAnsi="宋体" w:cs="宋体" w:hint="eastAsia"/>
                <w:color w:val="000000"/>
                <w:kern w:val="0"/>
                <w:szCs w:val="21"/>
              </w:rPr>
              <w:t>见前述“挂号”的说明（7）</w:t>
            </w:r>
          </w:p>
        </w:tc>
      </w:tr>
      <w:tr w:rsidR="005213E8" w:rsidRPr="004E3FEE" w:rsidTr="00512E3F">
        <w:trPr>
          <w:trHeight w:val="403"/>
          <w:jc w:val="center"/>
        </w:trPr>
        <w:tc>
          <w:tcPr>
            <w:tcW w:w="1990" w:type="dxa"/>
            <w:shd w:val="clear" w:color="auto" w:fill="auto"/>
          </w:tcPr>
          <w:p w:rsidR="005213E8" w:rsidRPr="00343EEE" w:rsidRDefault="005213E8" w:rsidP="00512E3F">
            <w:pPr>
              <w:widowControl/>
              <w:ind w:leftChars="-49" w:left="-103"/>
              <w:jc w:val="center"/>
              <w:rPr>
                <w:rFonts w:cs="宋体"/>
                <w:bCs/>
                <w:kern w:val="0"/>
              </w:rPr>
            </w:pPr>
            <w:r w:rsidRPr="00343EEE">
              <w:rPr>
                <w:rFonts w:cs="宋体" w:hint="eastAsia"/>
                <w:bCs/>
                <w:kern w:val="0"/>
              </w:rPr>
              <w:t>WDDE01.00.138.00</w:t>
            </w:r>
          </w:p>
        </w:tc>
        <w:tc>
          <w:tcPr>
            <w:tcW w:w="161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900"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26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684"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44"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396"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trHeight w:val="403"/>
          <w:jc w:val="center"/>
        </w:trPr>
        <w:tc>
          <w:tcPr>
            <w:tcW w:w="1990" w:type="dxa"/>
            <w:shd w:val="clear" w:color="auto" w:fill="auto"/>
            <w:vAlign w:val="center"/>
          </w:tcPr>
          <w:p w:rsidR="00E2545B" w:rsidRPr="00343EEE" w:rsidRDefault="00E2545B" w:rsidP="00512E3F">
            <w:pPr>
              <w:widowControl/>
              <w:ind w:leftChars="-49" w:left="-103"/>
              <w:jc w:val="center"/>
              <w:rPr>
                <w:rFonts w:cs="宋体"/>
                <w:bCs/>
                <w:kern w:val="0"/>
              </w:rPr>
            </w:pPr>
            <w:r w:rsidRPr="00343EEE">
              <w:rPr>
                <w:rFonts w:cs="宋体" w:hint="eastAsia"/>
                <w:bCs/>
                <w:kern w:val="0"/>
              </w:rPr>
              <w:t>DE01.00.014.00</w:t>
            </w:r>
          </w:p>
        </w:tc>
        <w:tc>
          <w:tcPr>
            <w:tcW w:w="161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90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26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trHeight w:val="403"/>
          <w:jc w:val="center"/>
        </w:trPr>
        <w:tc>
          <w:tcPr>
            <w:tcW w:w="1990" w:type="dxa"/>
            <w:shd w:val="clear" w:color="auto" w:fill="auto"/>
            <w:vAlign w:val="center"/>
          </w:tcPr>
          <w:p w:rsidR="00E2545B" w:rsidRPr="00343EEE" w:rsidRDefault="00E2545B" w:rsidP="00512E3F">
            <w:pPr>
              <w:widowControl/>
              <w:ind w:leftChars="-49" w:left="-103"/>
              <w:jc w:val="center"/>
              <w:rPr>
                <w:rFonts w:cs="宋体"/>
                <w:bCs/>
                <w:kern w:val="0"/>
              </w:rPr>
            </w:pPr>
            <w:r w:rsidRPr="00343EEE">
              <w:rPr>
                <w:rFonts w:cs="宋体" w:hint="eastAsia"/>
                <w:bCs/>
                <w:kern w:val="0"/>
              </w:rPr>
              <w:t>DE01.00.010.00</w:t>
            </w:r>
          </w:p>
        </w:tc>
        <w:tc>
          <w:tcPr>
            <w:tcW w:w="161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900"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26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84"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44"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DE08.10.026.00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医疗机构科室名称</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YLJGKSMC</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hint="eastAsia"/>
                <w:color w:val="000000"/>
                <w:kern w:val="0"/>
                <w:szCs w:val="21"/>
              </w:rPr>
              <w:t>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lastRenderedPageBreak/>
              <w:t>DE08.10.025.00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医疗机构科室</w:t>
            </w:r>
            <w:r>
              <w:rPr>
                <w:rFonts w:ascii="宋体" w:hAnsi="宋体" w:cs="宋体" w:hint="eastAsia"/>
                <w:color w:val="000000"/>
                <w:kern w:val="0"/>
                <w:szCs w:val="21"/>
              </w:rPr>
              <w:t>编码</w:t>
            </w:r>
          </w:p>
        </w:tc>
        <w:tc>
          <w:tcPr>
            <w:tcW w:w="900"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YLJGKSBM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DE02.01.060.00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患者类型代码</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HZLXDM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见说明（1），CV09.00.404</w:t>
            </w:r>
          </w:p>
        </w:tc>
      </w:tr>
      <w:tr w:rsidR="005213E8" w:rsidRPr="004E3FEE" w:rsidTr="00512E3F">
        <w:trPr>
          <w:trHeight w:val="403"/>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DE06.00.062.00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就诊日期时间</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JZRQSJ</w:t>
            </w:r>
          </w:p>
        </w:tc>
        <w:tc>
          <w:tcPr>
            <w:tcW w:w="126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DE06.00.092.00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入院日期时间</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RYRQSJ</w:t>
            </w:r>
          </w:p>
        </w:tc>
        <w:tc>
          <w:tcPr>
            <w:tcW w:w="126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4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DE06.00.017.00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出院日期时间</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CYRQSJ</w:t>
            </w:r>
          </w:p>
        </w:tc>
        <w:tc>
          <w:tcPr>
            <w:tcW w:w="126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4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DE04.01.018.00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发病日期时间</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FBRQSJ</w:t>
            </w:r>
          </w:p>
        </w:tc>
        <w:tc>
          <w:tcPr>
            <w:tcW w:w="126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DE05.10.053.00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就诊原因</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JZYY</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DE06.00.093.00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手术及操作编码</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SSJCZBM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ICD-9-CM-3</w:t>
            </w:r>
          </w:p>
        </w:tc>
      </w:tr>
      <w:tr w:rsidR="005213E8" w:rsidRPr="000F3CCD"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DE08.50.022.00</w:t>
            </w:r>
          </w:p>
        </w:tc>
        <w:tc>
          <w:tcPr>
            <w:tcW w:w="1610" w:type="dxa"/>
            <w:vAlign w:val="center"/>
          </w:tcPr>
          <w:p w:rsidR="005213E8" w:rsidRPr="00643597" w:rsidRDefault="005213E8" w:rsidP="00512E3F">
            <w:pPr>
              <w:widowControl/>
              <w:jc w:val="left"/>
              <w:rPr>
                <w:rFonts w:ascii="宋体" w:hAnsi="宋体" w:cs="宋体"/>
                <w:kern w:val="0"/>
                <w:szCs w:val="21"/>
              </w:rPr>
            </w:pPr>
            <w:r w:rsidRPr="00643597">
              <w:rPr>
                <w:rFonts w:ascii="宋体" w:hAnsi="宋体" w:cs="宋体" w:hint="eastAsia"/>
                <w:kern w:val="0"/>
                <w:szCs w:val="21"/>
              </w:rPr>
              <w:t>关键药物名称</w:t>
            </w:r>
          </w:p>
        </w:tc>
        <w:tc>
          <w:tcPr>
            <w:tcW w:w="900" w:type="dxa"/>
            <w:vAlign w:val="center"/>
          </w:tcPr>
          <w:p w:rsidR="005213E8" w:rsidRPr="00643597" w:rsidRDefault="005213E8" w:rsidP="00512E3F">
            <w:pPr>
              <w:widowControl/>
              <w:jc w:val="left"/>
              <w:rPr>
                <w:rFonts w:ascii="宋体" w:hAnsi="宋体" w:cs="宋体"/>
                <w:kern w:val="0"/>
                <w:szCs w:val="21"/>
              </w:rPr>
            </w:pPr>
            <w:r w:rsidRPr="00643597">
              <w:rPr>
                <w:rFonts w:ascii="宋体" w:hAnsi="宋体" w:cs="宋体" w:hint="eastAsia"/>
                <w:kern w:val="0"/>
                <w:szCs w:val="21"/>
              </w:rPr>
              <w:t>GJYWMC</w:t>
            </w:r>
          </w:p>
        </w:tc>
        <w:tc>
          <w:tcPr>
            <w:tcW w:w="1260" w:type="dxa"/>
            <w:vAlign w:val="center"/>
          </w:tcPr>
          <w:p w:rsidR="005213E8" w:rsidRPr="00643597" w:rsidRDefault="005213E8" w:rsidP="00512E3F">
            <w:pPr>
              <w:jc w:val="center"/>
              <w:rPr>
                <w:rFonts w:ascii="宋体" w:hAnsi="宋体"/>
                <w:szCs w:val="21"/>
              </w:rPr>
            </w:pPr>
            <w:r w:rsidRPr="00643597">
              <w:rPr>
                <w:rFonts w:ascii="宋体" w:hAnsi="宋体" w:cs="宋体" w:hint="eastAsia"/>
                <w:bCs/>
                <w:kern w:val="0"/>
                <w:szCs w:val="21"/>
              </w:rPr>
              <w:t>字符串</w:t>
            </w:r>
          </w:p>
        </w:tc>
        <w:tc>
          <w:tcPr>
            <w:tcW w:w="684" w:type="dxa"/>
            <w:vAlign w:val="center"/>
          </w:tcPr>
          <w:p w:rsidR="005213E8" w:rsidRPr="00643597" w:rsidRDefault="005213E8" w:rsidP="00512E3F">
            <w:pPr>
              <w:widowControl/>
              <w:jc w:val="center"/>
              <w:rPr>
                <w:rFonts w:ascii="宋体" w:hAnsi="宋体" w:cs="宋体"/>
                <w:kern w:val="0"/>
                <w:szCs w:val="21"/>
              </w:rPr>
            </w:pPr>
            <w:r w:rsidRPr="00643597">
              <w:rPr>
                <w:rFonts w:ascii="宋体" w:hAnsi="宋体" w:cs="宋体" w:hint="eastAsia"/>
                <w:kern w:val="0"/>
                <w:szCs w:val="21"/>
              </w:rPr>
              <w:t>50</w:t>
            </w:r>
          </w:p>
        </w:tc>
        <w:tc>
          <w:tcPr>
            <w:tcW w:w="744" w:type="dxa"/>
            <w:vAlign w:val="center"/>
          </w:tcPr>
          <w:p w:rsidR="005213E8" w:rsidRPr="00643597" w:rsidRDefault="005213E8" w:rsidP="00512E3F">
            <w:pPr>
              <w:widowControl/>
              <w:jc w:val="center"/>
              <w:rPr>
                <w:rFonts w:ascii="宋体" w:hAnsi="宋体" w:cs="宋体"/>
                <w:kern w:val="0"/>
                <w:szCs w:val="21"/>
              </w:rPr>
            </w:pPr>
            <w:r w:rsidRPr="00643597">
              <w:rPr>
                <w:rFonts w:ascii="宋体" w:hAnsi="宋体" w:cs="宋体" w:hint="eastAsia"/>
                <w:kern w:val="0"/>
                <w:szCs w:val="21"/>
              </w:rPr>
              <w:t>必填</w:t>
            </w:r>
          </w:p>
        </w:tc>
        <w:tc>
          <w:tcPr>
            <w:tcW w:w="3396" w:type="dxa"/>
            <w:vAlign w:val="center"/>
          </w:tcPr>
          <w:p w:rsidR="005213E8" w:rsidRPr="00643597" w:rsidRDefault="005213E8" w:rsidP="00512E3F">
            <w:pPr>
              <w:widowControl/>
              <w:jc w:val="left"/>
              <w:rPr>
                <w:rFonts w:ascii="宋体" w:hAnsi="宋体" w:cs="宋体"/>
                <w:kern w:val="0"/>
                <w:szCs w:val="21"/>
              </w:rPr>
            </w:pPr>
            <w:r>
              <w:rPr>
                <w:rFonts w:ascii="宋体" w:hAnsi="宋体" w:cs="宋体" w:hint="eastAsia"/>
                <w:kern w:val="0"/>
                <w:szCs w:val="21"/>
              </w:rPr>
              <w:t>有多项时用“；”隔开</w:t>
            </w:r>
          </w:p>
        </w:tc>
      </w:tr>
      <w:tr w:rsidR="005213E8" w:rsidRPr="000F3CCD"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DE06.00.136.00</w:t>
            </w:r>
          </w:p>
        </w:tc>
        <w:tc>
          <w:tcPr>
            <w:tcW w:w="1610" w:type="dxa"/>
            <w:vAlign w:val="center"/>
          </w:tcPr>
          <w:p w:rsidR="005213E8" w:rsidRPr="00643597" w:rsidRDefault="005213E8" w:rsidP="00512E3F">
            <w:pPr>
              <w:widowControl/>
              <w:jc w:val="left"/>
              <w:rPr>
                <w:rFonts w:ascii="宋体" w:hAnsi="宋体" w:cs="宋体"/>
                <w:kern w:val="0"/>
                <w:szCs w:val="21"/>
              </w:rPr>
            </w:pPr>
            <w:r w:rsidRPr="00643597">
              <w:rPr>
                <w:rFonts w:ascii="宋体" w:hAnsi="宋体" w:cs="宋体" w:hint="eastAsia"/>
                <w:kern w:val="0"/>
                <w:szCs w:val="21"/>
              </w:rPr>
              <w:t>关键药物用法</w:t>
            </w:r>
          </w:p>
        </w:tc>
        <w:tc>
          <w:tcPr>
            <w:tcW w:w="900" w:type="dxa"/>
            <w:vAlign w:val="center"/>
          </w:tcPr>
          <w:p w:rsidR="005213E8" w:rsidRPr="00643597" w:rsidRDefault="005213E8" w:rsidP="00512E3F">
            <w:pPr>
              <w:widowControl/>
              <w:jc w:val="left"/>
              <w:rPr>
                <w:rFonts w:ascii="宋体" w:hAnsi="宋体" w:cs="宋体"/>
                <w:kern w:val="0"/>
                <w:szCs w:val="21"/>
              </w:rPr>
            </w:pPr>
            <w:r w:rsidRPr="00643597">
              <w:rPr>
                <w:rFonts w:ascii="宋体" w:hAnsi="宋体" w:cs="宋体" w:hint="eastAsia"/>
                <w:kern w:val="0"/>
                <w:szCs w:val="21"/>
              </w:rPr>
              <w:t>GJYWYF</w:t>
            </w:r>
          </w:p>
        </w:tc>
        <w:tc>
          <w:tcPr>
            <w:tcW w:w="1260" w:type="dxa"/>
            <w:vAlign w:val="center"/>
          </w:tcPr>
          <w:p w:rsidR="005213E8" w:rsidRPr="00643597" w:rsidRDefault="005213E8" w:rsidP="00512E3F">
            <w:pPr>
              <w:jc w:val="center"/>
              <w:rPr>
                <w:rFonts w:ascii="宋体" w:hAnsi="宋体"/>
                <w:szCs w:val="21"/>
              </w:rPr>
            </w:pPr>
            <w:r w:rsidRPr="00643597">
              <w:rPr>
                <w:rFonts w:ascii="宋体" w:hAnsi="宋体" w:cs="宋体" w:hint="eastAsia"/>
                <w:bCs/>
                <w:kern w:val="0"/>
                <w:szCs w:val="21"/>
              </w:rPr>
              <w:t>字符串</w:t>
            </w:r>
          </w:p>
        </w:tc>
        <w:tc>
          <w:tcPr>
            <w:tcW w:w="684" w:type="dxa"/>
            <w:vAlign w:val="center"/>
          </w:tcPr>
          <w:p w:rsidR="005213E8" w:rsidRPr="00643597" w:rsidRDefault="005213E8" w:rsidP="00512E3F">
            <w:pPr>
              <w:widowControl/>
              <w:jc w:val="center"/>
              <w:rPr>
                <w:rFonts w:ascii="宋体" w:hAnsi="宋体" w:cs="宋体"/>
                <w:kern w:val="0"/>
                <w:szCs w:val="21"/>
              </w:rPr>
            </w:pPr>
            <w:r w:rsidRPr="00643597">
              <w:rPr>
                <w:rFonts w:ascii="宋体" w:hAnsi="宋体" w:cs="宋体" w:hint="eastAsia"/>
                <w:kern w:val="0"/>
                <w:szCs w:val="21"/>
              </w:rPr>
              <w:t>100</w:t>
            </w:r>
          </w:p>
        </w:tc>
        <w:tc>
          <w:tcPr>
            <w:tcW w:w="744" w:type="dxa"/>
            <w:vAlign w:val="center"/>
          </w:tcPr>
          <w:p w:rsidR="005213E8" w:rsidRPr="00643597" w:rsidRDefault="005213E8" w:rsidP="00512E3F">
            <w:pPr>
              <w:widowControl/>
              <w:jc w:val="center"/>
              <w:rPr>
                <w:rFonts w:ascii="宋体" w:hAnsi="宋体" w:cs="宋体"/>
                <w:kern w:val="0"/>
                <w:szCs w:val="21"/>
              </w:rPr>
            </w:pPr>
            <w:r w:rsidRPr="00643597">
              <w:rPr>
                <w:rFonts w:ascii="宋体" w:hAnsi="宋体" w:cs="宋体" w:hint="eastAsia"/>
                <w:kern w:val="0"/>
                <w:szCs w:val="21"/>
              </w:rPr>
              <w:t>必填</w:t>
            </w:r>
          </w:p>
        </w:tc>
        <w:tc>
          <w:tcPr>
            <w:tcW w:w="3396" w:type="dxa"/>
            <w:vAlign w:val="center"/>
          </w:tcPr>
          <w:p w:rsidR="005213E8" w:rsidRPr="00643597" w:rsidRDefault="005213E8" w:rsidP="00512E3F">
            <w:pPr>
              <w:widowControl/>
              <w:jc w:val="left"/>
              <w:rPr>
                <w:rFonts w:ascii="宋体" w:hAnsi="宋体" w:cs="宋体"/>
                <w:kern w:val="0"/>
                <w:szCs w:val="21"/>
              </w:rPr>
            </w:pPr>
            <w:r>
              <w:rPr>
                <w:rFonts w:ascii="宋体" w:hAnsi="宋体" w:cs="宋体" w:hint="eastAsia"/>
                <w:kern w:val="0"/>
                <w:szCs w:val="21"/>
              </w:rPr>
              <w:t>有多项时用“；”隔开</w:t>
            </w: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DE06.00.129.00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药物不良反应情况</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YWBLFYQK</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DE06.00.164.00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中药使用类别代码</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ZYSYLBDM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见说明（2），CV06.00.101中药使用类别代码表</w:t>
            </w: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DE06.00.251.00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其他医学处置</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QTYXCZ</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DE05.01.021.00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根本死因代码</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GBSYDM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w:t>
            </w:r>
            <w:r>
              <w:rPr>
                <w:rFonts w:ascii="宋体" w:hAnsi="宋体" w:cs="宋体" w:hint="eastAsia"/>
                <w:color w:val="000000"/>
                <w:kern w:val="0"/>
                <w:szCs w:val="21"/>
              </w:rPr>
              <w:t>0</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ICD-10</w:t>
            </w: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DE05.10.113.00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病情转归代码</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BQZGDM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见说明（3），CV05.10.010病情转归代码表</w:t>
            </w:r>
          </w:p>
        </w:tc>
      </w:tr>
      <w:tr w:rsidR="005213E8" w:rsidRPr="004E3FEE" w:rsidTr="00512E3F">
        <w:trPr>
          <w:jc w:val="center"/>
        </w:trPr>
        <w:tc>
          <w:tcPr>
            <w:tcW w:w="1990" w:type="dxa"/>
            <w:vAlign w:val="center"/>
          </w:tcPr>
          <w:p w:rsidR="005213E8" w:rsidRPr="00343EEE" w:rsidRDefault="005213E8" w:rsidP="00512E3F">
            <w:pPr>
              <w:widowControl/>
              <w:ind w:leftChars="-49" w:left="-103"/>
              <w:jc w:val="center"/>
              <w:rPr>
                <w:rFonts w:cs="宋体"/>
                <w:bCs/>
                <w:kern w:val="0"/>
              </w:rPr>
            </w:pPr>
            <w:r w:rsidRPr="00343EEE">
              <w:rPr>
                <w:rFonts w:cs="宋体" w:hint="eastAsia"/>
                <w:bCs/>
                <w:kern w:val="0"/>
              </w:rPr>
              <w:t>DE02.01.039.00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责任医师姓名</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ZRYSXM</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96"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0" w:type="dxa"/>
          </w:tcPr>
          <w:p w:rsidR="005213E8" w:rsidRPr="00343EEE" w:rsidRDefault="005213E8" w:rsidP="00512E3F">
            <w:pPr>
              <w:widowControl/>
              <w:ind w:leftChars="-49" w:left="-103"/>
              <w:jc w:val="center"/>
              <w:rPr>
                <w:rFonts w:cs="宋体"/>
                <w:bCs/>
                <w:kern w:val="0"/>
              </w:rPr>
            </w:pPr>
            <w:r w:rsidRPr="00343EEE">
              <w:rPr>
                <w:rFonts w:cs="宋体" w:hint="eastAsia"/>
                <w:bCs/>
                <w:kern w:val="0"/>
              </w:rPr>
              <w:t>WDDE99.00.002.00</w:t>
            </w:r>
          </w:p>
        </w:tc>
        <w:tc>
          <w:tcPr>
            <w:tcW w:w="1610"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修改标志</w:t>
            </w:r>
          </w:p>
        </w:tc>
        <w:tc>
          <w:tcPr>
            <w:tcW w:w="90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XGBZ</w:t>
            </w:r>
          </w:p>
        </w:tc>
        <w:tc>
          <w:tcPr>
            <w:tcW w:w="1260"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字符</w:t>
            </w:r>
          </w:p>
        </w:tc>
        <w:tc>
          <w:tcPr>
            <w:tcW w:w="684"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1</w:t>
            </w:r>
          </w:p>
        </w:tc>
        <w:tc>
          <w:tcPr>
            <w:tcW w:w="744"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必填</w:t>
            </w:r>
          </w:p>
        </w:tc>
        <w:tc>
          <w:tcPr>
            <w:tcW w:w="3396"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编码。0：正常、1：撤销；见</w:t>
            </w:r>
            <w:r>
              <w:rPr>
                <w:rFonts w:ascii="宋体" w:hAnsi="宋体" w:hint="eastAsia"/>
                <w:szCs w:val="21"/>
              </w:rPr>
              <w:t>2</w:t>
            </w:r>
            <w:r w:rsidRPr="003E4911">
              <w:rPr>
                <w:rFonts w:ascii="宋体" w:hAnsi="宋体" w:hint="eastAsia"/>
                <w:szCs w:val="21"/>
              </w:rPr>
              <w:t>.1.1说明（5）</w:t>
            </w:r>
          </w:p>
        </w:tc>
      </w:tr>
      <w:tr w:rsidR="005213E8" w:rsidRPr="004E3FEE" w:rsidTr="00512E3F">
        <w:trPr>
          <w:jc w:val="center"/>
        </w:trPr>
        <w:tc>
          <w:tcPr>
            <w:tcW w:w="1990" w:type="dxa"/>
          </w:tcPr>
          <w:p w:rsidR="005213E8" w:rsidRPr="00343EEE" w:rsidRDefault="005213E8" w:rsidP="00512E3F">
            <w:pPr>
              <w:widowControl/>
              <w:ind w:leftChars="-49" w:left="-103"/>
              <w:jc w:val="center"/>
              <w:rPr>
                <w:rFonts w:cs="宋体"/>
                <w:bCs/>
                <w:kern w:val="0"/>
              </w:rPr>
            </w:pPr>
            <w:r w:rsidRPr="00343EEE">
              <w:rPr>
                <w:rFonts w:cs="宋体" w:hint="eastAsia"/>
                <w:bCs/>
                <w:kern w:val="0"/>
              </w:rPr>
              <w:t>WDDE06.00.182.00</w:t>
            </w:r>
          </w:p>
        </w:tc>
        <w:tc>
          <w:tcPr>
            <w:tcW w:w="1610"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数据生成</w:t>
            </w:r>
            <w:r w:rsidRPr="003E4911">
              <w:rPr>
                <w:rFonts w:ascii="宋体" w:hAnsi="宋体"/>
                <w:szCs w:val="21"/>
              </w:rPr>
              <w:t>时间</w:t>
            </w:r>
          </w:p>
        </w:tc>
        <w:tc>
          <w:tcPr>
            <w:tcW w:w="90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szCs w:val="21"/>
              </w:rPr>
              <w:t>Y</w:t>
            </w:r>
            <w:r w:rsidRPr="003E4911">
              <w:rPr>
                <w:rFonts w:ascii="宋体" w:hAnsi="宋体" w:hint="eastAsia"/>
                <w:szCs w:val="21"/>
              </w:rPr>
              <w:t>W</w:t>
            </w:r>
            <w:r w:rsidRPr="003E4911">
              <w:rPr>
                <w:rFonts w:ascii="宋体" w:hAnsi="宋体"/>
                <w:szCs w:val="21"/>
              </w:rPr>
              <w:t>SCSJ</w:t>
            </w:r>
          </w:p>
        </w:tc>
        <w:tc>
          <w:tcPr>
            <w:tcW w:w="1260" w:type="dxa"/>
            <w:vAlign w:val="center"/>
          </w:tcPr>
          <w:p w:rsidR="005213E8" w:rsidRPr="003E4911" w:rsidRDefault="005213E8" w:rsidP="00512E3F">
            <w:pPr>
              <w:autoSpaceDE w:val="0"/>
              <w:autoSpaceDN w:val="0"/>
              <w:adjustRightInd w:val="0"/>
              <w:ind w:rightChars="-74" w:right="-155"/>
              <w:jc w:val="center"/>
              <w:rPr>
                <w:rFonts w:ascii="宋体" w:hAnsi="宋体"/>
                <w:szCs w:val="21"/>
              </w:rPr>
            </w:pPr>
            <w:r w:rsidRPr="003E4911">
              <w:rPr>
                <w:rFonts w:ascii="宋体" w:hAnsi="宋体"/>
                <w:szCs w:val="21"/>
              </w:rPr>
              <w:t>DATETIME</w:t>
            </w:r>
          </w:p>
        </w:tc>
        <w:tc>
          <w:tcPr>
            <w:tcW w:w="684" w:type="dxa"/>
            <w:vAlign w:val="center"/>
          </w:tcPr>
          <w:p w:rsidR="005213E8" w:rsidRPr="003E4911" w:rsidRDefault="005213E8" w:rsidP="00512E3F">
            <w:pPr>
              <w:autoSpaceDE w:val="0"/>
              <w:autoSpaceDN w:val="0"/>
              <w:adjustRightInd w:val="0"/>
              <w:rPr>
                <w:rFonts w:ascii="宋体" w:hAnsi="宋体"/>
                <w:szCs w:val="21"/>
              </w:rPr>
            </w:pPr>
          </w:p>
        </w:tc>
        <w:tc>
          <w:tcPr>
            <w:tcW w:w="744"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szCs w:val="21"/>
              </w:rPr>
              <w:t>可选</w:t>
            </w:r>
          </w:p>
        </w:tc>
        <w:tc>
          <w:tcPr>
            <w:tcW w:w="3396"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业务操作</w:t>
            </w:r>
            <w:r w:rsidRPr="003E4911">
              <w:rPr>
                <w:rFonts w:ascii="宋体" w:hAnsi="宋体"/>
                <w:szCs w:val="21"/>
              </w:rPr>
              <w:t>时间</w:t>
            </w:r>
          </w:p>
        </w:tc>
      </w:tr>
      <w:tr w:rsidR="005213E8" w:rsidRPr="004E3FEE" w:rsidTr="00512E3F">
        <w:trPr>
          <w:jc w:val="center"/>
        </w:trPr>
        <w:tc>
          <w:tcPr>
            <w:tcW w:w="1990" w:type="dxa"/>
          </w:tcPr>
          <w:p w:rsidR="005213E8" w:rsidRPr="00343EEE" w:rsidRDefault="005213E8" w:rsidP="00512E3F">
            <w:pPr>
              <w:widowControl/>
              <w:ind w:leftChars="-49" w:left="-103"/>
              <w:jc w:val="center"/>
              <w:rPr>
                <w:rFonts w:cs="宋体"/>
                <w:bCs/>
                <w:kern w:val="0"/>
              </w:rPr>
            </w:pPr>
            <w:r w:rsidRPr="00343EEE">
              <w:rPr>
                <w:rFonts w:cs="宋体" w:hint="eastAsia"/>
                <w:bCs/>
                <w:kern w:val="0"/>
              </w:rPr>
              <w:t>WDDE98.00.001.00</w:t>
            </w:r>
          </w:p>
        </w:tc>
        <w:tc>
          <w:tcPr>
            <w:tcW w:w="161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是否有诊断明细</w:t>
            </w:r>
          </w:p>
        </w:tc>
        <w:tc>
          <w:tcPr>
            <w:tcW w:w="90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SFYZDMX</w:t>
            </w:r>
          </w:p>
        </w:tc>
        <w:tc>
          <w:tcPr>
            <w:tcW w:w="126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4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96"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bl>
    <w:p w:rsidR="005213E8" w:rsidRDefault="005213E8" w:rsidP="005213E8">
      <w:r>
        <w:rPr>
          <w:rFonts w:hint="eastAsia"/>
        </w:rPr>
        <w:t>说明：</w:t>
      </w:r>
    </w:p>
    <w:p w:rsidR="005213E8" w:rsidRDefault="005213E8" w:rsidP="005213E8">
      <w:pPr>
        <w:numPr>
          <w:ilvl w:val="0"/>
          <w:numId w:val="5"/>
        </w:numPr>
        <w:rPr>
          <w:rFonts w:ascii="宋体" w:hAnsi="宋体" w:cs="宋体"/>
          <w:color w:val="000000"/>
          <w:kern w:val="0"/>
          <w:szCs w:val="21"/>
        </w:rPr>
      </w:pPr>
      <w:r w:rsidRPr="00F903BA">
        <w:rPr>
          <w:rFonts w:ascii="宋体" w:hAnsi="宋体" w:cs="宋体" w:hint="eastAsia"/>
          <w:color w:val="000000"/>
          <w:kern w:val="0"/>
          <w:szCs w:val="21"/>
        </w:rPr>
        <w:t>CV09.00.404</w:t>
      </w:r>
      <w:r w:rsidRPr="00F73A67">
        <w:rPr>
          <w:rFonts w:ascii="宋体" w:hAnsi="宋体" w:cs="宋体" w:hint="eastAsia"/>
          <w:color w:val="000000"/>
          <w:kern w:val="0"/>
          <w:szCs w:val="21"/>
        </w:rPr>
        <w:t>患者类型代码</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门诊</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急诊</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住院</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rPr>
          <w:rFonts w:ascii="宋体" w:hAnsi="宋体" w:cs="宋体"/>
          <w:color w:val="000000"/>
          <w:kern w:val="0"/>
          <w:szCs w:val="21"/>
        </w:rPr>
      </w:pPr>
    </w:p>
    <w:p w:rsidR="005213E8" w:rsidRPr="00F73A67" w:rsidRDefault="005213E8" w:rsidP="005213E8">
      <w:pPr>
        <w:numPr>
          <w:ilvl w:val="0"/>
          <w:numId w:val="5"/>
        </w:numPr>
      </w:pPr>
      <w:r w:rsidRPr="00F903BA">
        <w:rPr>
          <w:rFonts w:ascii="宋体" w:hAnsi="宋体" w:cs="宋体" w:hint="eastAsia"/>
          <w:color w:val="000000"/>
          <w:kern w:val="0"/>
          <w:szCs w:val="21"/>
        </w:rPr>
        <w:t>CV06.00.101中药使用类别代码表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300D3F" w:rsidTr="00512E3F">
        <w:tc>
          <w:tcPr>
            <w:tcW w:w="1130"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t>值</w:t>
            </w:r>
          </w:p>
        </w:tc>
        <w:tc>
          <w:tcPr>
            <w:tcW w:w="2934"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t>值含义</w:t>
            </w:r>
          </w:p>
        </w:tc>
        <w:tc>
          <w:tcPr>
            <w:tcW w:w="4350"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t>说明</w:t>
            </w:r>
          </w:p>
        </w:tc>
      </w:tr>
      <w:tr w:rsidR="005213E8" w:rsidRPr="00300D3F" w:rsidTr="00512E3F">
        <w:tc>
          <w:tcPr>
            <w:tcW w:w="1130" w:type="dxa"/>
            <w:tcBorders>
              <w:top w:val="single" w:sz="12" w:space="0" w:color="auto"/>
            </w:tcBorders>
            <w:vAlign w:val="center"/>
          </w:tcPr>
          <w:p w:rsidR="005213E8" w:rsidRDefault="005213E8" w:rsidP="00512E3F">
            <w:pPr>
              <w:jc w:val="center"/>
              <w:rPr>
                <w:rFonts w:ascii="宋体" w:hAnsi="宋体" w:cs="宋体"/>
                <w:color w:val="000000"/>
                <w:sz w:val="22"/>
              </w:rPr>
            </w:pPr>
            <w:r>
              <w:rPr>
                <w:rFonts w:hint="eastAsia"/>
                <w:color w:val="000000"/>
                <w:sz w:val="22"/>
              </w:rPr>
              <w:t>1</w:t>
            </w:r>
          </w:p>
        </w:tc>
        <w:tc>
          <w:tcPr>
            <w:tcW w:w="2934" w:type="dxa"/>
            <w:tcBorders>
              <w:top w:val="single" w:sz="12" w:space="0" w:color="auto"/>
            </w:tcBorders>
            <w:vAlign w:val="center"/>
          </w:tcPr>
          <w:p w:rsidR="005213E8" w:rsidRDefault="005213E8" w:rsidP="00512E3F">
            <w:pPr>
              <w:rPr>
                <w:rFonts w:ascii="宋体" w:hAnsi="宋体" w:cs="宋体"/>
                <w:color w:val="000000"/>
                <w:sz w:val="22"/>
              </w:rPr>
            </w:pPr>
            <w:r>
              <w:rPr>
                <w:rFonts w:hint="eastAsia"/>
                <w:color w:val="000000"/>
                <w:sz w:val="22"/>
              </w:rPr>
              <w:t>未使用</w:t>
            </w:r>
          </w:p>
        </w:tc>
        <w:tc>
          <w:tcPr>
            <w:tcW w:w="4350" w:type="dxa"/>
            <w:tcBorders>
              <w:top w:val="single" w:sz="12" w:space="0" w:color="auto"/>
            </w:tcBorders>
            <w:vAlign w:val="bottom"/>
          </w:tcPr>
          <w:p w:rsidR="005213E8" w:rsidRDefault="005213E8" w:rsidP="00512E3F">
            <w:pPr>
              <w:rPr>
                <w:rFonts w:ascii="宋体" w:hAnsi="宋体" w:cs="宋体"/>
                <w:color w:val="000000"/>
                <w:sz w:val="22"/>
              </w:rPr>
            </w:pPr>
          </w:p>
        </w:tc>
      </w:tr>
      <w:tr w:rsidR="005213E8" w:rsidRPr="00300D3F" w:rsidTr="00512E3F">
        <w:tc>
          <w:tcPr>
            <w:tcW w:w="1130" w:type="dxa"/>
            <w:vAlign w:val="center"/>
          </w:tcPr>
          <w:p w:rsidR="005213E8" w:rsidRDefault="005213E8" w:rsidP="00512E3F">
            <w:pPr>
              <w:jc w:val="center"/>
              <w:rPr>
                <w:rFonts w:ascii="宋体" w:hAnsi="宋体" w:cs="宋体"/>
                <w:color w:val="000000"/>
                <w:sz w:val="22"/>
              </w:rPr>
            </w:pPr>
            <w:r>
              <w:rPr>
                <w:rFonts w:hint="eastAsia"/>
                <w:color w:val="000000"/>
                <w:sz w:val="22"/>
              </w:rPr>
              <w:t>2</w:t>
            </w:r>
          </w:p>
        </w:tc>
        <w:tc>
          <w:tcPr>
            <w:tcW w:w="2934" w:type="dxa"/>
            <w:vAlign w:val="center"/>
          </w:tcPr>
          <w:p w:rsidR="005213E8" w:rsidRDefault="005213E8" w:rsidP="00512E3F">
            <w:pPr>
              <w:rPr>
                <w:rFonts w:ascii="宋体" w:hAnsi="宋体" w:cs="宋体"/>
                <w:color w:val="000000"/>
                <w:sz w:val="22"/>
              </w:rPr>
            </w:pPr>
            <w:r>
              <w:rPr>
                <w:rFonts w:hint="eastAsia"/>
                <w:color w:val="000000"/>
                <w:sz w:val="22"/>
              </w:rPr>
              <w:t>中成药</w:t>
            </w:r>
          </w:p>
        </w:tc>
        <w:tc>
          <w:tcPr>
            <w:tcW w:w="4350" w:type="dxa"/>
            <w:vAlign w:val="bottom"/>
          </w:tcPr>
          <w:p w:rsidR="005213E8" w:rsidRDefault="005213E8" w:rsidP="00512E3F">
            <w:pPr>
              <w:rPr>
                <w:rFonts w:ascii="宋体" w:hAnsi="宋体" w:cs="宋体"/>
                <w:color w:val="000000"/>
                <w:sz w:val="22"/>
              </w:rPr>
            </w:pPr>
          </w:p>
        </w:tc>
      </w:tr>
      <w:tr w:rsidR="005213E8" w:rsidRPr="00300D3F" w:rsidTr="00512E3F">
        <w:tc>
          <w:tcPr>
            <w:tcW w:w="1130" w:type="dxa"/>
            <w:vAlign w:val="center"/>
          </w:tcPr>
          <w:p w:rsidR="005213E8" w:rsidRDefault="005213E8" w:rsidP="00512E3F">
            <w:pPr>
              <w:jc w:val="center"/>
              <w:rPr>
                <w:rFonts w:ascii="宋体" w:hAnsi="宋体" w:cs="宋体"/>
                <w:color w:val="000000"/>
                <w:sz w:val="22"/>
              </w:rPr>
            </w:pPr>
            <w:r>
              <w:rPr>
                <w:rFonts w:hint="eastAsia"/>
                <w:color w:val="000000"/>
                <w:sz w:val="22"/>
              </w:rPr>
              <w:t>3</w:t>
            </w:r>
          </w:p>
        </w:tc>
        <w:tc>
          <w:tcPr>
            <w:tcW w:w="2934" w:type="dxa"/>
            <w:vAlign w:val="center"/>
          </w:tcPr>
          <w:p w:rsidR="005213E8" w:rsidRDefault="005213E8" w:rsidP="00512E3F">
            <w:pPr>
              <w:rPr>
                <w:rFonts w:ascii="宋体" w:hAnsi="宋体" w:cs="宋体"/>
                <w:color w:val="000000"/>
                <w:sz w:val="22"/>
              </w:rPr>
            </w:pPr>
            <w:r>
              <w:rPr>
                <w:rFonts w:hint="eastAsia"/>
                <w:color w:val="000000"/>
                <w:sz w:val="22"/>
              </w:rPr>
              <w:t>中草药</w:t>
            </w:r>
          </w:p>
        </w:tc>
        <w:tc>
          <w:tcPr>
            <w:tcW w:w="4350" w:type="dxa"/>
            <w:vAlign w:val="bottom"/>
          </w:tcPr>
          <w:p w:rsidR="005213E8" w:rsidRDefault="005213E8" w:rsidP="00512E3F">
            <w:pPr>
              <w:rPr>
                <w:rFonts w:ascii="宋体" w:hAnsi="宋体" w:cs="宋体"/>
                <w:color w:val="000000"/>
                <w:sz w:val="22"/>
              </w:rPr>
            </w:pPr>
          </w:p>
        </w:tc>
      </w:tr>
      <w:tr w:rsidR="005213E8" w:rsidRPr="00300D3F" w:rsidTr="00512E3F">
        <w:tc>
          <w:tcPr>
            <w:tcW w:w="1130" w:type="dxa"/>
            <w:vAlign w:val="center"/>
          </w:tcPr>
          <w:p w:rsidR="005213E8" w:rsidRDefault="005213E8" w:rsidP="00512E3F">
            <w:pPr>
              <w:jc w:val="center"/>
              <w:rPr>
                <w:rFonts w:ascii="宋体" w:hAnsi="宋体" w:cs="宋体"/>
                <w:color w:val="000000"/>
                <w:sz w:val="22"/>
              </w:rPr>
            </w:pPr>
            <w:r>
              <w:rPr>
                <w:rFonts w:hint="eastAsia"/>
                <w:color w:val="000000"/>
                <w:sz w:val="22"/>
              </w:rPr>
              <w:t>9</w:t>
            </w:r>
          </w:p>
        </w:tc>
        <w:tc>
          <w:tcPr>
            <w:tcW w:w="2934" w:type="dxa"/>
            <w:vAlign w:val="center"/>
          </w:tcPr>
          <w:p w:rsidR="005213E8" w:rsidRDefault="005213E8" w:rsidP="00512E3F">
            <w:pPr>
              <w:rPr>
                <w:rFonts w:ascii="宋体" w:hAnsi="宋体" w:cs="宋体"/>
                <w:color w:val="000000"/>
                <w:sz w:val="22"/>
              </w:rPr>
            </w:pPr>
            <w:r>
              <w:rPr>
                <w:rFonts w:hint="eastAsia"/>
                <w:color w:val="000000"/>
                <w:sz w:val="22"/>
              </w:rPr>
              <w:t>其他中药</w:t>
            </w:r>
          </w:p>
        </w:tc>
        <w:tc>
          <w:tcPr>
            <w:tcW w:w="4350" w:type="dxa"/>
            <w:vAlign w:val="bottom"/>
          </w:tcPr>
          <w:p w:rsidR="005213E8" w:rsidRDefault="005213E8" w:rsidP="00512E3F">
            <w:pPr>
              <w:rPr>
                <w:rFonts w:ascii="宋体" w:hAnsi="宋体" w:cs="宋体"/>
                <w:color w:val="000000"/>
                <w:sz w:val="22"/>
              </w:rPr>
            </w:pPr>
          </w:p>
        </w:tc>
      </w:tr>
    </w:tbl>
    <w:p w:rsidR="005213E8" w:rsidRPr="00F73A67" w:rsidRDefault="005213E8" w:rsidP="005213E8">
      <w:pPr>
        <w:ind w:left="720"/>
      </w:pPr>
    </w:p>
    <w:p w:rsidR="005213E8" w:rsidRPr="00F73A67" w:rsidRDefault="005213E8" w:rsidP="005213E8">
      <w:pPr>
        <w:numPr>
          <w:ilvl w:val="0"/>
          <w:numId w:val="5"/>
        </w:numPr>
      </w:pPr>
      <w:r w:rsidRPr="00F903BA">
        <w:rPr>
          <w:rFonts w:ascii="宋体" w:hAnsi="宋体" w:cs="宋体" w:hint="eastAsia"/>
          <w:color w:val="000000"/>
          <w:kern w:val="0"/>
          <w:szCs w:val="21"/>
        </w:rPr>
        <w:t>CV05.10.010病情转归代码表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2816"/>
        <w:gridCol w:w="4175"/>
      </w:tblGrid>
      <w:tr w:rsidR="005213E8" w:rsidRPr="00300D3F" w:rsidTr="00512E3F">
        <w:tc>
          <w:tcPr>
            <w:tcW w:w="1130"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lastRenderedPageBreak/>
              <w:t>值</w:t>
            </w:r>
          </w:p>
        </w:tc>
        <w:tc>
          <w:tcPr>
            <w:tcW w:w="2934"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t>值含义</w:t>
            </w:r>
          </w:p>
        </w:tc>
        <w:tc>
          <w:tcPr>
            <w:tcW w:w="4350" w:type="dxa"/>
            <w:tcBorders>
              <w:top w:val="single" w:sz="12" w:space="0" w:color="auto"/>
              <w:bottom w:val="single" w:sz="12" w:space="0" w:color="auto"/>
            </w:tcBorders>
          </w:tcPr>
          <w:p w:rsidR="005213E8" w:rsidRPr="00300D3F" w:rsidRDefault="005213E8" w:rsidP="00512E3F">
            <w:pPr>
              <w:jc w:val="center"/>
              <w:rPr>
                <w:b/>
                <w:szCs w:val="21"/>
              </w:rPr>
            </w:pPr>
            <w:r w:rsidRPr="00300D3F">
              <w:rPr>
                <w:b/>
                <w:szCs w:val="21"/>
              </w:rPr>
              <w:t>说明</w:t>
            </w:r>
          </w:p>
        </w:tc>
      </w:tr>
      <w:tr w:rsidR="005213E8" w:rsidRPr="00300D3F" w:rsidTr="00512E3F">
        <w:tc>
          <w:tcPr>
            <w:tcW w:w="1130" w:type="dxa"/>
            <w:tcBorders>
              <w:top w:val="single" w:sz="12" w:space="0" w:color="auto"/>
            </w:tcBorders>
            <w:vAlign w:val="bottom"/>
          </w:tcPr>
          <w:p w:rsidR="005213E8" w:rsidRDefault="005213E8" w:rsidP="00512E3F">
            <w:pPr>
              <w:jc w:val="center"/>
              <w:rPr>
                <w:rFonts w:ascii="宋体" w:hAnsi="宋体" w:cs="宋体"/>
                <w:color w:val="000000"/>
                <w:sz w:val="22"/>
              </w:rPr>
            </w:pPr>
            <w:r>
              <w:rPr>
                <w:rFonts w:hint="eastAsia"/>
                <w:color w:val="000000"/>
                <w:sz w:val="22"/>
              </w:rPr>
              <w:t>1</w:t>
            </w:r>
          </w:p>
        </w:tc>
        <w:tc>
          <w:tcPr>
            <w:tcW w:w="2934" w:type="dxa"/>
            <w:tcBorders>
              <w:top w:val="single" w:sz="12" w:space="0" w:color="auto"/>
            </w:tcBorders>
            <w:vAlign w:val="bottom"/>
          </w:tcPr>
          <w:p w:rsidR="005213E8" w:rsidRDefault="005213E8" w:rsidP="00512E3F">
            <w:pPr>
              <w:rPr>
                <w:rFonts w:ascii="宋体" w:hAnsi="宋体" w:cs="宋体"/>
                <w:color w:val="000000"/>
                <w:sz w:val="22"/>
              </w:rPr>
            </w:pPr>
            <w:r>
              <w:rPr>
                <w:rFonts w:hint="eastAsia"/>
                <w:color w:val="000000"/>
                <w:sz w:val="22"/>
              </w:rPr>
              <w:t>治愈</w:t>
            </w:r>
          </w:p>
        </w:tc>
        <w:tc>
          <w:tcPr>
            <w:tcW w:w="4350" w:type="dxa"/>
            <w:tcBorders>
              <w:top w:val="single" w:sz="12" w:space="0" w:color="auto"/>
            </w:tcBorders>
            <w:vAlign w:val="bottom"/>
          </w:tcPr>
          <w:p w:rsidR="005213E8" w:rsidRDefault="005213E8" w:rsidP="00512E3F">
            <w:pPr>
              <w:rPr>
                <w:rFonts w:ascii="宋体" w:hAnsi="宋体" w:cs="宋体"/>
                <w:color w:val="000000"/>
                <w:sz w:val="22"/>
              </w:rPr>
            </w:pPr>
            <w:r>
              <w:rPr>
                <w:rFonts w:hint="eastAsia"/>
                <w:color w:val="000000"/>
                <w:sz w:val="22"/>
              </w:rPr>
              <w:t>达到治愈标准或症状消失、功能恢复、创口愈合</w:t>
            </w:r>
          </w:p>
        </w:tc>
      </w:tr>
      <w:tr w:rsidR="005213E8" w:rsidRPr="00300D3F"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2</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好转</w:t>
            </w:r>
          </w:p>
        </w:tc>
        <w:tc>
          <w:tcPr>
            <w:tcW w:w="4350" w:type="dxa"/>
            <w:vAlign w:val="bottom"/>
          </w:tcPr>
          <w:p w:rsidR="005213E8" w:rsidRDefault="005213E8" w:rsidP="00512E3F">
            <w:pPr>
              <w:rPr>
                <w:rFonts w:ascii="宋体" w:hAnsi="宋体" w:cs="宋体"/>
                <w:color w:val="000000"/>
                <w:sz w:val="22"/>
              </w:rPr>
            </w:pPr>
            <w:r>
              <w:rPr>
                <w:rFonts w:hint="eastAsia"/>
                <w:color w:val="000000"/>
                <w:sz w:val="22"/>
              </w:rPr>
              <w:t>达到好转标准或症状减轻、功能部分恢复、体征改善</w:t>
            </w:r>
          </w:p>
        </w:tc>
      </w:tr>
      <w:tr w:rsidR="005213E8" w:rsidRPr="00300D3F"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3</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稳定</w:t>
            </w:r>
          </w:p>
        </w:tc>
        <w:tc>
          <w:tcPr>
            <w:tcW w:w="4350" w:type="dxa"/>
            <w:vAlign w:val="bottom"/>
          </w:tcPr>
          <w:p w:rsidR="005213E8" w:rsidRDefault="005213E8" w:rsidP="00512E3F">
            <w:pPr>
              <w:rPr>
                <w:rFonts w:ascii="宋体" w:hAnsi="宋体" w:cs="宋体"/>
                <w:color w:val="000000"/>
                <w:sz w:val="22"/>
              </w:rPr>
            </w:pPr>
            <w:r>
              <w:rPr>
                <w:rFonts w:hint="eastAsia"/>
                <w:color w:val="000000"/>
                <w:sz w:val="22"/>
              </w:rPr>
              <w:t>病情无明显变化或加重</w:t>
            </w:r>
          </w:p>
        </w:tc>
      </w:tr>
      <w:tr w:rsidR="005213E8" w:rsidRPr="00300D3F"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4</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恶化</w:t>
            </w:r>
          </w:p>
        </w:tc>
        <w:tc>
          <w:tcPr>
            <w:tcW w:w="4350" w:type="dxa"/>
            <w:vAlign w:val="bottom"/>
          </w:tcPr>
          <w:p w:rsidR="005213E8" w:rsidRDefault="005213E8" w:rsidP="00512E3F">
            <w:pPr>
              <w:rPr>
                <w:rFonts w:ascii="宋体" w:hAnsi="宋体" w:cs="宋体"/>
                <w:color w:val="000000"/>
                <w:sz w:val="22"/>
              </w:rPr>
            </w:pPr>
            <w:r>
              <w:rPr>
                <w:rFonts w:hint="eastAsia"/>
                <w:color w:val="000000"/>
                <w:sz w:val="22"/>
              </w:rPr>
              <w:t>病情加重</w:t>
            </w:r>
          </w:p>
        </w:tc>
      </w:tr>
      <w:tr w:rsidR="005213E8" w:rsidRPr="00300D3F"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5</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死亡</w:t>
            </w:r>
          </w:p>
        </w:tc>
        <w:tc>
          <w:tcPr>
            <w:tcW w:w="4350" w:type="dxa"/>
            <w:vAlign w:val="bottom"/>
          </w:tcPr>
          <w:p w:rsidR="005213E8" w:rsidRDefault="005213E8" w:rsidP="00512E3F">
            <w:pPr>
              <w:rPr>
                <w:rFonts w:ascii="宋体" w:hAnsi="宋体" w:cs="宋体"/>
                <w:color w:val="000000"/>
                <w:sz w:val="22"/>
              </w:rPr>
            </w:pPr>
            <w:r>
              <w:rPr>
                <w:rFonts w:hint="eastAsia"/>
                <w:color w:val="000000"/>
                <w:sz w:val="22"/>
              </w:rPr>
              <w:t>患者死亡</w:t>
            </w:r>
          </w:p>
        </w:tc>
      </w:tr>
      <w:tr w:rsidR="005213E8" w:rsidRPr="00300D3F"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9</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其他</w:t>
            </w:r>
          </w:p>
        </w:tc>
        <w:tc>
          <w:tcPr>
            <w:tcW w:w="4350" w:type="dxa"/>
            <w:vAlign w:val="bottom"/>
          </w:tcPr>
          <w:p w:rsidR="005213E8" w:rsidRDefault="005213E8" w:rsidP="00512E3F">
            <w:pPr>
              <w:rPr>
                <w:rFonts w:ascii="宋体" w:hAnsi="宋体" w:cs="宋体"/>
                <w:color w:val="000000"/>
                <w:sz w:val="22"/>
              </w:rPr>
            </w:pPr>
            <w:r>
              <w:rPr>
                <w:rFonts w:hint="eastAsia"/>
                <w:color w:val="000000"/>
                <w:sz w:val="22"/>
              </w:rPr>
              <w:t>通常指非伤病而又需医学处置的情况</w:t>
            </w:r>
          </w:p>
        </w:tc>
      </w:tr>
    </w:tbl>
    <w:p w:rsidR="005213E8" w:rsidRPr="00F73A67" w:rsidRDefault="005213E8" w:rsidP="005213E8">
      <w:pPr>
        <w:ind w:left="720"/>
      </w:pPr>
    </w:p>
    <w:p w:rsidR="005213E8" w:rsidRDefault="005213E8" w:rsidP="005213E8">
      <w:pPr>
        <w:numPr>
          <w:ilvl w:val="0"/>
          <w:numId w:val="6"/>
        </w:numPr>
        <w:rPr>
          <w:rFonts w:ascii="宋体" w:hAnsi="宋体" w:cs="宋体"/>
          <w:color w:val="000000"/>
          <w:kern w:val="0"/>
          <w:szCs w:val="21"/>
        </w:rPr>
      </w:pPr>
      <w:r w:rsidRPr="00F903BA">
        <w:rPr>
          <w:rFonts w:ascii="宋体" w:hAnsi="宋体" w:cs="宋体" w:hint="eastAsia"/>
          <w:color w:val="000000"/>
          <w:kern w:val="0"/>
          <w:szCs w:val="21"/>
        </w:rPr>
        <w:t>CV07.10.005</w:t>
      </w:r>
      <w:r w:rsidRPr="00F73A67">
        <w:rPr>
          <w:rFonts w:ascii="宋体" w:hAnsi="宋体" w:cs="宋体" w:hint="eastAsia"/>
          <w:color w:val="000000"/>
          <w:kern w:val="0"/>
          <w:szCs w:val="21"/>
        </w:rPr>
        <w:t>医疗付费方式代码</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b/>
                <w:szCs w:val="21"/>
              </w:rPr>
            </w:pPr>
            <w:r>
              <w:rPr>
                <w:b/>
                <w:szCs w:val="21"/>
              </w:rPr>
              <w:t>值</w:t>
            </w:r>
          </w:p>
        </w:tc>
        <w:tc>
          <w:tcPr>
            <w:tcW w:w="2934" w:type="dxa"/>
            <w:tcBorders>
              <w:top w:val="single" w:sz="12" w:space="0" w:color="auto"/>
              <w:bottom w:val="single" w:sz="12" w:space="0" w:color="auto"/>
            </w:tcBorders>
          </w:tcPr>
          <w:p w:rsidR="005213E8" w:rsidRDefault="005213E8" w:rsidP="00512E3F">
            <w:pPr>
              <w:jc w:val="center"/>
              <w:rPr>
                <w:b/>
                <w:szCs w:val="21"/>
              </w:rPr>
            </w:pPr>
            <w:r>
              <w:rPr>
                <w:b/>
                <w:szCs w:val="21"/>
              </w:rPr>
              <w:t>值含义</w:t>
            </w:r>
          </w:p>
        </w:tc>
        <w:tc>
          <w:tcPr>
            <w:tcW w:w="4350" w:type="dxa"/>
            <w:tcBorders>
              <w:top w:val="single" w:sz="12" w:space="0" w:color="auto"/>
              <w:bottom w:val="single" w:sz="12" w:space="0" w:color="auto"/>
            </w:tcBorders>
          </w:tcPr>
          <w:p w:rsidR="005213E8" w:rsidRDefault="005213E8" w:rsidP="00512E3F">
            <w:pPr>
              <w:jc w:val="center"/>
              <w:rPr>
                <w:b/>
                <w:szCs w:val="21"/>
              </w:rPr>
            </w:pPr>
            <w:r>
              <w:rPr>
                <w:b/>
                <w:szCs w:val="21"/>
              </w:rPr>
              <w:t>说明</w:t>
            </w:r>
          </w:p>
        </w:tc>
      </w:tr>
      <w:tr w:rsidR="005213E8" w:rsidTr="00512E3F">
        <w:tc>
          <w:tcPr>
            <w:tcW w:w="1130" w:type="dxa"/>
            <w:tcBorders>
              <w:top w:val="single" w:sz="12" w:space="0" w:color="auto"/>
            </w:tcBorders>
            <w:vAlign w:val="bottom"/>
          </w:tcPr>
          <w:p w:rsidR="005213E8" w:rsidRDefault="005213E8" w:rsidP="00512E3F">
            <w:pPr>
              <w:jc w:val="center"/>
              <w:rPr>
                <w:rFonts w:ascii="宋体" w:hAnsi="宋体" w:cs="宋体"/>
                <w:color w:val="000000"/>
                <w:sz w:val="22"/>
              </w:rPr>
            </w:pPr>
            <w:r>
              <w:rPr>
                <w:rFonts w:hint="eastAsia"/>
                <w:color w:val="000000"/>
                <w:sz w:val="22"/>
              </w:rPr>
              <w:t>01</w:t>
            </w:r>
          </w:p>
        </w:tc>
        <w:tc>
          <w:tcPr>
            <w:tcW w:w="2934" w:type="dxa"/>
            <w:tcBorders>
              <w:top w:val="single" w:sz="12" w:space="0" w:color="auto"/>
            </w:tcBorders>
            <w:vAlign w:val="bottom"/>
          </w:tcPr>
          <w:p w:rsidR="005213E8" w:rsidRDefault="005213E8" w:rsidP="00512E3F">
            <w:pPr>
              <w:rPr>
                <w:rFonts w:ascii="宋体" w:hAnsi="宋体" w:cs="宋体"/>
                <w:color w:val="000000"/>
                <w:sz w:val="22"/>
              </w:rPr>
            </w:pPr>
            <w:r>
              <w:rPr>
                <w:rFonts w:hint="eastAsia"/>
                <w:color w:val="000000"/>
                <w:sz w:val="22"/>
              </w:rPr>
              <w:t>城镇职工基本医疗保险</w:t>
            </w:r>
          </w:p>
        </w:tc>
        <w:tc>
          <w:tcPr>
            <w:tcW w:w="4350" w:type="dxa"/>
            <w:tcBorders>
              <w:top w:val="single" w:sz="12" w:space="0" w:color="auto"/>
            </w:tcBorders>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02</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城镇居民基本医疗保险</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03</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新型农村合作医疗</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04</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贫因救助</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05</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商业医疗保险</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06</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全公费</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07</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全自费</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color w:val="000000"/>
                <w:sz w:val="22"/>
              </w:rPr>
            </w:pPr>
            <w:r>
              <w:rPr>
                <w:rFonts w:hint="eastAsia"/>
                <w:color w:val="000000"/>
                <w:sz w:val="22"/>
              </w:rPr>
              <w:t>08</w:t>
            </w:r>
          </w:p>
        </w:tc>
        <w:tc>
          <w:tcPr>
            <w:tcW w:w="2934" w:type="dxa"/>
            <w:vAlign w:val="bottom"/>
          </w:tcPr>
          <w:p w:rsidR="005213E8" w:rsidRDefault="005213E8" w:rsidP="00512E3F">
            <w:pPr>
              <w:rPr>
                <w:color w:val="000000"/>
                <w:sz w:val="22"/>
              </w:rPr>
            </w:pPr>
            <w:r>
              <w:rPr>
                <w:rFonts w:hint="eastAsia"/>
                <w:color w:val="000000"/>
                <w:sz w:val="22"/>
              </w:rPr>
              <w:t>其他社会保险</w:t>
            </w:r>
          </w:p>
        </w:tc>
        <w:tc>
          <w:tcPr>
            <w:tcW w:w="4350" w:type="dxa"/>
            <w:vAlign w:val="bottom"/>
          </w:tcPr>
          <w:p w:rsidR="005213E8" w:rsidRDefault="005213E8" w:rsidP="00512E3F">
            <w:pPr>
              <w:jc w:val="center"/>
              <w:rPr>
                <w:rFonts w:ascii="宋体" w:hAnsi="宋体" w:cs="宋体"/>
                <w:color w:val="000000"/>
                <w:sz w:val="22"/>
              </w:rPr>
            </w:pPr>
          </w:p>
        </w:tc>
      </w:tr>
      <w:tr w:rsidR="005213E8" w:rsidTr="00512E3F">
        <w:tc>
          <w:tcPr>
            <w:tcW w:w="1130" w:type="dxa"/>
            <w:vAlign w:val="bottom"/>
          </w:tcPr>
          <w:p w:rsidR="005213E8" w:rsidRDefault="005213E8" w:rsidP="00512E3F">
            <w:pPr>
              <w:jc w:val="center"/>
              <w:rPr>
                <w:rFonts w:ascii="宋体" w:hAnsi="宋体" w:cs="宋体"/>
                <w:color w:val="000000"/>
                <w:sz w:val="22"/>
              </w:rPr>
            </w:pPr>
            <w:r>
              <w:rPr>
                <w:rFonts w:hint="eastAsia"/>
                <w:color w:val="000000"/>
                <w:sz w:val="22"/>
              </w:rPr>
              <w:t>99</w:t>
            </w:r>
          </w:p>
        </w:tc>
        <w:tc>
          <w:tcPr>
            <w:tcW w:w="2934" w:type="dxa"/>
            <w:vAlign w:val="bottom"/>
          </w:tcPr>
          <w:p w:rsidR="005213E8" w:rsidRDefault="005213E8" w:rsidP="00512E3F">
            <w:pPr>
              <w:rPr>
                <w:rFonts w:ascii="宋体" w:hAnsi="宋体" w:cs="宋体"/>
                <w:color w:val="000000"/>
                <w:sz w:val="22"/>
              </w:rPr>
            </w:pPr>
            <w:r>
              <w:rPr>
                <w:rFonts w:hint="eastAsia"/>
                <w:color w:val="000000"/>
                <w:sz w:val="22"/>
              </w:rPr>
              <w:t>其他</w:t>
            </w:r>
          </w:p>
        </w:tc>
        <w:tc>
          <w:tcPr>
            <w:tcW w:w="4350" w:type="dxa"/>
            <w:vAlign w:val="bottom"/>
          </w:tcPr>
          <w:p w:rsidR="005213E8" w:rsidRDefault="005213E8" w:rsidP="00512E3F">
            <w:pPr>
              <w:jc w:val="center"/>
              <w:rPr>
                <w:rFonts w:ascii="宋体" w:hAnsi="宋体" w:cs="宋体"/>
                <w:color w:val="000000"/>
                <w:sz w:val="22"/>
              </w:rPr>
            </w:pPr>
          </w:p>
        </w:tc>
      </w:tr>
    </w:tbl>
    <w:p w:rsidR="005213E8" w:rsidRDefault="005213E8" w:rsidP="005213E8">
      <w:pPr>
        <w:ind w:left="720"/>
      </w:pPr>
    </w:p>
    <w:p w:rsidR="005213E8" w:rsidRDefault="0049659C" w:rsidP="0049659C">
      <w:pPr>
        <w:pStyle w:val="2"/>
      </w:pPr>
      <w:bookmarkStart w:id="278" w:name="_Toc429573886"/>
      <w:bookmarkEnd w:id="274"/>
      <w:bookmarkEnd w:id="275"/>
      <w:bookmarkEnd w:id="276"/>
      <w:r>
        <w:rPr>
          <w:rFonts w:hint="eastAsia"/>
        </w:rPr>
        <w:t>门诊就诊记录</w:t>
      </w:r>
      <w:bookmarkEnd w:id="278"/>
    </w:p>
    <w:p w:rsidR="005213E8" w:rsidRPr="004E32DC" w:rsidRDefault="0049659C" w:rsidP="005213E8">
      <w:pPr>
        <w:rPr>
          <w:b/>
        </w:rPr>
      </w:pPr>
      <w:r>
        <w:rPr>
          <w:rFonts w:hint="eastAsia"/>
          <w:b/>
        </w:rPr>
        <w:t>门诊就诊记录</w:t>
      </w:r>
      <w:r w:rsidR="005213E8" w:rsidRPr="004E32DC">
        <w:rPr>
          <w:rFonts w:hint="eastAsia"/>
          <w:b/>
        </w:rPr>
        <w:t>关系图如下：</w:t>
      </w:r>
    </w:p>
    <w:p w:rsidR="005213E8" w:rsidRDefault="00375C9C" w:rsidP="005213E8">
      <w:r>
        <w:pict>
          <v:group id="_x0000_s1460" editas="canvas" style="width:415.3pt;height:324pt;mso-position-horizontal-relative:char;mso-position-vertical-relative:line" coordorigin="1800,1443" coordsize="8306,648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61" type="#_x0000_t75" style="position:absolute;left:1800;top:1443;width:8306;height:6480" o:preferrelative="f">
              <v:fill o:detectmouseclick="t"/>
              <v:path o:extrusionok="t" o:connecttype="none"/>
              <o:lock v:ext="edit" text="t"/>
            </v:shape>
            <v:rect id="_x0000_s1462" style="position:absolute;left:2205;top:3316;width:1740;height:478" fillcolor="#fabf8f" strokecolor="#fabf8f" strokeweight="1pt">
              <v:fill color2="#fde9d9" angle="-45" focus="-50%" type="gradient"/>
              <v:shadow on="t" type="perspective" color="#974706" opacity=".5" offset="1pt" offset2="-3pt"/>
              <v:textbox style="mso-next-textbox:#_x0000_s1462">
                <w:txbxContent>
                  <w:p w:rsidR="008F7C35" w:rsidRDefault="008F7C35" w:rsidP="005213E8">
                    <w:r>
                      <w:rPr>
                        <w:rFonts w:hint="eastAsia"/>
                      </w:rPr>
                      <w:t>门诊就诊记录</w:t>
                    </w:r>
                  </w:p>
                </w:txbxContent>
              </v:textbox>
            </v:rect>
            <v:rect id="_x0000_s1463" style="position:absolute;left:2220;top:4725;width:1741;height:480" fillcolor="#fabf8f" strokecolor="#fabf8f" strokeweight="1pt">
              <v:fill color2="#fde9d9" angle="-45" focus="-50%" type="gradient"/>
              <v:shadow on="t" type="perspective" color="#974706" opacity=".5" offset="1pt" offset2="-3pt"/>
              <v:textbox style="mso-next-textbox:#_x0000_s1463">
                <w:txbxContent>
                  <w:p w:rsidR="008F7C35" w:rsidRDefault="008F7C35" w:rsidP="005213E8">
                    <w:pPr>
                      <w:jc w:val="center"/>
                    </w:pPr>
                    <w:r>
                      <w:rPr>
                        <w:rFonts w:hint="eastAsia"/>
                      </w:rPr>
                      <w:t>急诊留观病历</w:t>
                    </w:r>
                  </w:p>
                </w:txbxContent>
              </v:textbox>
            </v:rect>
            <v:rect id="_x0000_s1464" style="position:absolute;left:7320;top:1533;width:1740;height:480" fillcolor="#92cddc" strokecolor="#92cddc" strokeweight="1pt">
              <v:fill color2="#daeef3" angle="-45" focus="-50%" type="gradient"/>
              <v:shadow on="t" type="perspective" color="#205867" opacity=".5" offset="1pt" offset2="-3pt"/>
              <v:textbox style="mso-next-textbox:#_x0000_s1464">
                <w:txbxContent>
                  <w:p w:rsidR="008F7C35" w:rsidRDefault="008F7C35" w:rsidP="005213E8">
                    <w:pPr>
                      <w:jc w:val="center"/>
                    </w:pPr>
                    <w:r w:rsidRPr="003E4911">
                      <w:rPr>
                        <w:rFonts w:ascii="宋体" w:hAnsi="宋体" w:cs="宋体" w:hint="eastAsia"/>
                        <w:color w:val="000000"/>
                        <w:kern w:val="0"/>
                        <w:szCs w:val="21"/>
                      </w:rPr>
                      <w:t>中医“四诊”</w:t>
                    </w:r>
                    <w:r>
                      <w:rPr>
                        <w:rFonts w:ascii="宋体" w:hAnsi="宋体" w:cs="宋体" w:hint="eastAsia"/>
                        <w:color w:val="000000"/>
                        <w:kern w:val="0"/>
                        <w:szCs w:val="21"/>
                      </w:rPr>
                      <w:t>表</w:t>
                    </w:r>
                  </w:p>
                </w:txbxContent>
              </v:textbox>
            </v:rect>
            <v:rect id="_x0000_s1465" style="position:absolute;left:7380;top:3660;width:1740;height:480" fillcolor="#92cddc" strokecolor="#92cddc" strokeweight="1pt">
              <v:fill color2="#daeef3" angle="-45" focus="-50%" type="gradient"/>
              <v:shadow on="t" type="perspective" color="#205867" opacity=".5" offset="1pt" offset2="-3pt"/>
              <v:textbox style="mso-next-textbox:#_x0000_s1465">
                <w:txbxContent>
                  <w:p w:rsidR="008F7C35" w:rsidRDefault="008F7C35" w:rsidP="005213E8">
                    <w:pPr>
                      <w:jc w:val="center"/>
                    </w:pPr>
                    <w:r>
                      <w:rPr>
                        <w:rFonts w:hint="eastAsia"/>
                      </w:rPr>
                      <w:t>诊断明细表</w:t>
                    </w:r>
                  </w:p>
                </w:txbxContent>
              </v:textbox>
            </v:rect>
            <v:rect id="_x0000_s1466" style="position:absolute;left:6545;top:4725;width:3107;height:480" fillcolor="#b2a1c7" strokecolor="white" strokeweight="1pt">
              <v:fill color2="#daeef3" angle="-45" focus="-50%" type="gradient"/>
              <v:shadow on="t" type="perspective" color="#205867" opacity=".5" offset="1pt" offset2="-3pt"/>
              <v:textbox style="mso-next-textbox:#_x0000_s1466">
                <w:txbxContent>
                  <w:p w:rsidR="008F7C35" w:rsidRDefault="008F7C35" w:rsidP="005213E8">
                    <w:pPr>
                      <w:jc w:val="center"/>
                    </w:pPr>
                    <w:r>
                      <w:rPr>
                        <w:rFonts w:hint="eastAsia"/>
                      </w:rPr>
                      <w:t>手术明细表</w:t>
                    </w:r>
                  </w:p>
                </w:txbxContent>
              </v:textbox>
            </v:rect>
            <v:rect id="_x0000_s1467" style="position:absolute;left:7305;top:5700;width:1740;height:480" fillcolor="#b2a1c7" strokecolor="#b2a1c7" strokeweight="1pt">
              <v:fill color2="#e5dfec" angle="-45" focus="-50%" type="gradient"/>
              <v:shadow on="t" type="perspective" color="#3f3151" opacity=".5" offset="1pt" offset2="-3pt"/>
              <v:textbox style="mso-next-textbox:#_x0000_s1467">
                <w:txbxContent>
                  <w:p w:rsidR="008F7C35" w:rsidRDefault="008F7C35" w:rsidP="005213E8">
                    <w:pPr>
                      <w:jc w:val="center"/>
                    </w:pPr>
                    <w:r>
                      <w:rPr>
                        <w:rFonts w:hint="eastAsia"/>
                      </w:rPr>
                      <w:t>医嘱记录</w:t>
                    </w:r>
                  </w:p>
                </w:txbxContent>
              </v:textbox>
            </v:rect>
            <v:rect id="_x0000_s1468" style="position:absolute;left:2219;top:2058;width:1711;height:478" fillcolor="#b2a1c7" strokecolor="#b2a1c7" strokeweight="1pt">
              <v:fill color2="#e5dfec" angle="-45" focus="-50%" type="gradient"/>
              <v:shadow on="t" type="perspective" color="#3f3151" opacity=".5" offset="1pt" offset2="-3pt"/>
              <v:textbox style="mso-next-textbox:#_x0000_s1468">
                <w:txbxContent>
                  <w:p w:rsidR="008F7C35" w:rsidRDefault="008F7C35" w:rsidP="005213E8">
                    <w:r>
                      <w:rPr>
                        <w:rFonts w:hint="eastAsia"/>
                      </w:rPr>
                      <w:t>患者基本信息</w:t>
                    </w:r>
                  </w:p>
                </w:txbxContent>
              </v:textbox>
            </v:rect>
            <v:shapetype id="_x0000_t32" coordsize="21600,21600" o:spt="32" o:oned="t" path="m,l21600,21600e" filled="f">
              <v:path arrowok="t" fillok="f" o:connecttype="none"/>
              <o:lock v:ext="edit" shapetype="t"/>
            </v:shapetype>
            <v:shape id="_x0000_s1469" type="#_x0000_t32" style="position:absolute;left:3075;top:2536;width:1;height:780" o:connectortype="straight">
              <v:stroke endarrow="block"/>
            </v:shape>
            <v:shape id="_x0000_s1470" type="#_x0000_t32" style="position:absolute;left:3075;top:3794;width:16;height:931" o:connectortype="straight">
              <v:stroke endarrow="block"/>
            </v:shape>
            <v:shape id="_x0000_s1471" type="#_x0000_t32" style="position:absolute;left:3945;top:1773;width:3375;height:1782;flip:y" o:connectortype="straight">
              <v:stroke endarrow="block"/>
            </v:shape>
            <v:shape id="_x0000_s1472" type="#_x0000_t32" style="position:absolute;left:3945;top:3555;width:3435;height:345" o:connectortype="straight">
              <v:stroke endarrow="block"/>
            </v:shape>
            <v:shape id="_x0000_s1473" type="#_x0000_t32" style="position:absolute;left:3961;top:1773;width:3359;height:3192;flip:y" o:connectortype="straight">
              <v:stroke endarrow="block"/>
            </v:shape>
            <v:shape id="_x0000_s1474" type="#_x0000_t32" style="position:absolute;left:3961;top:3900;width:3419;height:1065;flip:y" o:connectortype="straight">
              <v:stroke endarrow="block"/>
            </v:shape>
            <v:shape id="_x0000_s1475" type="#_x0000_t32" style="position:absolute;left:3961;top:4965;width:3344;height:975" o:connectortype="straight">
              <v:stroke endarrow="block"/>
            </v:shape>
            <v:shape id="_x0000_s1476" type="#_x0000_t32" style="position:absolute;left:3961;top:4965;width:2584;height:1" o:connectortype="straight">
              <v:stroke endarrow="block"/>
            </v:shape>
            <v:shapetype id="_x0000_t202" coordsize="21600,21600" o:spt="202" path="m,l,21600r21600,l21600,xe">
              <v:stroke joinstyle="miter"/>
              <v:path gradientshapeok="t" o:connecttype="rect"/>
            </v:shapetype>
            <v:shape id="_x0000_s1477" type="#_x0000_t202" style="position:absolute;left:3090;top:2714;width:945;height:435" filled="f" strokecolor="white">
              <v:textbox style="mso-next-textbox:#_x0000_s147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78" type="#_x0000_t202" style="position:absolute;left:3105;top:3990;width:945;height:435" filled="f" stroked="f">
              <v:textbox style="mso-next-textbox:#_x0000_s147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79" type="#_x0000_t202" style="position:absolute;left:4800;top:2103;width:945;height:435" filled="f" stroked="f">
              <v:textbox style="mso-next-textbox:#_x0000_s147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0" type="#_x0000_t202" style="position:absolute;left:6690;top:2279;width:945;height:435" filled="f" stroked="f">
              <v:textbox style="mso-next-textbox:#_x0000_s148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1" type="#_x0000_t202" style="position:absolute;left:6299;top:2881;width:945;height:435" filled="f" stroked="f">
              <v:textbox style="mso-next-textbox:#_x0000_s148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2" type="#_x0000_t202" style="position:absolute;left:5880;top:4725;width:945;height:435" filled="f" stroked="f">
              <v:textbox style="mso-next-textbox:#_x0000_s148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3" type="#_x0000_t202" style="position:absolute;left:4920;top:5490;width:945;height:555" filled="f" strokecolor="white">
              <v:textbox style="mso-next-textbox:#_x0000_s148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4" type="#_x0000_t202" style="position:absolute;left:5498;top:4140;width:945;height:435" filled="f" stroked="f">
              <v:textbox style="mso-next-textbox:#_x0000_s148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5" type="#_x0000_t32" style="position:absolute;left:3930;top:2999;width:3405;height:570;flip:y" o:connectortype="straight">
              <v:stroke endarrow="block"/>
            </v:shape>
            <v:shape id="_x0000_s1486" type="#_x0000_t202" style="position:absolute;left:6105;top:3465;width:945;height:435" filled="f" stroked="f">
              <v:textbox style="mso-next-textbox:#_x0000_s148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87" type="#_x0000_t32" style="position:absolute;left:3961;top:2999;width:3374;height:1966;flip:y" o:connectortype="straight">
              <v:stroke endarrow="block"/>
            </v:shape>
            <v:shape id="_x0000_s1488" type="#_x0000_t202" style="position:absolute;left:5160;top:3794;width:945;height:435" filled="f" stroked="f">
              <v:textbox style="mso-next-textbox:#_x0000_s148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489" style="position:absolute;left:7305;top:2714;width:1740;height:480" fillcolor="#b2a1c7" strokecolor="#b2a1c7" strokeweight="1pt">
              <v:fill color2="#e5dfec" angle="-45" focus="-50%" type="gradient"/>
              <v:shadow on="t" type="perspective" color="#3f3151" opacity=".5" offset="1pt" offset2="-3pt"/>
              <v:textbox style="mso-next-textbox:#_x0000_s1489">
                <w:txbxContent>
                  <w:p w:rsidR="008F7C35" w:rsidRDefault="008F7C35" w:rsidP="005213E8">
                    <w:pPr>
                      <w:jc w:val="center"/>
                    </w:pPr>
                    <w:r>
                      <w:rPr>
                        <w:rFonts w:hint="eastAsia"/>
                      </w:rPr>
                      <w:t>检查记录表</w:t>
                    </w:r>
                  </w:p>
                </w:txbxContent>
              </v:textbox>
            </v:rect>
            <v:rect id="_x0000_s1490" style="position:absolute;left:7334;top:6480;width:1740;height:480" fillcolor="#b2a1c7" strokecolor="#b2a1c7" strokeweight="1pt">
              <v:fill color2="#e5dfec" angle="-45" focus="-50%" type="gradient"/>
              <v:shadow on="t" type="perspective" color="#3f3151" opacity=".5" offset="1pt" offset2="-3pt"/>
              <v:textbox style="mso-next-textbox:#_x0000_s1490">
                <w:txbxContent>
                  <w:p w:rsidR="008F7C35" w:rsidRDefault="008F7C35" w:rsidP="005213E8">
                    <w:pPr>
                      <w:jc w:val="center"/>
                    </w:pPr>
                    <w:r>
                      <w:rPr>
                        <w:rFonts w:hint="eastAsia"/>
                      </w:rPr>
                      <w:t>抢救记录</w:t>
                    </w:r>
                  </w:p>
                </w:txbxContent>
              </v:textbox>
            </v:rect>
            <v:shape id="_x0000_s1491" type="#_x0000_t32" style="position:absolute;left:3961;top:4965;width:3373;height:1755" o:connectortype="straight">
              <v:stroke endarrow="block"/>
            </v:shape>
            <v:shape id="_x0000_s1492" type="#_x0000_t202" style="position:absolute;left:5977;top:5490;width:945;height:555" filled="f" strokecolor="white">
              <v:textbox style="mso-next-textbox:#_x0000_s149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4E3FEE" w:rsidRDefault="005213E8" w:rsidP="005213E8"/>
    <w:p w:rsidR="005213E8" w:rsidRPr="00BE0DB5" w:rsidRDefault="005213E8" w:rsidP="005213E8">
      <w:pPr>
        <w:pStyle w:val="3"/>
      </w:pPr>
      <w:bookmarkStart w:id="279" w:name="_Toc429573887"/>
      <w:r w:rsidRPr="00BE0DB5">
        <w:rPr>
          <w:rFonts w:hint="eastAsia"/>
        </w:rPr>
        <w:t>急诊留观病历</w:t>
      </w:r>
      <w:r>
        <w:rPr>
          <w:rFonts w:hint="eastAsia"/>
        </w:rPr>
        <w:t>（</w:t>
      </w:r>
      <w:r w:rsidRPr="001F7DF3">
        <w:rPr>
          <w:rFonts w:hint="eastAsia"/>
        </w:rPr>
        <w:t>TB_EMR_JZLGBL</w:t>
      </w:r>
      <w:r>
        <w:rPr>
          <w:rFonts w:hint="eastAsia"/>
        </w:rPr>
        <w:t>）</w:t>
      </w:r>
      <w:bookmarkEnd w:id="279"/>
    </w:p>
    <w:tbl>
      <w:tblPr>
        <w:tblW w:w="10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0"/>
        <w:gridCol w:w="1701"/>
        <w:gridCol w:w="992"/>
        <w:gridCol w:w="1075"/>
        <w:gridCol w:w="684"/>
        <w:gridCol w:w="793"/>
        <w:gridCol w:w="3348"/>
      </w:tblGrid>
      <w:tr w:rsidR="005213E8" w:rsidRPr="004E3FEE" w:rsidTr="00512E3F">
        <w:trPr>
          <w:trHeight w:val="403"/>
          <w:jc w:val="center"/>
        </w:trPr>
        <w:tc>
          <w:tcPr>
            <w:tcW w:w="1990" w:type="dxa"/>
            <w:tcBorders>
              <w:bottom w:val="single" w:sz="4" w:space="0" w:color="auto"/>
            </w:tcBorders>
            <w:shd w:val="clear" w:color="auto" w:fill="D9D9D9"/>
            <w:vAlign w:val="center"/>
          </w:tcPr>
          <w:p w:rsidR="005213E8" w:rsidRPr="00E5778E" w:rsidRDefault="005213E8" w:rsidP="00512E3F">
            <w:pPr>
              <w:jc w:val="center"/>
              <w:rPr>
                <w:rFonts w:ascii="宋体" w:hAnsi="宋体"/>
                <w:b/>
                <w:szCs w:val="21"/>
              </w:rPr>
            </w:pPr>
            <w:r w:rsidRPr="00E5778E">
              <w:rPr>
                <w:rFonts w:ascii="宋体" w:hAnsi="宋体" w:hint="eastAsia"/>
                <w:b/>
                <w:szCs w:val="21"/>
              </w:rPr>
              <w:t>标准</w:t>
            </w:r>
          </w:p>
        </w:tc>
        <w:tc>
          <w:tcPr>
            <w:tcW w:w="1701"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数据项</w:t>
            </w:r>
          </w:p>
        </w:tc>
        <w:tc>
          <w:tcPr>
            <w:tcW w:w="992" w:type="dxa"/>
            <w:tcBorders>
              <w:bottom w:val="single" w:sz="4" w:space="0" w:color="auto"/>
            </w:tcBorders>
            <w:shd w:val="clear" w:color="auto" w:fill="D9D9D9"/>
            <w:vAlign w:val="center"/>
          </w:tcPr>
          <w:p w:rsidR="005213E8" w:rsidRPr="004E3FEE" w:rsidRDefault="005213E8" w:rsidP="00512E3F">
            <w:pPr>
              <w:ind w:leftChars="-45" w:left="-94" w:rightChars="-45" w:right="-94"/>
              <w:jc w:val="center"/>
              <w:rPr>
                <w:rFonts w:ascii="宋体" w:hAnsi="宋体"/>
                <w:b/>
                <w:szCs w:val="21"/>
              </w:rPr>
            </w:pPr>
            <w:r>
              <w:rPr>
                <w:rFonts w:ascii="宋体" w:hAnsi="宋体" w:hint="eastAsia"/>
                <w:b/>
                <w:szCs w:val="21"/>
              </w:rPr>
              <w:t>字段名</w:t>
            </w:r>
          </w:p>
        </w:tc>
        <w:tc>
          <w:tcPr>
            <w:tcW w:w="1075"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数据类型</w:t>
            </w:r>
          </w:p>
        </w:tc>
        <w:tc>
          <w:tcPr>
            <w:tcW w:w="684"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长度</w:t>
            </w:r>
          </w:p>
        </w:tc>
        <w:tc>
          <w:tcPr>
            <w:tcW w:w="793"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填报要求</w:t>
            </w:r>
          </w:p>
        </w:tc>
        <w:tc>
          <w:tcPr>
            <w:tcW w:w="3348" w:type="dxa"/>
            <w:tcBorders>
              <w:bottom w:val="single" w:sz="4" w:space="0" w:color="auto"/>
            </w:tcBorders>
            <w:shd w:val="clear" w:color="auto" w:fill="D9D9D9"/>
            <w:vAlign w:val="center"/>
          </w:tcPr>
          <w:p w:rsidR="005213E8" w:rsidRPr="004E3FEE" w:rsidRDefault="005213E8" w:rsidP="00512E3F">
            <w:pPr>
              <w:jc w:val="center"/>
              <w:rPr>
                <w:rFonts w:ascii="宋体" w:hAnsi="宋体"/>
                <w:b/>
                <w:szCs w:val="21"/>
              </w:rPr>
            </w:pPr>
            <w:r w:rsidRPr="004E3FEE">
              <w:rPr>
                <w:rFonts w:ascii="宋体" w:hAnsi="宋体" w:hint="eastAsia"/>
                <w:b/>
                <w:szCs w:val="21"/>
              </w:rPr>
              <w:t>说明</w:t>
            </w:r>
          </w:p>
        </w:tc>
      </w:tr>
      <w:tr w:rsidR="005213E8" w:rsidRPr="004E3FEE" w:rsidTr="00512E3F">
        <w:trPr>
          <w:trHeight w:val="403"/>
          <w:jc w:val="center"/>
        </w:trPr>
        <w:tc>
          <w:tcPr>
            <w:tcW w:w="1990" w:type="dxa"/>
            <w:shd w:val="clear" w:color="auto" w:fill="FABF8F"/>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1701" w:type="dxa"/>
            <w:shd w:val="clear" w:color="auto" w:fill="FABF8F"/>
            <w:vAlign w:val="center"/>
          </w:tcPr>
          <w:p w:rsidR="005213E8" w:rsidRPr="003E4911"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医疗机构代码</w:t>
            </w:r>
          </w:p>
        </w:tc>
        <w:tc>
          <w:tcPr>
            <w:tcW w:w="992" w:type="dxa"/>
            <w:shd w:val="clear" w:color="auto" w:fill="FABF8F"/>
            <w:vAlign w:val="center"/>
          </w:tcPr>
          <w:p w:rsidR="005213E8" w:rsidRPr="003E4911"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YLJGDM</w:t>
            </w:r>
          </w:p>
        </w:tc>
        <w:tc>
          <w:tcPr>
            <w:tcW w:w="1075" w:type="dxa"/>
            <w:shd w:val="clear" w:color="auto" w:fill="FABF8F"/>
            <w:vAlign w:val="center"/>
          </w:tcPr>
          <w:p w:rsidR="005213E8" w:rsidRPr="003E4911"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字符串</w:t>
            </w:r>
          </w:p>
        </w:tc>
        <w:tc>
          <w:tcPr>
            <w:tcW w:w="684" w:type="dxa"/>
            <w:shd w:val="clear" w:color="auto" w:fill="FABF8F"/>
            <w:vAlign w:val="center"/>
          </w:tcPr>
          <w:p w:rsidR="005213E8" w:rsidRPr="003E4911"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22</w:t>
            </w:r>
          </w:p>
        </w:tc>
        <w:tc>
          <w:tcPr>
            <w:tcW w:w="793" w:type="dxa"/>
            <w:shd w:val="clear" w:color="auto" w:fill="FABF8F"/>
            <w:vAlign w:val="center"/>
          </w:tcPr>
          <w:p w:rsidR="005213E8" w:rsidRPr="003E4911"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必填</w:t>
            </w:r>
          </w:p>
        </w:tc>
        <w:tc>
          <w:tcPr>
            <w:tcW w:w="3348" w:type="dxa"/>
            <w:shd w:val="clear" w:color="auto" w:fill="FABF8F"/>
            <w:vAlign w:val="center"/>
          </w:tcPr>
          <w:p w:rsidR="005213E8" w:rsidRPr="003E4911"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3E4911">
              <w:rPr>
                <w:rStyle w:val="MingLiU"/>
                <w:rFonts w:ascii="宋体" w:eastAsia="宋体" w:hAnsi="宋体" w:hint="eastAsia"/>
                <w:sz w:val="21"/>
                <w:szCs w:val="21"/>
                <w:shd w:val="clear" w:color="auto" w:fill="auto"/>
              </w:rPr>
              <w:t>复合主键；</w:t>
            </w:r>
            <w:r w:rsidRPr="003E4911">
              <w:rPr>
                <w:rStyle w:val="MingLiU"/>
                <w:rFonts w:ascii="宋体" w:eastAsia="宋体" w:hAnsi="宋体"/>
                <w:sz w:val="21"/>
                <w:szCs w:val="21"/>
                <w:shd w:val="clear" w:color="auto" w:fill="auto"/>
              </w:rPr>
              <w:t xml:space="preserve"> </w:t>
            </w:r>
          </w:p>
        </w:tc>
      </w:tr>
      <w:tr w:rsidR="005213E8" w:rsidRPr="004E3FEE" w:rsidTr="00512E3F">
        <w:trPr>
          <w:trHeight w:val="403"/>
          <w:jc w:val="center"/>
        </w:trPr>
        <w:tc>
          <w:tcPr>
            <w:tcW w:w="1990" w:type="dxa"/>
            <w:shd w:val="clear" w:color="auto" w:fill="FABF8F"/>
            <w:vAlign w:val="center"/>
          </w:tcPr>
          <w:p w:rsidR="005213E8" w:rsidRPr="004D2C0D" w:rsidRDefault="005213E8" w:rsidP="00512E3F">
            <w:pPr>
              <w:widowControl/>
              <w:jc w:val="center"/>
              <w:rPr>
                <w:rFonts w:cs="宋体"/>
                <w:bCs/>
                <w:kern w:val="0"/>
              </w:rPr>
            </w:pPr>
            <w:r w:rsidRPr="004D2C0D">
              <w:rPr>
                <w:rFonts w:cs="宋体" w:hint="eastAsia"/>
                <w:bCs/>
                <w:kern w:val="0"/>
              </w:rPr>
              <w:t>DE01.00.010.00</w:t>
            </w:r>
          </w:p>
        </w:tc>
        <w:tc>
          <w:tcPr>
            <w:tcW w:w="1701" w:type="dxa"/>
            <w:shd w:val="clear" w:color="auto" w:fill="FABF8F"/>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992" w:type="dxa"/>
            <w:shd w:val="clear" w:color="auto" w:fill="FABF8F"/>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75" w:type="dxa"/>
            <w:shd w:val="clear" w:color="auto" w:fill="FABF8F"/>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18</w:t>
            </w:r>
          </w:p>
        </w:tc>
        <w:tc>
          <w:tcPr>
            <w:tcW w:w="793" w:type="dxa"/>
            <w:shd w:val="clear" w:color="auto" w:fill="FABF8F"/>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shd w:val="clear" w:color="auto" w:fill="FABF8F"/>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cs="宋体" w:hint="eastAsia"/>
                <w:color w:val="000000"/>
                <w:kern w:val="0"/>
                <w:szCs w:val="21"/>
              </w:rPr>
              <w:t>复合主键</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科室名称</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KSMC</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hint="eastAsia"/>
                <w:color w:val="000000"/>
                <w:kern w:val="0"/>
                <w:szCs w:val="21"/>
              </w:rPr>
              <w:t>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170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992" w:type="dxa"/>
            <w:tcBorders>
              <w:bottom w:val="single" w:sz="4" w:space="0" w:color="auto"/>
            </w:tcBorders>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75" w:type="dxa"/>
            <w:tcBorders>
              <w:bottom w:val="single" w:sz="4" w:space="0" w:color="auto"/>
            </w:tcBorders>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9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1701"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992"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1075"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68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793"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348"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复合主键</w:t>
            </w:r>
          </w:p>
        </w:tc>
      </w:tr>
      <w:tr w:rsidR="005213E8" w:rsidRPr="004E3FEE" w:rsidTr="00512E3F">
        <w:trPr>
          <w:trHeight w:val="403"/>
          <w:jc w:val="center"/>
        </w:trPr>
        <w:tc>
          <w:tcPr>
            <w:tcW w:w="199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1701"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992"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1075"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68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793"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348" w:type="dxa"/>
            <w:shd w:val="clear" w:color="auto" w:fill="auto"/>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复合主键；见</w:t>
            </w:r>
            <w:r>
              <w:rPr>
                <w:rFonts w:ascii="宋体" w:hAnsi="宋体" w:hint="eastAsia"/>
                <w:szCs w:val="21"/>
              </w:rPr>
              <w:t>2.1.1</w:t>
            </w:r>
            <w:r w:rsidRPr="003E4911">
              <w:rPr>
                <w:rFonts w:ascii="宋体" w:hAnsi="宋体" w:hint="eastAsia"/>
                <w:szCs w:val="21"/>
              </w:rPr>
              <w:t>说明 (1)</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患者姓名</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HZXM</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性别代码</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XBDM</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GB/T 2261.1 2003</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DE02.01.005.01</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出生日期</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CSRQ</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年龄（岁）</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NLS</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年龄（月）</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NLY</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DE02.10.023.00</w:t>
            </w:r>
          </w:p>
        </w:tc>
        <w:tc>
          <w:tcPr>
            <w:tcW w:w="170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过敏史标志</w:t>
            </w:r>
          </w:p>
        </w:tc>
        <w:tc>
          <w:tcPr>
            <w:tcW w:w="992" w:type="dxa"/>
            <w:tcBorders>
              <w:bottom w:val="single" w:sz="4" w:space="0" w:color="auto"/>
            </w:tcBorders>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GMSBZ</w:t>
            </w:r>
          </w:p>
        </w:tc>
        <w:tc>
          <w:tcPr>
            <w:tcW w:w="1075"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68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9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r>
              <w:rPr>
                <w:rFonts w:ascii="宋体" w:hAnsi="宋体" w:cs="宋体" w:hint="eastAsia"/>
                <w:color w:val="000000"/>
                <w:kern w:val="0"/>
                <w:szCs w:val="21"/>
              </w:rPr>
              <w:t>1-是，0-否</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DE02.10.022.00</w:t>
            </w:r>
          </w:p>
        </w:tc>
        <w:tc>
          <w:tcPr>
            <w:tcW w:w="170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过敏史</w:t>
            </w:r>
          </w:p>
        </w:tc>
        <w:tc>
          <w:tcPr>
            <w:tcW w:w="992" w:type="dxa"/>
            <w:shd w:val="clear" w:color="auto" w:fill="auto"/>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GMS</w:t>
            </w:r>
          </w:p>
        </w:tc>
        <w:tc>
          <w:tcPr>
            <w:tcW w:w="107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8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93"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DE06.00.062.00</w:t>
            </w:r>
          </w:p>
        </w:tc>
        <w:tc>
          <w:tcPr>
            <w:tcW w:w="170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就诊日期时间</w:t>
            </w:r>
          </w:p>
        </w:tc>
        <w:tc>
          <w:tcPr>
            <w:tcW w:w="992" w:type="dxa"/>
            <w:shd w:val="clear" w:color="auto" w:fill="auto"/>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JZRQSJ</w:t>
            </w:r>
          </w:p>
        </w:tc>
        <w:tc>
          <w:tcPr>
            <w:tcW w:w="107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p>
        </w:tc>
        <w:tc>
          <w:tcPr>
            <w:tcW w:w="793"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DE06.00.196.00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初诊标志代码</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CZBZDM</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1.初诊2.复诊</w:t>
            </w:r>
          </w:p>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DE06.00.235.00</w:t>
            </w:r>
          </w:p>
        </w:tc>
        <w:tc>
          <w:tcPr>
            <w:tcW w:w="1701"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cs="宋体" w:hint="eastAsia"/>
                <w:color w:val="000000"/>
                <w:kern w:val="0"/>
                <w:szCs w:val="21"/>
              </w:rPr>
              <w:t>收入观察室日期时间</w:t>
            </w:r>
          </w:p>
        </w:tc>
        <w:tc>
          <w:tcPr>
            <w:tcW w:w="992" w:type="dxa"/>
            <w:vAlign w:val="center"/>
          </w:tcPr>
          <w:p w:rsidR="005213E8" w:rsidRPr="003E4911" w:rsidRDefault="005213E8" w:rsidP="00512E3F">
            <w:pPr>
              <w:ind w:leftChars="-45" w:left="-94" w:rightChars="-45" w:right="-94"/>
              <w:jc w:val="left"/>
              <w:rPr>
                <w:rFonts w:ascii="宋体" w:hAnsi="宋体"/>
                <w:szCs w:val="21"/>
              </w:rPr>
            </w:pPr>
            <w:r w:rsidRPr="003E4911">
              <w:rPr>
                <w:rFonts w:ascii="宋体" w:hAnsi="宋体" w:cs="宋体" w:hint="eastAsia"/>
                <w:kern w:val="0"/>
                <w:szCs w:val="21"/>
              </w:rPr>
              <w:t>SRGCSRQSJ</w:t>
            </w:r>
          </w:p>
        </w:tc>
        <w:tc>
          <w:tcPr>
            <w:tcW w:w="1075" w:type="dxa"/>
            <w:vAlign w:val="center"/>
          </w:tcPr>
          <w:p w:rsidR="005213E8" w:rsidRPr="003E4911" w:rsidRDefault="005213E8" w:rsidP="00512E3F">
            <w:pPr>
              <w:rPr>
                <w:rFonts w:ascii="宋体" w:hAnsi="宋体"/>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autoSpaceDE w:val="0"/>
              <w:autoSpaceDN w:val="0"/>
              <w:adjustRightInd w:val="0"/>
              <w:rPr>
                <w:rFonts w:ascii="宋体" w:hAnsi="宋体"/>
                <w:szCs w:val="21"/>
              </w:rPr>
            </w:pPr>
          </w:p>
        </w:tc>
        <w:tc>
          <w:tcPr>
            <w:tcW w:w="793" w:type="dxa"/>
            <w:vAlign w:val="center"/>
          </w:tcPr>
          <w:p w:rsidR="005213E8" w:rsidRPr="003E4911" w:rsidRDefault="005213E8" w:rsidP="00512E3F">
            <w:pPr>
              <w:jc w:val="center"/>
              <w:rPr>
                <w:rFonts w:ascii="宋体" w:hAnsi="宋体"/>
                <w:color w:val="0070C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rPr>
                <w:rFonts w:ascii="宋体" w:hAnsi="宋体"/>
                <w:szCs w:val="21"/>
              </w:rPr>
            </w:pPr>
          </w:p>
        </w:tc>
      </w:tr>
      <w:tr w:rsidR="005213E8" w:rsidRPr="004E3FEE" w:rsidTr="00512E3F">
        <w:trPr>
          <w:trHeight w:val="403"/>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DE04.01.119.00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主诉</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ZS</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DE02.10.071.00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现病史</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XBS</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DE02.10.099.00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既往史</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JWS</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DE04.10.258.00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体格检查</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TGJC</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500</w:t>
            </w:r>
          </w:p>
        </w:tc>
        <w:tc>
          <w:tcPr>
            <w:tcW w:w="793" w:type="dxa"/>
            <w:vAlign w:val="center"/>
          </w:tcPr>
          <w:p w:rsidR="005213E8" w:rsidRPr="003E4911" w:rsidRDefault="005213E8" w:rsidP="00512E3F">
            <w:pPr>
              <w:widowControl/>
              <w:ind w:firstLineChars="50" w:firstLine="105"/>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DE01.00.008.00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电子申请单编号</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DZSQDBH</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DE06.00.181.00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急诊留观病程记录</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JZLGBCJL</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DE06.00.221.00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抢救开始日期时间</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QJKSRQSJ</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DE06.00.218.00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抢救结束日期时间</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QJJSRQSJ</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DE06.00.181.00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急诊抢救记录</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JZQJJL</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2E57D6"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DE08.50.037.00</w:t>
            </w:r>
          </w:p>
        </w:tc>
        <w:tc>
          <w:tcPr>
            <w:tcW w:w="170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介入物名称</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JRWMC</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kern w:val="0"/>
                <w:szCs w:val="21"/>
              </w:rPr>
              <w:t>字符串</w:t>
            </w:r>
          </w:p>
        </w:tc>
        <w:tc>
          <w:tcPr>
            <w:tcW w:w="684" w:type="dxa"/>
            <w:vAlign w:val="center"/>
          </w:tcPr>
          <w:p w:rsidR="005213E8" w:rsidRPr="003E4911" w:rsidRDefault="005213E8" w:rsidP="00512E3F">
            <w:pPr>
              <w:widowControl/>
              <w:jc w:val="center"/>
              <w:rPr>
                <w:rFonts w:ascii="宋体" w:hAnsi="宋体" w:cs="宋体"/>
                <w:kern w:val="0"/>
                <w:szCs w:val="21"/>
              </w:rPr>
            </w:pPr>
            <w:r w:rsidRPr="003E4911">
              <w:rPr>
                <w:rFonts w:ascii="宋体" w:hAnsi="宋体" w:cs="宋体" w:hint="eastAsia"/>
                <w:kern w:val="0"/>
                <w:szCs w:val="21"/>
              </w:rPr>
              <w:t>100</w:t>
            </w:r>
          </w:p>
        </w:tc>
        <w:tc>
          <w:tcPr>
            <w:tcW w:w="793" w:type="dxa"/>
            <w:vAlign w:val="center"/>
          </w:tcPr>
          <w:p w:rsidR="005213E8" w:rsidRPr="003E4911" w:rsidRDefault="005213E8" w:rsidP="00512E3F">
            <w:pPr>
              <w:widowControl/>
              <w:jc w:val="center"/>
              <w:rPr>
                <w:rFonts w:ascii="宋体" w:hAnsi="宋体" w:cs="宋体"/>
                <w:kern w:val="0"/>
                <w:szCs w:val="21"/>
              </w:rPr>
            </w:pPr>
            <w:r>
              <w:rPr>
                <w:rFonts w:ascii="宋体" w:hAnsi="宋体" w:cs="宋体" w:hint="eastAsia"/>
                <w:kern w:val="0"/>
                <w:szCs w:val="21"/>
              </w:rPr>
              <w:t>可选</w:t>
            </w:r>
          </w:p>
        </w:tc>
        <w:tc>
          <w:tcPr>
            <w:tcW w:w="3348"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记录日期时间</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JLRQSJ</w:t>
            </w:r>
          </w:p>
        </w:tc>
        <w:tc>
          <w:tcPr>
            <w:tcW w:w="107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684" w:type="dxa"/>
            <w:vAlign w:val="center"/>
          </w:tcPr>
          <w:p w:rsidR="005213E8" w:rsidRPr="003E4911" w:rsidRDefault="005213E8" w:rsidP="00512E3F">
            <w:pPr>
              <w:widowControl/>
              <w:jc w:val="center"/>
              <w:rPr>
                <w:rFonts w:ascii="宋体" w:hAnsi="宋体" w:cs="宋体"/>
                <w:color w:val="000000"/>
                <w:kern w:val="0"/>
                <w:szCs w:val="21"/>
              </w:rPr>
            </w:pP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DE09.00.119.00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注意事项</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ZYSX</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DE06.00.185.00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患者去向代码</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HZQXDM</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医师签名</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YSQM</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50</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WDDE98.00.002.00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是否有中医“四诊”</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SFYZYSZ</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WDDE98.00.005.00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是否有医嘱记录</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SFYYZJL</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r>
              <w:rPr>
                <w:rFonts w:ascii="宋体" w:hAnsi="宋体" w:cs="宋体" w:hint="eastAsia"/>
                <w:color w:val="000000"/>
                <w:kern w:val="0"/>
                <w:szCs w:val="21"/>
              </w:rPr>
              <w:t>（医嘱为住院医嘱表）</w:t>
            </w:r>
          </w:p>
        </w:tc>
      </w:tr>
      <w:tr w:rsidR="005213E8" w:rsidRPr="004E3FEE" w:rsidTr="00512E3F">
        <w:trPr>
          <w:jc w:val="center"/>
        </w:trPr>
        <w:tc>
          <w:tcPr>
            <w:tcW w:w="199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WDDE98.00.001.00</w:t>
            </w:r>
          </w:p>
        </w:tc>
        <w:tc>
          <w:tcPr>
            <w:tcW w:w="170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是否有诊断明细</w:t>
            </w:r>
            <w:r>
              <w:rPr>
                <w:rFonts w:ascii="宋体" w:hAnsi="宋体" w:cs="宋体" w:hint="eastAsia"/>
                <w:color w:val="000000"/>
                <w:kern w:val="0"/>
                <w:szCs w:val="21"/>
              </w:rPr>
              <w:t>记录</w:t>
            </w:r>
          </w:p>
        </w:tc>
        <w:tc>
          <w:tcPr>
            <w:tcW w:w="992"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SFYZDMX</w:t>
            </w:r>
            <w:r>
              <w:rPr>
                <w:rFonts w:ascii="宋体" w:hAnsi="宋体" w:cs="宋体" w:hint="eastAsia"/>
                <w:kern w:val="0"/>
                <w:szCs w:val="21"/>
              </w:rPr>
              <w:t>JL</w:t>
            </w:r>
          </w:p>
        </w:tc>
        <w:tc>
          <w:tcPr>
            <w:tcW w:w="1075"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49659C" w:rsidRPr="004E3FEE" w:rsidTr="00512E3F">
        <w:trPr>
          <w:jc w:val="center"/>
        </w:trPr>
        <w:tc>
          <w:tcPr>
            <w:tcW w:w="1990" w:type="dxa"/>
            <w:vAlign w:val="center"/>
          </w:tcPr>
          <w:p w:rsidR="0049659C" w:rsidRPr="004D2C0D" w:rsidRDefault="0049659C" w:rsidP="003F3682">
            <w:pPr>
              <w:widowControl/>
              <w:jc w:val="center"/>
              <w:rPr>
                <w:rFonts w:cs="宋体"/>
                <w:bCs/>
                <w:kern w:val="0"/>
              </w:rPr>
            </w:pPr>
            <w:r w:rsidRPr="004D2C0D">
              <w:rPr>
                <w:rFonts w:cs="宋体" w:hint="eastAsia"/>
                <w:bCs/>
                <w:kern w:val="0"/>
              </w:rPr>
              <w:t>WDDE98.00.004.00</w:t>
            </w:r>
          </w:p>
        </w:tc>
        <w:tc>
          <w:tcPr>
            <w:tcW w:w="1701" w:type="dxa"/>
            <w:vAlign w:val="center"/>
          </w:tcPr>
          <w:p w:rsidR="0049659C" w:rsidRDefault="0049659C" w:rsidP="003F3682">
            <w:pPr>
              <w:widowControl/>
              <w:jc w:val="left"/>
              <w:rPr>
                <w:rFonts w:ascii="宋体" w:hAnsi="宋体" w:cs="宋体"/>
                <w:color w:val="000000"/>
                <w:kern w:val="0"/>
                <w:szCs w:val="21"/>
              </w:rPr>
            </w:pPr>
            <w:r>
              <w:rPr>
                <w:rFonts w:ascii="宋体" w:hAnsi="宋体" w:cs="宋体" w:hint="eastAsia"/>
                <w:color w:val="000000"/>
                <w:kern w:val="0"/>
                <w:szCs w:val="21"/>
              </w:rPr>
              <w:t>是否有手术明细</w:t>
            </w:r>
          </w:p>
        </w:tc>
        <w:tc>
          <w:tcPr>
            <w:tcW w:w="992" w:type="dxa"/>
            <w:vAlign w:val="center"/>
          </w:tcPr>
          <w:p w:rsidR="0049659C" w:rsidRPr="003E4911" w:rsidRDefault="0049659C" w:rsidP="003F3682">
            <w:pPr>
              <w:widowControl/>
              <w:jc w:val="left"/>
              <w:rPr>
                <w:rFonts w:ascii="宋体" w:hAnsi="宋体" w:cs="宋体"/>
                <w:kern w:val="0"/>
                <w:szCs w:val="21"/>
              </w:rPr>
            </w:pPr>
            <w:r w:rsidRPr="003E4911">
              <w:rPr>
                <w:rFonts w:ascii="宋体" w:hAnsi="宋体" w:cs="宋体" w:hint="eastAsia"/>
                <w:kern w:val="0"/>
                <w:szCs w:val="21"/>
              </w:rPr>
              <w:t>SFYSSMX</w:t>
            </w:r>
            <w:r>
              <w:rPr>
                <w:rFonts w:ascii="宋体" w:hAnsi="宋体" w:cs="宋体" w:hint="eastAsia"/>
                <w:kern w:val="0"/>
                <w:szCs w:val="21"/>
              </w:rPr>
              <w:t>JL</w:t>
            </w:r>
          </w:p>
        </w:tc>
        <w:tc>
          <w:tcPr>
            <w:tcW w:w="1075" w:type="dxa"/>
            <w:vAlign w:val="center"/>
          </w:tcPr>
          <w:p w:rsidR="0049659C" w:rsidRPr="003E4911" w:rsidRDefault="0049659C" w:rsidP="003F3682">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49659C" w:rsidRPr="003E4911" w:rsidRDefault="0049659C" w:rsidP="003F3682">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49659C" w:rsidRPr="003E4911" w:rsidRDefault="0049659C" w:rsidP="003F3682">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49659C" w:rsidRPr="003E4911" w:rsidRDefault="0049659C" w:rsidP="003F3682">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49659C" w:rsidRPr="004E3FEE" w:rsidTr="00512E3F">
        <w:trPr>
          <w:jc w:val="center"/>
        </w:trPr>
        <w:tc>
          <w:tcPr>
            <w:tcW w:w="1990" w:type="dxa"/>
            <w:vAlign w:val="center"/>
          </w:tcPr>
          <w:p w:rsidR="0049659C" w:rsidRPr="004D2C0D" w:rsidRDefault="0049659C" w:rsidP="00512E3F">
            <w:pPr>
              <w:widowControl/>
              <w:jc w:val="center"/>
              <w:rPr>
                <w:rFonts w:cs="宋体"/>
                <w:bCs/>
                <w:kern w:val="0"/>
              </w:rPr>
            </w:pPr>
            <w:r w:rsidRPr="004D2C0D">
              <w:rPr>
                <w:rFonts w:cs="宋体" w:hint="eastAsia"/>
                <w:bCs/>
                <w:kern w:val="0"/>
              </w:rPr>
              <w:t>WDDE98.00.003.00</w:t>
            </w:r>
          </w:p>
        </w:tc>
        <w:tc>
          <w:tcPr>
            <w:tcW w:w="1701" w:type="dxa"/>
            <w:vAlign w:val="center"/>
          </w:tcPr>
          <w:p w:rsidR="0049659C" w:rsidRDefault="0049659C" w:rsidP="00512E3F">
            <w:pPr>
              <w:widowControl/>
              <w:jc w:val="left"/>
              <w:rPr>
                <w:rFonts w:ascii="宋体" w:hAnsi="宋体" w:cs="宋体"/>
                <w:color w:val="000000"/>
                <w:kern w:val="0"/>
                <w:szCs w:val="21"/>
              </w:rPr>
            </w:pPr>
            <w:r>
              <w:rPr>
                <w:rFonts w:ascii="宋体" w:hAnsi="宋体" w:cs="宋体" w:hint="eastAsia"/>
                <w:color w:val="000000"/>
                <w:kern w:val="0"/>
                <w:szCs w:val="21"/>
              </w:rPr>
              <w:t>是否有检查记录</w:t>
            </w:r>
          </w:p>
        </w:tc>
        <w:tc>
          <w:tcPr>
            <w:tcW w:w="992" w:type="dxa"/>
            <w:vAlign w:val="center"/>
          </w:tcPr>
          <w:p w:rsidR="0049659C" w:rsidRDefault="0049659C" w:rsidP="00512E3F">
            <w:pPr>
              <w:widowControl/>
              <w:jc w:val="left"/>
              <w:rPr>
                <w:rFonts w:ascii="宋体" w:hAnsi="宋体" w:cs="宋体"/>
                <w:kern w:val="0"/>
                <w:szCs w:val="21"/>
              </w:rPr>
            </w:pPr>
            <w:r>
              <w:rPr>
                <w:rFonts w:ascii="宋体" w:hAnsi="宋体" w:cs="宋体" w:hint="eastAsia"/>
                <w:kern w:val="0"/>
                <w:szCs w:val="21"/>
              </w:rPr>
              <w:t>SFYJCJL</w:t>
            </w:r>
          </w:p>
        </w:tc>
        <w:tc>
          <w:tcPr>
            <w:tcW w:w="1075" w:type="dxa"/>
            <w:vAlign w:val="center"/>
          </w:tcPr>
          <w:p w:rsidR="0049659C" w:rsidRPr="003E4911" w:rsidRDefault="0049659C"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49659C" w:rsidRPr="003E4911" w:rsidRDefault="0049659C"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49659C" w:rsidRPr="003E4911" w:rsidRDefault="0049659C"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49659C" w:rsidRPr="003E4911" w:rsidRDefault="0049659C"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49659C" w:rsidRPr="004E3FEE" w:rsidTr="00512E3F">
        <w:trPr>
          <w:jc w:val="center"/>
        </w:trPr>
        <w:tc>
          <w:tcPr>
            <w:tcW w:w="1990" w:type="dxa"/>
            <w:vAlign w:val="center"/>
          </w:tcPr>
          <w:p w:rsidR="0049659C" w:rsidRPr="004D2C0D" w:rsidRDefault="0049659C" w:rsidP="00512E3F">
            <w:pPr>
              <w:widowControl/>
              <w:jc w:val="center"/>
              <w:rPr>
                <w:rFonts w:cs="宋体"/>
                <w:bCs/>
                <w:kern w:val="0"/>
              </w:rPr>
            </w:pPr>
            <w:r w:rsidRPr="004D2C0D">
              <w:rPr>
                <w:rFonts w:cs="宋体" w:hint="eastAsia"/>
                <w:bCs/>
                <w:kern w:val="0"/>
              </w:rPr>
              <w:t>WDDE98.00.006.00</w:t>
            </w:r>
          </w:p>
        </w:tc>
        <w:tc>
          <w:tcPr>
            <w:tcW w:w="1701" w:type="dxa"/>
            <w:vAlign w:val="center"/>
          </w:tcPr>
          <w:p w:rsidR="0049659C" w:rsidRDefault="0049659C" w:rsidP="00512E3F">
            <w:pPr>
              <w:widowControl/>
              <w:jc w:val="left"/>
              <w:rPr>
                <w:rFonts w:ascii="宋体" w:hAnsi="宋体" w:cs="宋体"/>
                <w:color w:val="000000"/>
                <w:kern w:val="0"/>
                <w:szCs w:val="21"/>
              </w:rPr>
            </w:pPr>
            <w:r>
              <w:rPr>
                <w:rFonts w:ascii="宋体" w:hAnsi="宋体" w:cs="宋体" w:hint="eastAsia"/>
                <w:color w:val="000000"/>
                <w:kern w:val="0"/>
                <w:szCs w:val="21"/>
              </w:rPr>
              <w:t>是否有抢救记录</w:t>
            </w:r>
          </w:p>
        </w:tc>
        <w:tc>
          <w:tcPr>
            <w:tcW w:w="992" w:type="dxa"/>
            <w:vAlign w:val="center"/>
          </w:tcPr>
          <w:p w:rsidR="0049659C" w:rsidRDefault="0049659C" w:rsidP="00512E3F">
            <w:pPr>
              <w:widowControl/>
              <w:jc w:val="left"/>
              <w:rPr>
                <w:rFonts w:ascii="宋体" w:hAnsi="宋体" w:cs="宋体"/>
                <w:kern w:val="0"/>
                <w:szCs w:val="21"/>
              </w:rPr>
            </w:pPr>
            <w:r>
              <w:rPr>
                <w:rFonts w:ascii="宋体" w:hAnsi="宋体" w:cs="宋体" w:hint="eastAsia"/>
                <w:kern w:val="0"/>
                <w:szCs w:val="21"/>
              </w:rPr>
              <w:t>SFYQJJL</w:t>
            </w:r>
          </w:p>
        </w:tc>
        <w:tc>
          <w:tcPr>
            <w:tcW w:w="1075" w:type="dxa"/>
            <w:vAlign w:val="center"/>
          </w:tcPr>
          <w:p w:rsidR="0049659C" w:rsidRPr="003E4911" w:rsidRDefault="0049659C" w:rsidP="00512E3F">
            <w:pPr>
              <w:jc w:val="center"/>
              <w:rPr>
                <w:rFonts w:ascii="宋体" w:hAnsi="宋体"/>
                <w:szCs w:val="21"/>
              </w:rPr>
            </w:pPr>
            <w:r w:rsidRPr="003E4911">
              <w:rPr>
                <w:rFonts w:ascii="宋体" w:hAnsi="宋体" w:cs="宋体" w:hint="eastAsia"/>
                <w:bCs/>
                <w:kern w:val="0"/>
                <w:szCs w:val="21"/>
              </w:rPr>
              <w:t>字符</w:t>
            </w:r>
          </w:p>
        </w:tc>
        <w:tc>
          <w:tcPr>
            <w:tcW w:w="684" w:type="dxa"/>
            <w:vAlign w:val="center"/>
          </w:tcPr>
          <w:p w:rsidR="0049659C" w:rsidRPr="003E4911" w:rsidRDefault="0049659C"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49659C" w:rsidRPr="003E4911" w:rsidRDefault="0049659C"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348" w:type="dxa"/>
            <w:vAlign w:val="center"/>
          </w:tcPr>
          <w:p w:rsidR="0049659C" w:rsidRPr="003E4911" w:rsidRDefault="0049659C"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49659C" w:rsidRPr="004E3FEE" w:rsidTr="00512E3F">
        <w:trPr>
          <w:jc w:val="center"/>
        </w:trPr>
        <w:tc>
          <w:tcPr>
            <w:tcW w:w="1990" w:type="dxa"/>
            <w:vAlign w:val="center"/>
          </w:tcPr>
          <w:p w:rsidR="0049659C" w:rsidRPr="004D2C0D" w:rsidRDefault="0049659C" w:rsidP="00512E3F">
            <w:pPr>
              <w:widowControl/>
              <w:jc w:val="center"/>
              <w:rPr>
                <w:rFonts w:cs="宋体"/>
                <w:bCs/>
                <w:kern w:val="0"/>
              </w:rPr>
            </w:pPr>
            <w:r w:rsidRPr="004D2C0D">
              <w:rPr>
                <w:rFonts w:cs="宋体" w:hint="eastAsia"/>
                <w:bCs/>
                <w:kern w:val="0"/>
              </w:rPr>
              <w:t>WDDE99.00.002.00</w:t>
            </w:r>
          </w:p>
        </w:tc>
        <w:tc>
          <w:tcPr>
            <w:tcW w:w="1701" w:type="dxa"/>
            <w:vAlign w:val="center"/>
          </w:tcPr>
          <w:p w:rsidR="0049659C" w:rsidRPr="003E4911" w:rsidRDefault="0049659C" w:rsidP="00512E3F">
            <w:pPr>
              <w:autoSpaceDE w:val="0"/>
              <w:autoSpaceDN w:val="0"/>
              <w:adjustRightInd w:val="0"/>
              <w:rPr>
                <w:rFonts w:ascii="宋体" w:hAnsi="宋体"/>
                <w:szCs w:val="21"/>
              </w:rPr>
            </w:pPr>
            <w:r w:rsidRPr="003E4911">
              <w:rPr>
                <w:rFonts w:ascii="宋体" w:hAnsi="宋体" w:hint="eastAsia"/>
                <w:szCs w:val="21"/>
              </w:rPr>
              <w:t>修改标志</w:t>
            </w:r>
          </w:p>
        </w:tc>
        <w:tc>
          <w:tcPr>
            <w:tcW w:w="992" w:type="dxa"/>
            <w:vAlign w:val="center"/>
          </w:tcPr>
          <w:p w:rsidR="0049659C" w:rsidRPr="003E4911" w:rsidRDefault="0049659C" w:rsidP="00512E3F">
            <w:pPr>
              <w:autoSpaceDE w:val="0"/>
              <w:autoSpaceDN w:val="0"/>
              <w:adjustRightInd w:val="0"/>
              <w:jc w:val="center"/>
              <w:rPr>
                <w:rFonts w:ascii="宋体" w:hAnsi="宋体"/>
                <w:szCs w:val="21"/>
              </w:rPr>
            </w:pPr>
            <w:r w:rsidRPr="003E4911">
              <w:rPr>
                <w:rFonts w:ascii="宋体" w:hAnsi="宋体" w:hint="eastAsia"/>
                <w:szCs w:val="21"/>
              </w:rPr>
              <w:t>XGBZ</w:t>
            </w:r>
          </w:p>
        </w:tc>
        <w:tc>
          <w:tcPr>
            <w:tcW w:w="1075" w:type="dxa"/>
            <w:vAlign w:val="center"/>
          </w:tcPr>
          <w:p w:rsidR="0049659C" w:rsidRPr="003E4911" w:rsidRDefault="0049659C" w:rsidP="00512E3F">
            <w:pPr>
              <w:jc w:val="center"/>
              <w:rPr>
                <w:rFonts w:ascii="宋体" w:hAnsi="宋体"/>
                <w:szCs w:val="21"/>
              </w:rPr>
            </w:pPr>
            <w:r w:rsidRPr="003E4911">
              <w:rPr>
                <w:rFonts w:ascii="宋体" w:hAnsi="宋体" w:cs="宋体" w:hint="eastAsia"/>
                <w:color w:val="000000"/>
                <w:kern w:val="0"/>
                <w:szCs w:val="21"/>
              </w:rPr>
              <w:t>字符</w:t>
            </w:r>
          </w:p>
        </w:tc>
        <w:tc>
          <w:tcPr>
            <w:tcW w:w="684" w:type="dxa"/>
            <w:vAlign w:val="center"/>
          </w:tcPr>
          <w:p w:rsidR="0049659C" w:rsidRPr="003E4911" w:rsidRDefault="0049659C"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93" w:type="dxa"/>
            <w:vAlign w:val="center"/>
          </w:tcPr>
          <w:p w:rsidR="0049659C" w:rsidRPr="003E4911" w:rsidRDefault="0049659C" w:rsidP="00512E3F">
            <w:pPr>
              <w:autoSpaceDE w:val="0"/>
              <w:autoSpaceDN w:val="0"/>
              <w:adjustRightInd w:val="0"/>
              <w:ind w:firstLineChars="50" w:firstLine="105"/>
              <w:jc w:val="center"/>
              <w:rPr>
                <w:rFonts w:ascii="宋体" w:hAnsi="宋体"/>
                <w:szCs w:val="21"/>
              </w:rPr>
            </w:pPr>
            <w:r w:rsidRPr="003E4911">
              <w:rPr>
                <w:rFonts w:ascii="宋体" w:hAnsi="宋体" w:hint="eastAsia"/>
                <w:szCs w:val="21"/>
              </w:rPr>
              <w:t>必填</w:t>
            </w:r>
          </w:p>
        </w:tc>
        <w:tc>
          <w:tcPr>
            <w:tcW w:w="3348" w:type="dxa"/>
            <w:vAlign w:val="center"/>
          </w:tcPr>
          <w:p w:rsidR="0049659C" w:rsidRPr="003E4911" w:rsidRDefault="0049659C" w:rsidP="00512E3F">
            <w:pPr>
              <w:autoSpaceDE w:val="0"/>
              <w:autoSpaceDN w:val="0"/>
              <w:adjustRightInd w:val="0"/>
              <w:rPr>
                <w:rFonts w:ascii="宋体" w:hAnsi="宋体"/>
                <w:szCs w:val="21"/>
              </w:rPr>
            </w:pPr>
            <w:r w:rsidRPr="003E4911">
              <w:rPr>
                <w:rFonts w:ascii="宋体" w:hAnsi="宋体" w:hint="eastAsia"/>
                <w:szCs w:val="21"/>
              </w:rPr>
              <w:t>编码。0：正常、1：撤销；见</w:t>
            </w:r>
            <w:r>
              <w:rPr>
                <w:rFonts w:ascii="宋体" w:hAnsi="宋体" w:hint="eastAsia"/>
                <w:szCs w:val="21"/>
              </w:rPr>
              <w:t>2</w:t>
            </w:r>
            <w:r w:rsidRPr="003E4911">
              <w:rPr>
                <w:rFonts w:ascii="宋体" w:hAnsi="宋体" w:hint="eastAsia"/>
                <w:szCs w:val="21"/>
              </w:rPr>
              <w:t>.1.1说明（5）</w:t>
            </w:r>
          </w:p>
        </w:tc>
      </w:tr>
    </w:tbl>
    <w:p w:rsidR="005213E8" w:rsidRPr="004E3FEE" w:rsidRDefault="005213E8" w:rsidP="005213E8"/>
    <w:p w:rsidR="005213E8" w:rsidRPr="00F73A67" w:rsidRDefault="005213E8" w:rsidP="005213E8">
      <w:pPr>
        <w:rPr>
          <w:rFonts w:ascii="宋体" w:hAnsi="宋体" w:cs="宋体"/>
          <w:color w:val="000000"/>
          <w:kern w:val="0"/>
          <w:szCs w:val="21"/>
        </w:rPr>
      </w:pPr>
      <w:bookmarkStart w:id="280" w:name="_Toc271208366"/>
      <w:bookmarkStart w:id="281" w:name="_Toc271701242"/>
      <w:bookmarkStart w:id="282" w:name="_Toc184817379"/>
    </w:p>
    <w:bookmarkEnd w:id="280"/>
    <w:bookmarkEnd w:id="281"/>
    <w:bookmarkEnd w:id="282"/>
    <w:p w:rsidR="005213E8" w:rsidRPr="004E3FEE" w:rsidRDefault="005213E8" w:rsidP="005213E8"/>
    <w:p w:rsidR="005213E8" w:rsidRDefault="005213E8" w:rsidP="005213E8"/>
    <w:p w:rsidR="005213E8" w:rsidRPr="00362555" w:rsidRDefault="005213E8" w:rsidP="0049659C">
      <w:pPr>
        <w:pStyle w:val="2"/>
      </w:pPr>
      <w:bookmarkStart w:id="283" w:name="_Toc429573891"/>
      <w:r w:rsidRPr="00362555">
        <w:rPr>
          <w:rFonts w:hint="eastAsia"/>
        </w:rPr>
        <w:t>一般治疗处置记录</w:t>
      </w:r>
      <w:bookmarkEnd w:id="283"/>
    </w:p>
    <w:p w:rsidR="005213E8" w:rsidRPr="004E32DC" w:rsidRDefault="005213E8" w:rsidP="005213E8">
      <w:pPr>
        <w:rPr>
          <w:b/>
        </w:rPr>
      </w:pPr>
      <w:r w:rsidRPr="004E32DC">
        <w:rPr>
          <w:rFonts w:hint="eastAsia"/>
          <w:b/>
        </w:rPr>
        <w:t>一般治疗处置记录关系，如下图：</w:t>
      </w:r>
    </w:p>
    <w:p w:rsidR="005213E8" w:rsidRDefault="00375C9C" w:rsidP="005213E8">
      <w:r>
        <w:pict>
          <v:group id="_x0000_s1374" editas="canvas" style="width:415.3pt;height:576.3pt;mso-position-horizontal-relative:char;mso-position-vertical-relative:line" coordorigin="1800,1459" coordsize="8306,11526">
            <o:lock v:ext="edit" aspectratio="t"/>
            <v:shape id="_x0000_s1375" type="#_x0000_t75" style="position:absolute;left:1800;top:1459;width:8306;height:11526" o:preferrelative="f">
              <v:fill o:detectmouseclick="t"/>
              <v:path o:extrusionok="t" o:connecttype="none"/>
              <o:lock v:ext="edit" text="t"/>
            </v:shape>
            <v:rect id="_x0000_s1376" style="position:absolute;left:1950;top:4527;width:705;height:1515" fillcolor="#b2a1c7" strokecolor="#b2a1c7" strokeweight="1pt">
              <v:fill color2="#e5dfec" angle="-45" focus="-50%" type="gradient"/>
              <v:shadow on="t" type="perspective" color="#3f3151" opacity=".5" offset="1pt" offset2="-3pt"/>
              <v:textbox style="layout-flow:vertical-ideographic;mso-next-textbox:#_x0000_s1376">
                <w:txbxContent>
                  <w:p w:rsidR="008F7C35" w:rsidRDefault="008F7C35" w:rsidP="005213E8">
                    <w:r>
                      <w:rPr>
                        <w:rFonts w:hint="eastAsia"/>
                      </w:rPr>
                      <w:t>入院记录表</w:t>
                    </w:r>
                  </w:p>
                </w:txbxContent>
              </v:textbox>
            </v:rect>
            <v:rect id="_x0000_s1377" style="position:absolute;left:8295;top:9216;width:1590;height:540" fillcolor="#fabf8f" strokecolor="#fabf8f" strokeweight="1pt">
              <v:fill color2="#fde9d9" angle="-45" focus="-50%" type="gradient"/>
              <v:shadow on="t" type="perspective" color="#974706" opacity=".5" offset="1pt" offset2="-3pt"/>
              <v:textbox style="mso-next-textbox:#_x0000_s1377">
                <w:txbxContent>
                  <w:p w:rsidR="008F7C35" w:rsidRDefault="008F7C35" w:rsidP="005213E8">
                    <w:r>
                      <w:rPr>
                        <w:rFonts w:hint="eastAsia"/>
                      </w:rPr>
                      <w:t>手术明细表</w:t>
                    </w:r>
                  </w:p>
                </w:txbxContent>
              </v:textbox>
            </v:rect>
            <v:rect id="_x0000_s1378" style="position:absolute;left:4905;top:5502;width:1995;height:540" fillcolor="#fabf8f" strokecolor="#fabf8f" strokeweight="1pt">
              <v:fill color2="#fde9d9" angle="-45" focus="-50%" type="gradient"/>
              <v:shadow on="t" type="perspective" color="#974706" opacity=".5" offset="1pt" offset2="-3pt"/>
              <v:textbox style="mso-next-textbox:#_x0000_s1378">
                <w:txbxContent>
                  <w:p w:rsidR="008F7C35" w:rsidRDefault="008F7C35" w:rsidP="005213E8">
                    <w:r>
                      <w:rPr>
                        <w:rFonts w:hint="eastAsia"/>
                      </w:rPr>
                      <w:t>麻醉术前访视记录</w:t>
                    </w:r>
                  </w:p>
                </w:txbxContent>
              </v:textbox>
            </v:rect>
            <v:rect id="_x0000_s1379" style="position:absolute;left:4875;top:4527;width:2055;height:540" fillcolor="#fabf8f" strokecolor="#fabf8f" strokeweight="1pt">
              <v:fill color2="#fde9d9" angle="-45" focus="-50%" type="gradient"/>
              <v:shadow on="t" type="perspective" color="#974706" opacity=".5" offset="1pt" offset2="-3pt"/>
              <v:textbox style="mso-next-textbox:#_x0000_s1379">
                <w:txbxContent>
                  <w:p w:rsidR="008F7C35" w:rsidRDefault="008F7C35" w:rsidP="005213E8">
                    <w:r>
                      <w:rPr>
                        <w:rFonts w:hint="eastAsia"/>
                      </w:rPr>
                      <w:t>麻醉术后访视记录</w:t>
                    </w:r>
                  </w:p>
                </w:txbxContent>
              </v:textbox>
            </v:rect>
            <v:rect id="_x0000_s1380" style="position:absolute;left:4995;top:3582;width:1260;height:540" fillcolor="#fabf8f" strokecolor="#fabf8f" strokeweight="1pt">
              <v:fill color2="#fde9d9" angle="-45" focus="-50%" type="gradient"/>
              <v:shadow on="t" type="perspective" color="#974706" opacity=".5" offset="1pt" offset2="-3pt"/>
              <v:textbox style="mso-next-textbox:#_x0000_s1380">
                <w:txbxContent>
                  <w:p w:rsidR="008F7C35" w:rsidRDefault="008F7C35" w:rsidP="005213E8">
                    <w:r>
                      <w:rPr>
                        <w:rFonts w:hint="eastAsia"/>
                      </w:rPr>
                      <w:t>麻醉记录</w:t>
                    </w:r>
                  </w:p>
                </w:txbxContent>
              </v:textbox>
            </v:rect>
            <v:rect id="_x0000_s1381" style="position:absolute;left:4965;top:2712;width:1275;height:465" fillcolor="#fabf8f" strokecolor="#fabf8f" strokeweight="1pt">
              <v:fill color2="#fde9d9" angle="-45" focus="-50%" type="gradient"/>
              <v:shadow on="t" type="perspective" color="#974706" opacity=".5" offset="1pt" offset2="-3pt"/>
              <v:textbox style="mso-next-textbox:#_x0000_s1381">
                <w:txbxContent>
                  <w:p w:rsidR="008F7C35" w:rsidRDefault="008F7C35" w:rsidP="005213E8">
                    <w:r>
                      <w:rPr>
                        <w:rFonts w:hint="eastAsia"/>
                      </w:rPr>
                      <w:t>治疗记录</w:t>
                    </w:r>
                  </w:p>
                </w:txbxContent>
              </v:textbox>
            </v:rect>
            <v:rect id="_x0000_s1383" style="position:absolute;left:8295;top:3987;width:1590;height:540" fillcolor="#b2a1c7" strokecolor="#b2a1c7" strokeweight="1pt">
              <v:fill color2="#e5dfec" angle="-45" focus="-50%" type="gradient"/>
              <v:shadow on="t" type="perspective" color="#3f3151" opacity=".5" offset="1pt" offset2="-3pt"/>
              <v:textbox style="mso-next-textbox:#_x0000_s1383">
                <w:txbxContent>
                  <w:p w:rsidR="008F7C35" w:rsidRDefault="008F7C35" w:rsidP="005213E8">
                    <w:r>
                      <w:rPr>
                        <w:rFonts w:hint="eastAsia"/>
                      </w:rPr>
                      <w:t>住院医嘱明细</w:t>
                    </w:r>
                  </w:p>
                </w:txbxContent>
              </v:textbox>
            </v:rect>
            <v:rect id="_x0000_s1384" style="position:absolute;left:8295;top:5157;width:1590;height:540" fillcolor="#fabf8f" strokecolor="#fabf8f" strokeweight="1pt">
              <v:fill color2="#fde9d9" angle="-45" focus="-50%" type="gradient"/>
              <v:shadow on="t" type="perspective" color="#974706" opacity=".5" offset="1pt" offset2="-3pt"/>
              <v:textbox style="mso-next-textbox:#_x0000_s1384">
                <w:txbxContent>
                  <w:p w:rsidR="008F7C35" w:rsidRDefault="008F7C35" w:rsidP="005213E8">
                    <w:r>
                      <w:rPr>
                        <w:rFonts w:hint="eastAsia"/>
                      </w:rPr>
                      <w:t>输血记录</w:t>
                    </w:r>
                  </w:p>
                </w:txbxContent>
              </v:textbox>
            </v:rect>
            <v:rect id="_x0000_s1385" style="position:absolute;left:2060;top:2387;width:1591;height:478" fillcolor="#b2a1c7" strokecolor="#b2a1c7" strokeweight="1pt">
              <v:fill color2="#e5dfec" angle="-45" focus="-50%" type="gradient"/>
              <v:shadow on="t" type="perspective" color="#3f3151" opacity=".5" offset="1pt" offset2="-3pt"/>
              <v:textbox style="mso-next-textbox:#_x0000_s1385">
                <w:txbxContent>
                  <w:p w:rsidR="008F7C35" w:rsidRDefault="008F7C35" w:rsidP="005213E8">
                    <w:r>
                      <w:rPr>
                        <w:rFonts w:hint="eastAsia"/>
                      </w:rPr>
                      <w:t>患者基本信息</w:t>
                    </w:r>
                  </w:p>
                </w:txbxContent>
              </v:textbox>
            </v:rect>
            <v:shape id="_x0000_s1386" type="#_x0000_t32" style="position:absolute;left:2303;top:2865;width:553;height:1662;flip:x" o:connectortype="straight">
              <v:stroke endarrow="block"/>
            </v:shape>
            <v:shape id="_x0000_s1387" type="#_x0000_t32" style="position:absolute;left:2655;top:2945;width:2310;height:2340;flip:y" o:connectortype="straight">
              <v:stroke endarrow="block"/>
            </v:shape>
            <v:shape id="_x0000_s1388" type="#_x0000_t32" style="position:absolute;left:2655;top:3852;width:2340;height:1433;flip:y" o:connectortype="straight">
              <v:stroke endarrow="block"/>
            </v:shape>
            <v:shape id="_x0000_s1389" type="#_x0000_t32" style="position:absolute;left:2655;top:4797;width:2220;height:488;flip:y" o:connectortype="straight">
              <v:stroke endarrow="block"/>
            </v:shape>
            <v:shape id="_x0000_s1390" type="#_x0000_t32" style="position:absolute;left:2655;top:5285;width:2250;height:487" o:connectortype="straight">
              <v:stroke endarrow="block"/>
            </v:shape>
            <v:shape id="_x0000_s1391" type="#_x0000_t32" style="position:absolute;left:2655;top:5285;width:2516;height:1516" o:connectortype="straight">
              <v:stroke endarrow="block"/>
            </v:shape>
            <v:shape id="_x0000_s1393" type="#_x0000_t32" style="position:absolute;left:6240;top:2945;width:2055;height:1312" o:connectortype="straight">
              <v:stroke endarrow="block"/>
            </v:shape>
            <v:shape id="_x0000_s1395" type="#_x0000_t32" style="position:absolute;left:6255;top:3852;width:2040;height:405" o:connectortype="straight">
              <v:stroke endarrow="block"/>
            </v:shape>
            <v:shape id="_x0000_s1396" type="#_x0000_t32" style="position:absolute;left:6255;top:3852;width:2040;height:1575" o:connectortype="straight">
              <v:stroke endarrow="block"/>
            </v:shape>
            <v:shape id="_x0000_s1397" type="#_x0000_t32" style="position:absolute;left:6255;top:3852;width:2835;height:5364" o:connectortype="straight">
              <v:stroke endarrow="block"/>
            </v:shape>
            <v:shape id="_x0000_s1398" type="#_x0000_t202" style="position:absolute;left:2060;top:4122;width:945;height:435" filled="f" stroked="f">
              <v:textbox style="mso-next-textbox:#_x0000_s139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99" type="#_x0000_t202" style="position:absolute;left:3839;top:1952;width:945;height:435" filled="f" stroked="f">
              <v:textbox style="mso-next-textbox:#_x0000_s139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0" type="#_x0000_t202" style="position:absolute;left:4784;top:4257;width:946;height:436" filled="f" stroked="f">
              <v:textbox style="mso-next-textbox:#_x0000_s140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1" type="#_x0000_t202" style="position:absolute;left:4724;top:5067;width:946;height:436" filled="f" stroked="f">
              <v:textbox style="mso-next-textbox:#_x0000_s140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2" type="#_x0000_t202" style="position:absolute;left:4784;top:6041;width:946;height:436" filled="f" stroked="f">
              <v:textbox style="mso-next-textbox:#_x0000_s140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3" type="#_x0000_t202" style="position:absolute;left:7407;top:7534;width:946;height:436" filled="f" stroked="f">
              <v:textbox style="mso-next-textbox:#_x0000_s140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4" type="#_x0000_t202" style="position:absolute;left:6506;top:2241;width:945;height:435" filled="f" stroked="f">
              <v:textbox style="mso-next-textbox:#_x0000_s140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6" type="#_x0000_t202" style="position:absolute;left:7613;top:6337;width:945;height:435" filled="f" stroked="f">
              <v:textbox style="mso-next-textbox:#_x0000_s140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7" type="#_x0000_t202" style="position:absolute;left:7350;top:4805;width:945;height:435" filled="f" stroked="f">
              <v:textbox style="mso-next-textbox:#_x0000_s140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08" type="#_x0000_t202" style="position:absolute;left:6762;top:3852;width:945;height:435" filled="f" stroked="f">
              <v:textbox style="mso-next-textbox:#_x0000_s140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409" style="position:absolute;left:5171;top:6531;width:1590;height:540" fillcolor="#b2a1c7" strokecolor="#b2a1c7" strokeweight="1pt">
              <v:fill color2="#e5dfec" angle="-45" focus="-50%" type="gradient"/>
              <v:shadow on="t" type="perspective" color="#3f3151" opacity=".5" offset="1pt" offset2="-3pt"/>
              <v:textbox style="mso-next-textbox:#_x0000_s1409">
                <w:txbxContent>
                  <w:p w:rsidR="008F7C35" w:rsidRDefault="008F7C35" w:rsidP="005213E8">
                    <w:r>
                      <w:rPr>
                        <w:rFonts w:hint="eastAsia"/>
                      </w:rPr>
                      <w:t>手术护理记录</w:t>
                    </w:r>
                  </w:p>
                </w:txbxContent>
              </v:textbox>
            </v:rect>
            <v:rect id="_x0000_s1410" style="position:absolute;left:5171;top:7520;width:1590;height:540" fillcolor="#b2a1c7" strokecolor="#b2a1c7" strokeweight="1pt">
              <v:fill color2="#e5dfec" angle="-45" focus="-50%" type="gradient"/>
              <v:shadow on="t" type="perspective" color="#3f3151" opacity=".5" offset="1pt" offset2="-3pt"/>
              <v:textbox style="mso-next-textbox:#_x0000_s1410">
                <w:txbxContent>
                  <w:p w:rsidR="008F7C35" w:rsidRDefault="008F7C35" w:rsidP="005213E8">
                    <w:r>
                      <w:rPr>
                        <w:rFonts w:hint="eastAsia"/>
                      </w:rPr>
                      <w:t>住院病案首页</w:t>
                    </w:r>
                  </w:p>
                </w:txbxContent>
              </v:textbox>
            </v:rect>
            <v:rect id="_x0000_s1412" style="position:absolute;left:5291;top:8798;width:1189;height:540" fillcolor="#b2a1c7" strokecolor="#b2a1c7" strokeweight="1pt">
              <v:fill color2="#e5dfec" angle="-45" focus="-50%" type="gradient"/>
              <v:shadow on="t" type="perspective" color="#3f3151" opacity=".5" offset="1pt" offset2="-3pt"/>
              <v:textbox style="mso-next-textbox:#_x0000_s1412">
                <w:txbxContent>
                  <w:p w:rsidR="008F7C35" w:rsidRDefault="008F7C35" w:rsidP="005213E8">
                    <w:r>
                      <w:rPr>
                        <w:rFonts w:hint="eastAsia"/>
                      </w:rPr>
                      <w:t>抢救记录</w:t>
                    </w:r>
                  </w:p>
                </w:txbxContent>
              </v:textbox>
            </v:rect>
            <v:rect id="_x0000_s1413" style="position:absolute;left:5051;top:9977;width:1590;height:540" fillcolor="#b2a1c7" strokecolor="#b2a1c7" strokeweight="1pt">
              <v:fill color2="#e5dfec" angle="-45" focus="-50%" type="gradient"/>
              <v:shadow on="t" type="perspective" color="#3f3151" opacity=".5" offset="1pt" offset2="-3pt"/>
              <v:textbox style="mso-next-textbox:#_x0000_s1413">
                <w:txbxContent>
                  <w:p w:rsidR="008F7C35" w:rsidRDefault="008F7C35" w:rsidP="005213E8">
                    <w:r>
                      <w:rPr>
                        <w:rFonts w:hint="eastAsia"/>
                      </w:rPr>
                      <w:t>术后首次病程记录</w:t>
                    </w:r>
                  </w:p>
                </w:txbxContent>
              </v:textbox>
            </v:rect>
            <v:rect id="_x0000_s1414" style="position:absolute;left:4916;top:10967;width:1590;height:540" fillcolor="#b2a1c7" strokecolor="#b2a1c7" strokeweight="1pt">
              <v:fill color2="#e5dfec" angle="-45" focus="-50%" type="gradient"/>
              <v:shadow on="t" type="perspective" color="#3f3151" opacity=".5" offset="1pt" offset2="-3pt"/>
              <v:textbox style="mso-next-textbox:#_x0000_s1414">
                <w:txbxContent>
                  <w:p w:rsidR="008F7C35" w:rsidRDefault="008F7C35" w:rsidP="005213E8">
                    <w:r>
                      <w:rPr>
                        <w:rFonts w:hint="eastAsia"/>
                      </w:rPr>
                      <w:t>出院小结</w:t>
                    </w:r>
                  </w:p>
                </w:txbxContent>
              </v:textbox>
            </v:rect>
            <v:shape id="_x0000_s1415" type="#_x0000_t32" style="position:absolute;left:2655;top:5285;width:2636;height:3783" o:connectortype="straight">
              <v:stroke endarrow="block"/>
            </v:shape>
            <v:shape id="_x0000_s1416" type="#_x0000_t32" style="position:absolute;left:6761;top:6801;width:1534;height:2685" o:connectortype="straight">
              <v:stroke endarrow="block"/>
            </v:shape>
            <v:shape id="_x0000_s1417" type="#_x0000_t32" style="position:absolute;left:6761;top:7790;width:1534;height:1696" o:connectortype="straight">
              <v:stroke endarrow="block"/>
            </v:shape>
            <v:shape id="_x0000_s1419" type="#_x0000_t32" style="position:absolute;left:6480;top:9068;width:1815;height:418" o:connectortype="straight">
              <v:stroke endarrow="block"/>
            </v:shape>
            <v:shape id="_x0000_s1420" type="#_x0000_t32" style="position:absolute;left:6641;top:9486;width:1654;height:761;flip:y" o:connectortype="straight">
              <v:stroke endarrow="block"/>
            </v:shape>
            <v:shape id="_x0000_s1421" type="#_x0000_t32" style="position:absolute;left:6506;top:9486;width:1789;height:1751;flip:y" o:connectortype="straight">
              <v:stroke endarrow="block"/>
            </v:shape>
            <v:shape id="_x0000_s1422" type="#_x0000_t202" style="position:absolute;left:6667;top:8345;width:946;height:436" filled="f" stroked="f">
              <v:textbox style="mso-next-textbox:#_x0000_s142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24" type="#_x0000_t202" style="position:absolute;left:7039;top:10142;width:946;height:436" filled="f" stroked="f">
              <v:textbox style="mso-next-textbox:#_x0000_s142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25" type="#_x0000_t202" style="position:absolute;left:6479;top:9383;width:946;height:436" filled="f" stroked="f">
              <v:textbox style="mso-next-textbox:#_x0000_s142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26" type="#_x0000_t202" style="position:absolute;left:6889;top:8677;width:946;height:436" filled="f" stroked="f">
              <v:textbox style="mso-next-textbox:#_x0000_s142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27" type="#_x0000_t202" style="position:absolute;left:4724;top:10578;width:680;height:436" filled="f" stroked="f">
              <v:textbox style="mso-next-textbox:#_x0000_s142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shape id="_x0000_s1428" type="#_x0000_t32" style="position:absolute;left:2655;top:5285;width:2261;height:5952" o:connectortype="straight"/>
            <v:shape id="_x0000_s1429" type="#_x0000_t202" style="position:absolute;left:4965;top:9706;width:680;height:436" filled="f" stroked="f">
              <v:textbox style="mso-next-textbox:#_x0000_s142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shape id="_x0000_s1430" type="#_x0000_t32" style="position:absolute;left:2655;top:5285;width:2396;height:4962" o:connectortype="straight"/>
            <v:shape id="_x0000_s1431" type="#_x0000_t202" style="position:absolute;left:5291;top:8417;width:866;height:436" filled="f" stroked="f">
              <v:textbox style="mso-next-textbox:#_x0000_s143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kern w:val="0"/>
                        <w:sz w:val="16"/>
                        <w:szCs w:val="24"/>
                      </w:rPr>
                      <w:t>—</w:t>
                    </w:r>
                    <w:r>
                      <w:rPr>
                        <w:rFonts w:ascii="宋体" w:hAnsi="宋体" w:cs="宋体" w:hint="eastAsia"/>
                        <w:kern w:val="0"/>
                        <w:sz w:val="16"/>
                        <w:szCs w:val="24"/>
                      </w:rPr>
                      <w:t>0</w:t>
                    </w:r>
                    <w:r>
                      <w:rPr>
                        <w:rFonts w:ascii="宋体" w:hAnsi="宋体" w:cs="宋体"/>
                        <w:kern w:val="0"/>
                        <w:sz w:val="16"/>
                        <w:szCs w:val="24"/>
                      </w:rPr>
                      <w:t>…</w:t>
                    </w:r>
                    <w:r>
                      <w:rPr>
                        <w:rFonts w:ascii="宋体" w:hAnsi="宋体" w:cs="宋体" w:hint="eastAsia"/>
                        <w:kern w:val="0"/>
                        <w:sz w:val="16"/>
                        <w:szCs w:val="24"/>
                      </w:rPr>
                      <w:t>n</w:t>
                    </w:r>
                  </w:p>
                  <w:p w:rsidR="008F7C35" w:rsidRPr="00BF45D2" w:rsidRDefault="008F7C35" w:rsidP="005213E8">
                    <w:pPr>
                      <w:rPr>
                        <w:sz w:val="13"/>
                      </w:rPr>
                    </w:pPr>
                  </w:p>
                </w:txbxContent>
              </v:textbox>
            </v:shape>
            <v:shape id="_x0000_s1433" type="#_x0000_t32" style="position:absolute;left:2655;top:5285;width:2516;height:2505" o:connectortype="straight"/>
            <v:shape id="_x0000_s1435" type="#_x0000_t202" style="position:absolute;left:5171;top:7137;width:680;height:436" filled="f" stroked="f">
              <v:textbox style="mso-next-textbox:#_x0000_s143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rect id="_x0000_s1436" style="position:absolute;left:4784;top:1898;width:1591;height:478" fillcolor="#b2a1c7" strokecolor="#b2a1c7" strokeweight="1pt">
              <v:fill color2="#e5dfec" angle="-45" focus="-50%" type="gradient"/>
              <v:shadow on="t" type="perspective" color="#3f3151" opacity=".5" offset="1pt" offset2="-3pt"/>
              <v:textbox style="mso-next-textbox:#_x0000_s1436">
                <w:txbxContent>
                  <w:p w:rsidR="008F7C35" w:rsidRDefault="008F7C35" w:rsidP="005213E8">
                    <w:r>
                      <w:rPr>
                        <w:rFonts w:hint="eastAsia"/>
                      </w:rPr>
                      <w:t>输血治疗同意书</w:t>
                    </w:r>
                  </w:p>
                </w:txbxContent>
              </v:textbox>
            </v:rect>
            <v:shape id="_x0000_s1437" type="#_x0000_t32" style="position:absolute;left:2655;top:2137;width:2129;height:3148;flip:y" o:connectortype="straight">
              <v:stroke endarrow="block"/>
            </v:shape>
            <v:shape id="_x0000_s1438" type="#_x0000_t32" style="position:absolute;left:6375;top:2137;width:1920;height:3290" o:connectortype="straight">
              <v:stroke endarrow="block"/>
            </v:shape>
            <v:shape id="_x0000_s1440" type="#_x0000_t202" style="position:absolute;left:7425;top:3552;width:945;height:435" filled="f" stroked="f">
              <v:textbox style="mso-next-textbox:#_x0000_s144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441" style="position:absolute;left:1935;top:6337;width:623;height:2008" fillcolor="#b2a1c7" strokecolor="#b2a1c7" strokeweight="1pt">
              <v:fill color2="#e5dfec" angle="-45" focus="-50%" type="gradient"/>
              <v:shadow on="t" type="perspective" color="#3f3151" opacity=".5" offset="1pt" offset2="-3pt"/>
              <v:textbox style="layout-flow:vertical-ideographic;mso-next-textbox:#_x0000_s1441">
                <w:txbxContent>
                  <w:p w:rsidR="008F7C35" w:rsidRDefault="008F7C35" w:rsidP="005213E8">
                    <w:r>
                      <w:rPr>
                        <w:rFonts w:hint="eastAsia"/>
                      </w:rPr>
                      <w:t>门诊就诊记录表</w:t>
                    </w:r>
                  </w:p>
                </w:txbxContent>
              </v:textbox>
            </v:rect>
            <v:shape id="_x0000_s1442" type="#_x0000_t32" style="position:absolute;left:2558;top:2945;width:2407;height:4396;flip:y" o:connectortype="straight">
              <v:stroke endarrow="block"/>
            </v:shape>
            <v:shape id="_x0000_s1443" type="#_x0000_t32" style="position:absolute;left:2558;top:3852;width:2437;height:3489;flip:y" o:connectortype="straight">
              <v:stroke endarrow="block"/>
            </v:shape>
            <v:shape id="_x0000_s1444" type="#_x0000_t32" style="position:absolute;left:2558;top:4797;width:2317;height:2544;flip:y" o:connectortype="straight">
              <v:stroke endarrow="block"/>
            </v:shape>
            <v:shape id="_x0000_s1445" type="#_x0000_t32" style="position:absolute;left:2558;top:5772;width:2347;height:1569;flip:y" o:connectortype="straight">
              <v:stroke endarrow="block"/>
            </v:shape>
            <v:rect id="_x0000_s1446" style="position:absolute;left:8353;top:11135;width:1590;height:540" fillcolor="#92cddc" strokecolor="#92cddc" strokeweight="1pt">
              <v:fill color2="#daeef3" angle="-45" focus="-50%" type="gradient"/>
              <v:shadow on="t" type="perspective" color="#205867" opacity=".5" offset="1pt" offset2="-3pt"/>
              <v:textbox style="mso-next-textbox:#_x0000_s1446">
                <w:txbxContent>
                  <w:p w:rsidR="008F7C35" w:rsidRDefault="008F7C35" w:rsidP="005213E8">
                    <w:r>
                      <w:rPr>
                        <w:rFonts w:hint="eastAsia"/>
                      </w:rPr>
                      <w:t>引流明细表</w:t>
                    </w:r>
                  </w:p>
                </w:txbxContent>
              </v:textbox>
            </v:rect>
            <v:shape id="_x0000_s1447" type="#_x0000_t32" style="position:absolute;left:9090;top:9756;width:58;height:1379" o:connectortype="straight">
              <v:stroke endarrow="block"/>
            </v:shape>
            <v:shape id="_x0000_s1448" type="#_x0000_t202" style="position:absolute;left:8696;top:10340;width:946;height:436" filled="f" stroked="f">
              <v:textbox style="mso-next-textbox:#_x0000_s144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49" type="#_x0000_t32" style="position:absolute;left:2558;top:6801;width:2613;height:540;flip:y" o:connectortype="straight">
              <v:stroke endarrow="block"/>
            </v:shape>
            <v:shape id="_x0000_s1450" type="#_x0000_t32" style="position:absolute;left:2558;top:7341;width:2613;height:449" o:connectortype="straight">
              <v:stroke endarrow="block"/>
            </v:shape>
            <v:shape id="_x0000_s1452" type="#_x0000_t32" style="position:absolute;left:2558;top:7341;width:2733;height:1727" o:connectortype="straight">
              <v:stroke endarrow="block"/>
            </v:shape>
            <v:shape id="_x0000_s1453" type="#_x0000_t32" style="position:absolute;left:2558;top:7341;width:2493;height:2906" o:connectortype="straight">
              <v:stroke endarrow="block"/>
            </v:shape>
            <v:shape id="_x0000_s1454" type="#_x0000_t32" style="position:absolute;left:2558;top:7341;width:2358;height:3896" o:connectortype="straight">
              <v:stroke endarrow="block"/>
            </v:shape>
            <v:shape id="_x0000_s1455" type="#_x0000_t202" style="position:absolute;left:4125;top:2742;width:945;height:435" filled="f" stroked="f">
              <v:textbox style="mso-next-textbox:#_x0000_s145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456" type="#_x0000_t202" style="position:absolute;left:4539;top:3252;width:945;height:435" filled="f" stroked="f">
              <v:textbox style="mso-next-textbox:#_x0000_s145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457" style="position:absolute;left:8203;top:1847;width:1590;height:540" fillcolor="#92cddc" strokecolor="#92cddc" strokeweight="1pt">
              <v:fill color2="#daeef3" angle="-45" focus="-50%" type="gradient"/>
              <v:shadow on="t" type="perspective" color="#205867" opacity=".5" offset="1pt" offset2="-3pt"/>
              <v:textbox style="mso-next-textbox:#_x0000_s1457">
                <w:txbxContent>
                  <w:p w:rsidR="008F7C35" w:rsidRDefault="008F7C35" w:rsidP="005213E8">
                    <w:r>
                      <w:rPr>
                        <w:rFonts w:hint="eastAsia"/>
                      </w:rPr>
                      <w:t>随访明细表</w:t>
                    </w:r>
                  </w:p>
                </w:txbxContent>
              </v:textbox>
            </v:rect>
            <v:shape id="_x0000_s1458" type="#_x0000_t32" style="position:absolute;left:6240;top:2117;width:1963;height:828;flip:y" o:connectortype="straight">
              <v:stroke endarrow="block"/>
            </v:shape>
            <v:shape id="_x0000_s1459" type="#_x0000_t202" style="position:absolute;left:7258;top:1806;width:945;height:435" filled="f" stroked="f">
              <v:textbox style="mso-next-textbox:#_x0000_s145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4E3FEE" w:rsidRDefault="005213E8" w:rsidP="005213E8"/>
    <w:p w:rsidR="005213E8" w:rsidRPr="00362555" w:rsidRDefault="005213E8" w:rsidP="0049659C">
      <w:pPr>
        <w:pStyle w:val="3"/>
      </w:pPr>
      <w:bookmarkStart w:id="284" w:name="_Toc429573892"/>
      <w:r w:rsidRPr="00362555">
        <w:rPr>
          <w:rFonts w:hint="eastAsia"/>
        </w:rPr>
        <w:t>治疗记录</w:t>
      </w:r>
      <w:r w:rsidRPr="001F7DF3">
        <w:rPr>
          <w:rFonts w:hint="eastAsia"/>
        </w:rPr>
        <w:t>（</w:t>
      </w:r>
      <w:r>
        <w:rPr>
          <w:rFonts w:hint="eastAsia"/>
        </w:rPr>
        <w:t>TB_EMR_ZLJL</w:t>
      </w:r>
      <w:r w:rsidRPr="001F7DF3">
        <w:rPr>
          <w:rFonts w:hint="eastAsia"/>
        </w:rPr>
        <w:t>）</w:t>
      </w:r>
      <w:bookmarkEnd w:id="284"/>
    </w:p>
    <w:tbl>
      <w:tblPr>
        <w:tblW w:w="10993" w:type="dxa"/>
        <w:jc w:val="center"/>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4"/>
        <w:gridCol w:w="2160"/>
        <w:gridCol w:w="1281"/>
        <w:gridCol w:w="850"/>
        <w:gridCol w:w="709"/>
        <w:gridCol w:w="709"/>
        <w:gridCol w:w="3260"/>
      </w:tblGrid>
      <w:tr w:rsidR="005213E8" w:rsidRPr="004E3FEE" w:rsidTr="00512E3F">
        <w:trPr>
          <w:jc w:val="center"/>
        </w:trPr>
        <w:tc>
          <w:tcPr>
            <w:tcW w:w="2024"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024"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lastRenderedPageBreak/>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8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850"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r>
              <w:rPr>
                <w:rFonts w:ascii="宋体" w:hAnsi="宋体" w:cs="宋体" w:hint="eastAsia"/>
                <w:color w:val="000000"/>
                <w:kern w:val="0"/>
                <w:szCs w:val="21"/>
              </w:rPr>
              <w:t xml:space="preserve"> </w:t>
            </w:r>
          </w:p>
        </w:tc>
      </w:tr>
      <w:tr w:rsidR="005213E8" w:rsidRPr="004E3FEE" w:rsidTr="00512E3F">
        <w:trPr>
          <w:jc w:val="center"/>
        </w:trPr>
        <w:tc>
          <w:tcPr>
            <w:tcW w:w="2024" w:type="dxa"/>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WDDE98.00.010.00</w:t>
            </w:r>
          </w:p>
        </w:tc>
        <w:tc>
          <w:tcPr>
            <w:tcW w:w="21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治疗项目明细流水号</w:t>
            </w:r>
          </w:p>
        </w:tc>
        <w:tc>
          <w:tcPr>
            <w:tcW w:w="128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ZLXMMXLSH</w:t>
            </w:r>
          </w:p>
        </w:tc>
        <w:tc>
          <w:tcPr>
            <w:tcW w:w="850"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r>
              <w:rPr>
                <w:rFonts w:ascii="宋体" w:hAnsi="宋体" w:cs="宋体" w:hint="eastAsia"/>
                <w:color w:val="000000"/>
                <w:kern w:val="0"/>
                <w:szCs w:val="21"/>
              </w:rPr>
              <w:t>（</w:t>
            </w:r>
            <w:r w:rsidRPr="008E709C">
              <w:rPr>
                <w:rFonts w:hAnsi="宋体"/>
                <w:szCs w:val="21"/>
              </w:rPr>
              <w:t>处方内容项目明细编码</w:t>
            </w:r>
            <w:r>
              <w:rPr>
                <w:rFonts w:hAnsi="宋体" w:hint="eastAsia"/>
                <w:szCs w:val="21"/>
              </w:rPr>
              <w:t>或住院医嘱明细编码</w:t>
            </w:r>
            <w:r>
              <w:rPr>
                <w:rFonts w:ascii="宋体" w:hAnsi="宋体" w:cs="宋体" w:hint="eastAsia"/>
                <w:color w:val="000000"/>
                <w:kern w:val="0"/>
                <w:szCs w:val="21"/>
              </w:rPr>
              <w:t>）</w:t>
            </w:r>
          </w:p>
        </w:tc>
      </w:tr>
      <w:tr w:rsidR="005213E8" w:rsidRPr="004E3FEE" w:rsidTr="00512E3F">
        <w:trPr>
          <w:jc w:val="center"/>
        </w:trPr>
        <w:tc>
          <w:tcPr>
            <w:tcW w:w="2024"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DE01.00.008.00</w:t>
            </w:r>
          </w:p>
        </w:tc>
        <w:tc>
          <w:tcPr>
            <w:tcW w:w="21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电子申请单编号</w:t>
            </w:r>
          </w:p>
        </w:tc>
        <w:tc>
          <w:tcPr>
            <w:tcW w:w="128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DZSQDBH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（是否可以使用这个字段来做主键）</w:t>
            </w:r>
          </w:p>
        </w:tc>
      </w:tr>
      <w:tr w:rsidR="005213E8" w:rsidRPr="004E3FEE" w:rsidTr="00512E3F">
        <w:trPr>
          <w:jc w:val="center"/>
        </w:trPr>
        <w:tc>
          <w:tcPr>
            <w:tcW w:w="2024" w:type="dxa"/>
            <w:tcBorders>
              <w:bottom w:val="single" w:sz="4" w:space="0" w:color="auto"/>
            </w:tcBorders>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850"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024"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024"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hint="eastAsia"/>
                <w:color w:val="000000"/>
                <w:kern w:val="0"/>
                <w:szCs w:val="21"/>
              </w:rPr>
              <w:t>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 xml:space="preserve"> </w:t>
            </w: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autoSpaceDE w:val="0"/>
              <w:autoSpaceDN w:val="0"/>
              <w:adjustRightInd w:val="0"/>
              <w:jc w:val="left"/>
              <w:rPr>
                <w:rFonts w:ascii="宋体" w:hAnsi="宋体"/>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E2545B" w:rsidP="00512E3F">
            <w:pPr>
              <w:autoSpaceDE w:val="0"/>
              <w:autoSpaceDN w:val="0"/>
              <w:adjustRightInd w:val="0"/>
              <w:jc w:val="left"/>
              <w:rPr>
                <w:rFonts w:ascii="宋体" w:hAnsi="宋体"/>
                <w:szCs w:val="21"/>
              </w:rPr>
            </w:pPr>
            <w:r>
              <w:rPr>
                <w:rFonts w:ascii="宋体" w:hAnsi="宋体" w:hint="eastAsia"/>
                <w:szCs w:val="21"/>
              </w:rPr>
              <w:t>见前述“挂号”的说明（7）</w:t>
            </w: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病床号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患者姓名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性别代码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年龄（月）</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DE04.10.188.00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体重（kg)</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6</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DE06,00.018.00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处理及指导意见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CLJZDYJ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DE05.10.165.00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有创诊疗操作标志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YCZLCZBZ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024"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DE06.00.093.00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操作编码</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CZBM</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ICD-9-CM-3</w:t>
            </w:r>
          </w:p>
        </w:tc>
      </w:tr>
      <w:tr w:rsidR="005213E8" w:rsidRPr="004E3FEE" w:rsidTr="00512E3F">
        <w:trPr>
          <w:jc w:val="center"/>
        </w:trPr>
        <w:tc>
          <w:tcPr>
            <w:tcW w:w="2024"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DE06.00.094.00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操作名称</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CZMC</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80</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DE06.00.187.00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操作目标部位名称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CZMBBWMC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50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DE08.50.037.00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介入物名称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JRWMC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DE06.00.251.00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操作方法描述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CZFFMS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DE06.00.250.00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操作次数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CZCS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DE06.00.095.00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操作日期时间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CZRQSJ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DE02.10.023.00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过敏史标志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GMSBZ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Default="005213E8" w:rsidP="00512E3F">
            <w:r w:rsidRPr="00C60214">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DE02.10.022.00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过敏史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GMS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09" w:type="dxa"/>
            <w:vAlign w:val="center"/>
          </w:tcPr>
          <w:p w:rsidR="005213E8" w:rsidRDefault="005213E8" w:rsidP="00512E3F">
            <w:r w:rsidRPr="00C60214">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803B72"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DE06.00.179.00</w:t>
            </w:r>
          </w:p>
        </w:tc>
        <w:tc>
          <w:tcPr>
            <w:tcW w:w="216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kern w:val="0"/>
                <w:szCs w:val="21"/>
              </w:rPr>
              <w:t>医嘱使用备注</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kern w:val="0"/>
                <w:szCs w:val="21"/>
              </w:rPr>
              <w:t>YZSYBZ</w:t>
            </w:r>
          </w:p>
        </w:tc>
        <w:tc>
          <w:tcPr>
            <w:tcW w:w="850" w:type="dxa"/>
            <w:vAlign w:val="center"/>
          </w:tcPr>
          <w:p w:rsidR="005213E8" w:rsidRPr="003E4911" w:rsidRDefault="005213E8" w:rsidP="00512E3F">
            <w:pPr>
              <w:widowControl/>
              <w:jc w:val="center"/>
              <w:rPr>
                <w:rFonts w:ascii="宋体" w:hAnsi="宋体" w:cs="宋体"/>
                <w:kern w:val="0"/>
                <w:szCs w:val="21"/>
              </w:rPr>
            </w:pPr>
            <w:r w:rsidRPr="003E4911">
              <w:rPr>
                <w:rFonts w:ascii="宋体" w:hAnsi="宋体" w:cs="宋体" w:hint="eastAsia"/>
                <w:kern w:val="0"/>
                <w:szCs w:val="21"/>
              </w:rPr>
              <w:t>字符串</w:t>
            </w:r>
          </w:p>
        </w:tc>
        <w:tc>
          <w:tcPr>
            <w:tcW w:w="709" w:type="dxa"/>
            <w:vAlign w:val="center"/>
          </w:tcPr>
          <w:p w:rsidR="005213E8" w:rsidRPr="003E4911" w:rsidRDefault="005213E8" w:rsidP="00512E3F">
            <w:pPr>
              <w:widowControl/>
              <w:jc w:val="center"/>
              <w:rPr>
                <w:rFonts w:ascii="宋体" w:hAnsi="宋体" w:cs="宋体"/>
                <w:kern w:val="0"/>
                <w:szCs w:val="21"/>
              </w:rPr>
            </w:pPr>
            <w:r w:rsidRPr="003E4911">
              <w:rPr>
                <w:rFonts w:ascii="宋体" w:hAnsi="宋体" w:cs="宋体" w:hint="eastAsia"/>
                <w:kern w:val="0"/>
                <w:szCs w:val="21"/>
              </w:rPr>
              <w:t>100</w:t>
            </w:r>
          </w:p>
        </w:tc>
        <w:tc>
          <w:tcPr>
            <w:tcW w:w="709" w:type="dxa"/>
            <w:vAlign w:val="center"/>
          </w:tcPr>
          <w:p w:rsidR="005213E8" w:rsidRDefault="005213E8" w:rsidP="00512E3F">
            <w:r w:rsidRPr="00226F1C">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FF0000"/>
                <w:kern w:val="0"/>
                <w:szCs w:val="21"/>
              </w:rPr>
            </w:pP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DE06.00.159.00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今后治疗方案</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JHZLFA</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1000</w:t>
            </w:r>
          </w:p>
        </w:tc>
        <w:tc>
          <w:tcPr>
            <w:tcW w:w="709" w:type="dxa"/>
            <w:vAlign w:val="center"/>
          </w:tcPr>
          <w:p w:rsidR="005213E8" w:rsidRDefault="005213E8" w:rsidP="00512E3F">
            <w:r w:rsidRPr="00226F1C">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2E57D6"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kern w:val="0"/>
                <w:szCs w:val="21"/>
              </w:rPr>
              <w:t>医嘱执行者签名</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kern w:val="0"/>
                <w:szCs w:val="21"/>
              </w:rPr>
              <w:t>YZZXZQM</w:t>
            </w:r>
          </w:p>
        </w:tc>
        <w:tc>
          <w:tcPr>
            <w:tcW w:w="850" w:type="dxa"/>
            <w:vAlign w:val="center"/>
          </w:tcPr>
          <w:p w:rsidR="005213E8" w:rsidRPr="003E4911" w:rsidRDefault="005213E8" w:rsidP="00512E3F">
            <w:pPr>
              <w:widowControl/>
              <w:jc w:val="center"/>
              <w:rPr>
                <w:rFonts w:ascii="宋体" w:hAnsi="宋体" w:cs="宋体"/>
                <w:kern w:val="0"/>
                <w:szCs w:val="21"/>
              </w:rPr>
            </w:pPr>
            <w:r w:rsidRPr="003E4911">
              <w:rPr>
                <w:rFonts w:ascii="宋体" w:hAnsi="宋体" w:cs="宋体" w:hint="eastAsia"/>
                <w:kern w:val="0"/>
                <w:szCs w:val="21"/>
              </w:rPr>
              <w:t>字符串</w:t>
            </w:r>
          </w:p>
        </w:tc>
        <w:tc>
          <w:tcPr>
            <w:tcW w:w="709" w:type="dxa"/>
            <w:vAlign w:val="center"/>
          </w:tcPr>
          <w:p w:rsidR="005213E8" w:rsidRPr="003E4911" w:rsidRDefault="005213E8" w:rsidP="00512E3F">
            <w:pPr>
              <w:widowControl/>
              <w:jc w:val="center"/>
              <w:rPr>
                <w:rFonts w:ascii="宋体" w:hAnsi="宋体" w:cs="宋体"/>
                <w:kern w:val="0"/>
                <w:szCs w:val="21"/>
              </w:rPr>
            </w:pPr>
            <w:r>
              <w:rPr>
                <w:rFonts w:ascii="宋体" w:hAnsi="宋体" w:cs="宋体" w:hint="eastAsia"/>
                <w:kern w:val="0"/>
                <w:szCs w:val="21"/>
              </w:rPr>
              <w:t>32</w:t>
            </w:r>
          </w:p>
        </w:tc>
        <w:tc>
          <w:tcPr>
            <w:tcW w:w="709" w:type="dxa"/>
            <w:vAlign w:val="center"/>
          </w:tcPr>
          <w:p w:rsidR="005213E8" w:rsidRPr="003E4911" w:rsidRDefault="005213E8" w:rsidP="00512E3F">
            <w:pPr>
              <w:widowControl/>
              <w:jc w:val="center"/>
              <w:rPr>
                <w:rFonts w:ascii="宋体" w:hAnsi="宋体" w:cs="宋体"/>
                <w:kern w:val="0"/>
                <w:szCs w:val="21"/>
              </w:rPr>
            </w:pPr>
            <w:r>
              <w:rPr>
                <w:rFonts w:ascii="宋体" w:hAnsi="宋体" w:cs="宋体" w:hint="eastAsia"/>
                <w:kern w:val="0"/>
                <w:szCs w:val="21"/>
              </w:rPr>
              <w:t>可选</w:t>
            </w:r>
          </w:p>
        </w:tc>
        <w:tc>
          <w:tcPr>
            <w:tcW w:w="3260" w:type="dxa"/>
            <w:vAlign w:val="center"/>
          </w:tcPr>
          <w:p w:rsidR="005213E8" w:rsidRPr="003E4911" w:rsidRDefault="005213E8" w:rsidP="00512E3F">
            <w:pPr>
              <w:widowControl/>
              <w:jc w:val="left"/>
              <w:rPr>
                <w:rFonts w:ascii="宋体" w:hAnsi="宋体" w:cs="宋体"/>
                <w:kern w:val="0"/>
                <w:szCs w:val="21"/>
              </w:rPr>
            </w:pPr>
          </w:p>
        </w:tc>
      </w:tr>
      <w:tr w:rsidR="005213E8" w:rsidRPr="002E57D6"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kern w:val="0"/>
                <w:szCs w:val="21"/>
              </w:rPr>
              <w:t>医嘱执行者</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YZZXZGH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5213E8" w:rsidRDefault="005213E8" w:rsidP="00512E3F">
            <w:r w:rsidRPr="00E801F7">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kern w:val="0"/>
                <w:szCs w:val="21"/>
              </w:rPr>
            </w:pP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签名日期时间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是否有中药处方</w:t>
            </w:r>
          </w:p>
        </w:tc>
        <w:tc>
          <w:tcPr>
            <w:tcW w:w="1281" w:type="dxa"/>
            <w:vAlign w:val="center"/>
          </w:tcPr>
          <w:p w:rsidR="005213E8" w:rsidRPr="003E4911" w:rsidRDefault="005213E8" w:rsidP="00512E3F">
            <w:pPr>
              <w:widowControl/>
              <w:rPr>
                <w:rFonts w:ascii="宋体" w:hAnsi="宋体" w:cs="宋体"/>
                <w:color w:val="000000"/>
                <w:kern w:val="0"/>
                <w:szCs w:val="21"/>
              </w:rPr>
            </w:pPr>
            <w:r w:rsidRPr="003E4911">
              <w:rPr>
                <w:rFonts w:ascii="宋体" w:hAnsi="宋体" w:cs="宋体" w:hint="eastAsia"/>
                <w:color w:val="000000"/>
                <w:kern w:val="0"/>
                <w:szCs w:val="21"/>
              </w:rPr>
              <w:t>SFYZYCF</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WDDE98.00.012.00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是否有西药处方</w:t>
            </w:r>
          </w:p>
        </w:tc>
        <w:tc>
          <w:tcPr>
            <w:tcW w:w="1281" w:type="dxa"/>
            <w:vAlign w:val="center"/>
          </w:tcPr>
          <w:p w:rsidR="005213E8" w:rsidRPr="003E4911" w:rsidRDefault="005213E8" w:rsidP="00512E3F">
            <w:pPr>
              <w:widowControl/>
              <w:rPr>
                <w:rFonts w:ascii="宋体" w:hAnsi="宋体" w:cs="宋体"/>
                <w:color w:val="000000"/>
                <w:kern w:val="0"/>
                <w:szCs w:val="21"/>
              </w:rPr>
            </w:pPr>
            <w:r w:rsidRPr="003E4911">
              <w:rPr>
                <w:rFonts w:ascii="宋体" w:hAnsi="宋体" w:cs="宋体" w:hint="eastAsia"/>
                <w:color w:val="000000"/>
                <w:kern w:val="0"/>
                <w:szCs w:val="21"/>
              </w:rPr>
              <w:t>SFYXYCF</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是否有随访记录</w:t>
            </w:r>
          </w:p>
        </w:tc>
        <w:tc>
          <w:tcPr>
            <w:tcW w:w="1281" w:type="dxa"/>
            <w:vAlign w:val="center"/>
          </w:tcPr>
          <w:p w:rsidR="005213E8" w:rsidRPr="003E4911" w:rsidRDefault="005213E8" w:rsidP="00512E3F">
            <w:pPr>
              <w:widowControl/>
              <w:rPr>
                <w:rFonts w:ascii="宋体" w:hAnsi="宋体" w:cs="宋体"/>
                <w:color w:val="000000"/>
                <w:kern w:val="0"/>
                <w:szCs w:val="21"/>
              </w:rPr>
            </w:pPr>
            <w:r>
              <w:rPr>
                <w:rFonts w:ascii="宋体" w:hAnsi="宋体" w:cs="宋体" w:hint="eastAsia"/>
                <w:color w:val="000000"/>
                <w:kern w:val="0"/>
                <w:szCs w:val="21"/>
              </w:rPr>
              <w:t>SFYSFJL</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24"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修改标志</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XGBZ</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autoSpaceDE w:val="0"/>
              <w:autoSpaceDN w:val="0"/>
              <w:adjustRightInd w:val="0"/>
              <w:rPr>
                <w:rFonts w:ascii="宋体" w:hAnsi="宋体"/>
                <w:szCs w:val="21"/>
              </w:rPr>
            </w:pPr>
          </w:p>
        </w:tc>
        <w:tc>
          <w:tcPr>
            <w:tcW w:w="709"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autoSpaceDE w:val="0"/>
              <w:autoSpaceDN w:val="0"/>
              <w:adjustRightInd w:val="0"/>
              <w:rPr>
                <w:rFonts w:ascii="宋体" w:hAnsi="宋体"/>
                <w:szCs w:val="21"/>
              </w:rPr>
            </w:pPr>
            <w:r w:rsidRPr="003E4911">
              <w:rPr>
                <w:rFonts w:ascii="宋体" w:hAnsi="宋体" w:hint="eastAsia"/>
                <w:szCs w:val="21"/>
              </w:rPr>
              <w:t>编码。0：正常、1：撤销；见</w:t>
            </w:r>
            <w:r>
              <w:rPr>
                <w:rFonts w:ascii="宋体" w:hAnsi="宋体" w:hint="eastAsia"/>
                <w:szCs w:val="21"/>
              </w:rPr>
              <w:t>2</w:t>
            </w:r>
            <w:r w:rsidRPr="003E4911">
              <w:rPr>
                <w:rFonts w:ascii="宋体" w:hAnsi="宋体" w:hint="eastAsia"/>
                <w:szCs w:val="21"/>
              </w:rPr>
              <w:t>.1.1说明（5）</w:t>
            </w:r>
          </w:p>
        </w:tc>
      </w:tr>
    </w:tbl>
    <w:p w:rsidR="005213E8" w:rsidRPr="00F73A67" w:rsidRDefault="005213E8" w:rsidP="005213E8">
      <w:r>
        <w:rPr>
          <w:rFonts w:hint="eastAsia"/>
        </w:rPr>
        <w:t>说明：</w:t>
      </w:r>
    </w:p>
    <w:p w:rsidR="005213E8" w:rsidRPr="00F73A67" w:rsidRDefault="005213E8" w:rsidP="00631648">
      <w:pPr>
        <w:numPr>
          <w:ilvl w:val="0"/>
          <w:numId w:val="9"/>
        </w:numPr>
      </w:pPr>
      <w:r w:rsidRPr="00D62198">
        <w:rPr>
          <w:rFonts w:ascii="宋体" w:hAnsi="宋体" w:cs="宋体"/>
          <w:color w:val="000000"/>
          <w:kern w:val="0"/>
          <w:szCs w:val="21"/>
        </w:rPr>
        <w:t>CV06.00.207随访方式代码表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center"/>
          </w:tcPr>
          <w:p w:rsidR="005213E8" w:rsidRDefault="005213E8" w:rsidP="00512E3F">
            <w:pPr>
              <w:jc w:val="center"/>
              <w:rPr>
                <w:rFonts w:ascii="宋体" w:hAnsi="宋体" w:cs="宋体"/>
                <w:sz w:val="22"/>
              </w:rPr>
            </w:pPr>
            <w:r>
              <w:rPr>
                <w:rFonts w:ascii="宋体" w:hAnsi="宋体" w:hint="eastAsia"/>
                <w:sz w:val="22"/>
              </w:rPr>
              <w:t>1</w:t>
            </w:r>
          </w:p>
        </w:tc>
        <w:tc>
          <w:tcPr>
            <w:tcW w:w="2934" w:type="dxa"/>
            <w:tcBorders>
              <w:top w:val="single" w:sz="12" w:space="0" w:color="auto"/>
            </w:tcBorders>
            <w:vAlign w:val="center"/>
          </w:tcPr>
          <w:p w:rsidR="005213E8" w:rsidRDefault="005213E8" w:rsidP="00512E3F">
            <w:pPr>
              <w:rPr>
                <w:rFonts w:ascii="宋体" w:hAnsi="宋体" w:cs="宋体"/>
                <w:sz w:val="22"/>
              </w:rPr>
            </w:pPr>
            <w:r>
              <w:rPr>
                <w:rFonts w:ascii="宋体" w:hAnsi="宋体" w:hint="eastAsia"/>
                <w:sz w:val="22"/>
              </w:rPr>
              <w:t>门诊</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2</w:t>
            </w:r>
          </w:p>
        </w:tc>
        <w:tc>
          <w:tcPr>
            <w:tcW w:w="2934" w:type="dxa"/>
            <w:vAlign w:val="center"/>
          </w:tcPr>
          <w:p w:rsidR="005213E8" w:rsidRDefault="005213E8" w:rsidP="00512E3F">
            <w:pPr>
              <w:rPr>
                <w:rFonts w:ascii="宋体" w:hAnsi="宋体" w:cs="宋体"/>
                <w:sz w:val="22"/>
              </w:rPr>
            </w:pPr>
            <w:r>
              <w:rPr>
                <w:rFonts w:ascii="宋体" w:hAnsi="宋体" w:hint="eastAsia"/>
                <w:sz w:val="22"/>
              </w:rPr>
              <w:t>家庭</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3</w:t>
            </w:r>
          </w:p>
        </w:tc>
        <w:tc>
          <w:tcPr>
            <w:tcW w:w="2934" w:type="dxa"/>
            <w:vAlign w:val="center"/>
          </w:tcPr>
          <w:p w:rsidR="005213E8" w:rsidRDefault="005213E8" w:rsidP="00512E3F">
            <w:pPr>
              <w:rPr>
                <w:rFonts w:ascii="宋体" w:hAnsi="宋体" w:cs="宋体"/>
                <w:sz w:val="22"/>
              </w:rPr>
            </w:pPr>
            <w:r>
              <w:rPr>
                <w:rFonts w:ascii="宋体" w:hAnsi="宋体" w:hint="eastAsia"/>
                <w:sz w:val="22"/>
              </w:rPr>
              <w:t>电话</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4</w:t>
            </w:r>
          </w:p>
        </w:tc>
        <w:tc>
          <w:tcPr>
            <w:tcW w:w="2934" w:type="dxa"/>
            <w:vAlign w:val="center"/>
          </w:tcPr>
          <w:p w:rsidR="005213E8" w:rsidRDefault="005213E8" w:rsidP="00512E3F">
            <w:pPr>
              <w:rPr>
                <w:rFonts w:ascii="宋体" w:hAnsi="宋体" w:cs="宋体"/>
                <w:sz w:val="22"/>
              </w:rPr>
            </w:pPr>
            <w:r>
              <w:rPr>
                <w:rFonts w:ascii="宋体" w:hAnsi="宋体" w:hint="eastAsia"/>
                <w:sz w:val="22"/>
              </w:rPr>
              <w:t>短信</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5</w:t>
            </w:r>
          </w:p>
        </w:tc>
        <w:tc>
          <w:tcPr>
            <w:tcW w:w="2934" w:type="dxa"/>
            <w:vAlign w:val="center"/>
          </w:tcPr>
          <w:p w:rsidR="005213E8" w:rsidRDefault="005213E8" w:rsidP="00512E3F">
            <w:pPr>
              <w:rPr>
                <w:rFonts w:ascii="宋体" w:hAnsi="宋体" w:cs="宋体"/>
                <w:sz w:val="22"/>
              </w:rPr>
            </w:pPr>
            <w:r>
              <w:rPr>
                <w:rFonts w:ascii="宋体" w:hAnsi="宋体" w:hint="eastAsia"/>
                <w:sz w:val="22"/>
              </w:rPr>
              <w:t>网络</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9</w:t>
            </w:r>
          </w:p>
        </w:tc>
        <w:tc>
          <w:tcPr>
            <w:tcW w:w="2934" w:type="dxa"/>
            <w:vAlign w:val="center"/>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Pr="00F73A67" w:rsidRDefault="005213E8" w:rsidP="005213E8">
      <w:pPr>
        <w:ind w:left="720"/>
      </w:pPr>
    </w:p>
    <w:p w:rsidR="005213E8" w:rsidRPr="00F73A67" w:rsidRDefault="005213E8" w:rsidP="00631648">
      <w:pPr>
        <w:numPr>
          <w:ilvl w:val="0"/>
          <w:numId w:val="9"/>
        </w:numPr>
      </w:pPr>
      <w:r w:rsidRPr="00D62198">
        <w:rPr>
          <w:rFonts w:ascii="宋体" w:hAnsi="宋体" w:cs="宋体" w:hint="eastAsia"/>
          <w:color w:val="000000"/>
          <w:kern w:val="0"/>
          <w:szCs w:val="21"/>
        </w:rPr>
        <w:t>CV06.00.208随访周期建议代码表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bottom"/>
          </w:tcPr>
          <w:p w:rsidR="005213E8" w:rsidRDefault="005213E8" w:rsidP="00512E3F">
            <w:pPr>
              <w:jc w:val="center"/>
              <w:rPr>
                <w:rFonts w:ascii="宋体" w:hAnsi="宋体" w:cs="宋体"/>
                <w:sz w:val="22"/>
              </w:rPr>
            </w:pPr>
            <w:r>
              <w:rPr>
                <w:rFonts w:ascii="宋体" w:hAnsi="宋体" w:hint="eastAsia"/>
                <w:sz w:val="22"/>
              </w:rPr>
              <w:t>01</w:t>
            </w:r>
          </w:p>
        </w:tc>
        <w:tc>
          <w:tcPr>
            <w:tcW w:w="2934" w:type="dxa"/>
            <w:tcBorders>
              <w:top w:val="single" w:sz="12" w:space="0" w:color="auto"/>
            </w:tcBorders>
            <w:vAlign w:val="bottom"/>
          </w:tcPr>
          <w:p w:rsidR="005213E8" w:rsidRDefault="005213E8" w:rsidP="00512E3F">
            <w:pPr>
              <w:rPr>
                <w:rFonts w:ascii="宋体" w:hAnsi="宋体" w:cs="宋体"/>
                <w:sz w:val="22"/>
              </w:rPr>
            </w:pPr>
            <w:r>
              <w:rPr>
                <w:rFonts w:ascii="宋体" w:hAnsi="宋体" w:hint="eastAsia"/>
                <w:sz w:val="22"/>
              </w:rPr>
              <w:t>每2周</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02</w:t>
            </w:r>
          </w:p>
        </w:tc>
        <w:tc>
          <w:tcPr>
            <w:tcW w:w="2934" w:type="dxa"/>
            <w:vAlign w:val="bottom"/>
          </w:tcPr>
          <w:p w:rsidR="005213E8" w:rsidRDefault="005213E8" w:rsidP="00512E3F">
            <w:pPr>
              <w:rPr>
                <w:rFonts w:ascii="宋体" w:hAnsi="宋体" w:cs="宋体"/>
                <w:sz w:val="22"/>
              </w:rPr>
            </w:pPr>
            <w:r>
              <w:rPr>
                <w:rFonts w:ascii="宋体" w:hAnsi="宋体" w:hint="eastAsia"/>
                <w:sz w:val="22"/>
              </w:rPr>
              <w:t>每1个月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03</w:t>
            </w:r>
          </w:p>
        </w:tc>
        <w:tc>
          <w:tcPr>
            <w:tcW w:w="2934" w:type="dxa"/>
            <w:vAlign w:val="bottom"/>
          </w:tcPr>
          <w:p w:rsidR="005213E8" w:rsidRDefault="005213E8" w:rsidP="00512E3F">
            <w:pPr>
              <w:rPr>
                <w:rFonts w:ascii="宋体" w:hAnsi="宋体" w:cs="宋体"/>
                <w:sz w:val="22"/>
              </w:rPr>
            </w:pPr>
            <w:r>
              <w:rPr>
                <w:rFonts w:ascii="宋体" w:hAnsi="宋体" w:hint="eastAsia"/>
                <w:sz w:val="22"/>
              </w:rPr>
              <w:t>每2个月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04</w:t>
            </w:r>
          </w:p>
        </w:tc>
        <w:tc>
          <w:tcPr>
            <w:tcW w:w="2934" w:type="dxa"/>
            <w:vAlign w:val="bottom"/>
          </w:tcPr>
          <w:p w:rsidR="005213E8" w:rsidRDefault="005213E8" w:rsidP="00512E3F">
            <w:pPr>
              <w:rPr>
                <w:rFonts w:ascii="宋体" w:hAnsi="宋体" w:cs="宋体"/>
                <w:sz w:val="22"/>
              </w:rPr>
            </w:pPr>
            <w:r>
              <w:rPr>
                <w:rFonts w:ascii="宋体" w:hAnsi="宋体" w:hint="eastAsia"/>
                <w:sz w:val="22"/>
              </w:rPr>
              <w:t>每3个月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05</w:t>
            </w:r>
          </w:p>
        </w:tc>
        <w:tc>
          <w:tcPr>
            <w:tcW w:w="2934" w:type="dxa"/>
            <w:vAlign w:val="bottom"/>
          </w:tcPr>
          <w:p w:rsidR="005213E8" w:rsidRDefault="005213E8" w:rsidP="00512E3F">
            <w:pPr>
              <w:rPr>
                <w:rFonts w:ascii="宋体" w:hAnsi="宋体" w:cs="宋体"/>
                <w:sz w:val="22"/>
              </w:rPr>
            </w:pPr>
            <w:r>
              <w:rPr>
                <w:rFonts w:ascii="宋体" w:hAnsi="宋体" w:hint="eastAsia"/>
                <w:sz w:val="22"/>
              </w:rPr>
              <w:t>每半年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06</w:t>
            </w:r>
          </w:p>
        </w:tc>
        <w:tc>
          <w:tcPr>
            <w:tcW w:w="2934" w:type="dxa"/>
            <w:vAlign w:val="bottom"/>
          </w:tcPr>
          <w:p w:rsidR="005213E8" w:rsidRDefault="005213E8" w:rsidP="00512E3F">
            <w:pPr>
              <w:rPr>
                <w:rFonts w:ascii="宋体" w:hAnsi="宋体" w:cs="宋体"/>
                <w:sz w:val="22"/>
              </w:rPr>
            </w:pPr>
            <w:r>
              <w:rPr>
                <w:rFonts w:ascii="宋体" w:hAnsi="宋体" w:hint="eastAsia"/>
                <w:sz w:val="22"/>
              </w:rPr>
              <w:t>每年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07</w:t>
            </w:r>
          </w:p>
        </w:tc>
        <w:tc>
          <w:tcPr>
            <w:tcW w:w="2934" w:type="dxa"/>
            <w:vAlign w:val="bottom"/>
          </w:tcPr>
          <w:p w:rsidR="005213E8" w:rsidRDefault="005213E8" w:rsidP="00512E3F">
            <w:pPr>
              <w:rPr>
                <w:rFonts w:ascii="宋体" w:hAnsi="宋体" w:cs="宋体"/>
                <w:sz w:val="22"/>
              </w:rPr>
            </w:pPr>
            <w:r>
              <w:rPr>
                <w:rFonts w:ascii="宋体" w:hAnsi="宋体" w:hint="eastAsia"/>
                <w:sz w:val="22"/>
              </w:rPr>
              <w:t>每2年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08</w:t>
            </w:r>
          </w:p>
        </w:tc>
        <w:tc>
          <w:tcPr>
            <w:tcW w:w="2934" w:type="dxa"/>
            <w:vAlign w:val="bottom"/>
          </w:tcPr>
          <w:p w:rsidR="005213E8" w:rsidRDefault="005213E8" w:rsidP="00512E3F">
            <w:pPr>
              <w:rPr>
                <w:rFonts w:ascii="宋体" w:hAnsi="宋体" w:cs="宋体"/>
                <w:sz w:val="22"/>
              </w:rPr>
            </w:pPr>
            <w:r>
              <w:rPr>
                <w:rFonts w:ascii="宋体" w:hAnsi="宋体" w:hint="eastAsia"/>
                <w:sz w:val="22"/>
              </w:rPr>
              <w:t>无需</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99</w:t>
            </w:r>
          </w:p>
        </w:tc>
        <w:tc>
          <w:tcPr>
            <w:tcW w:w="2934" w:type="dxa"/>
            <w:vAlign w:val="bottom"/>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Default="005213E8" w:rsidP="005213E8">
      <w:pPr>
        <w:ind w:left="720"/>
      </w:pPr>
    </w:p>
    <w:p w:rsidR="005213E8" w:rsidRDefault="005213E8" w:rsidP="005213E8">
      <w:r>
        <w:rPr>
          <w:rFonts w:hint="eastAsia"/>
        </w:rPr>
        <w:t>说明：</w:t>
      </w:r>
    </w:p>
    <w:p w:rsidR="005213E8" w:rsidRDefault="005213E8" w:rsidP="00631648">
      <w:pPr>
        <w:numPr>
          <w:ilvl w:val="0"/>
          <w:numId w:val="10"/>
        </w:numPr>
        <w:rPr>
          <w:rFonts w:ascii="宋体" w:hAnsi="宋体" w:cs="宋体"/>
          <w:color w:val="000000"/>
          <w:kern w:val="0"/>
          <w:szCs w:val="21"/>
        </w:rPr>
      </w:pPr>
      <w:r w:rsidRPr="00D62198">
        <w:rPr>
          <w:rFonts w:ascii="宋体" w:hAnsi="宋体" w:cs="宋体"/>
          <w:color w:val="000000"/>
          <w:kern w:val="0"/>
          <w:szCs w:val="21"/>
        </w:rPr>
        <w:t>CV05.10.024</w:t>
      </w:r>
      <w:r>
        <w:rPr>
          <w:rFonts w:ascii="宋体" w:hAnsi="宋体" w:cs="宋体" w:hint="eastAsia"/>
          <w:color w:val="000000"/>
          <w:kern w:val="0"/>
          <w:szCs w:val="21"/>
        </w:rPr>
        <w:t>手术级别代码</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7"/>
        <w:gridCol w:w="2815"/>
        <w:gridCol w:w="4175"/>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一级手术</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sz w:val="22"/>
              </w:rPr>
              <w:t>指风险较低、过程简单、技术难度低的普通手术</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二级手术</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指有一定风险、过程复杂程度一般、有一定技术难度的手术</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三级手术</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指风险较高、过程较复杂、难度较大的手术</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四级手术</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指风险高、过程复杂，难度大的重大手术</w:t>
            </w:r>
          </w:p>
        </w:tc>
      </w:tr>
    </w:tbl>
    <w:p w:rsidR="005213E8" w:rsidRDefault="005213E8" w:rsidP="005213E8">
      <w:pPr>
        <w:ind w:left="720"/>
        <w:rPr>
          <w:rFonts w:ascii="宋体" w:hAnsi="宋体" w:cs="宋体"/>
          <w:color w:val="000000"/>
          <w:kern w:val="0"/>
          <w:szCs w:val="21"/>
        </w:rPr>
      </w:pPr>
    </w:p>
    <w:p w:rsidR="005213E8" w:rsidRPr="00E9140E" w:rsidRDefault="005213E8" w:rsidP="0049659C">
      <w:pPr>
        <w:pStyle w:val="3"/>
        <w:rPr>
          <w:rFonts w:ascii="宋体" w:hAnsi="宋体"/>
        </w:rPr>
      </w:pPr>
      <w:bookmarkStart w:id="285" w:name="_Toc429573893"/>
      <w:r w:rsidRPr="00E9140E">
        <w:rPr>
          <w:rFonts w:ascii="宋体" w:hAnsi="宋体" w:hint="eastAsia"/>
        </w:rPr>
        <w:t>麻醉术前访视记录</w:t>
      </w:r>
      <w:r w:rsidRPr="001F7DF3">
        <w:rPr>
          <w:rFonts w:hint="eastAsia"/>
        </w:rPr>
        <w:t>（</w:t>
      </w:r>
      <w:r>
        <w:rPr>
          <w:rFonts w:hint="eastAsia"/>
        </w:rPr>
        <w:t>TB_EMR_MZSQFSJL</w:t>
      </w:r>
      <w:r w:rsidRPr="001F7DF3">
        <w:rPr>
          <w:rFonts w:hint="eastAsia"/>
        </w:rPr>
        <w:t>）</w:t>
      </w:r>
      <w:bookmarkEnd w:id="285"/>
    </w:p>
    <w:tbl>
      <w:tblPr>
        <w:tblW w:w="10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1"/>
        <w:gridCol w:w="2108"/>
        <w:gridCol w:w="1221"/>
        <w:gridCol w:w="923"/>
        <w:gridCol w:w="574"/>
        <w:gridCol w:w="682"/>
        <w:gridCol w:w="3087"/>
      </w:tblGrid>
      <w:tr w:rsidR="005213E8" w:rsidRPr="004E3FEE" w:rsidTr="00512E3F">
        <w:trPr>
          <w:jc w:val="center"/>
        </w:trPr>
        <w:tc>
          <w:tcPr>
            <w:tcW w:w="1991"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08"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2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rPr>
                <w:rFonts w:ascii="宋体" w:hAnsi="宋体"/>
                <w:b/>
                <w:sz w:val="21"/>
                <w:szCs w:val="21"/>
              </w:rPr>
            </w:pPr>
            <w:r>
              <w:rPr>
                <w:rFonts w:ascii="宋体" w:hAnsi="宋体" w:hint="eastAsia"/>
                <w:b/>
                <w:szCs w:val="21"/>
              </w:rPr>
              <w:t>字段名</w:t>
            </w:r>
          </w:p>
        </w:tc>
        <w:tc>
          <w:tcPr>
            <w:tcW w:w="923"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lastRenderedPageBreak/>
              <w:t>类型</w:t>
            </w:r>
          </w:p>
        </w:tc>
        <w:tc>
          <w:tcPr>
            <w:tcW w:w="574"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lastRenderedPageBreak/>
              <w:t>长</w:t>
            </w:r>
            <w:r w:rsidRPr="004E3FEE">
              <w:rPr>
                <w:rFonts w:ascii="宋体" w:hAnsi="宋体" w:hint="eastAsia"/>
                <w:b/>
                <w:kern w:val="0"/>
                <w:szCs w:val="21"/>
              </w:rPr>
              <w:lastRenderedPageBreak/>
              <w:t>度</w:t>
            </w:r>
          </w:p>
        </w:tc>
        <w:tc>
          <w:tcPr>
            <w:tcW w:w="682"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lastRenderedPageBreak/>
              <w:t>填报</w:t>
            </w:r>
            <w:r w:rsidRPr="004E3FEE">
              <w:rPr>
                <w:rFonts w:ascii="宋体" w:hAnsi="宋体" w:hint="eastAsia"/>
                <w:b/>
                <w:sz w:val="21"/>
                <w:szCs w:val="21"/>
              </w:rPr>
              <w:lastRenderedPageBreak/>
              <w:t>要求</w:t>
            </w:r>
          </w:p>
        </w:tc>
        <w:tc>
          <w:tcPr>
            <w:tcW w:w="3087"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left"/>
              <w:rPr>
                <w:rFonts w:ascii="宋体" w:hAnsi="宋体"/>
                <w:b/>
                <w:sz w:val="21"/>
                <w:szCs w:val="21"/>
              </w:rPr>
            </w:pPr>
            <w:r w:rsidRPr="004E3FEE">
              <w:rPr>
                <w:rFonts w:ascii="宋体" w:hAnsi="宋体" w:hint="eastAsia"/>
                <w:b/>
                <w:sz w:val="21"/>
                <w:szCs w:val="21"/>
              </w:rPr>
              <w:lastRenderedPageBreak/>
              <w:t>说明</w:t>
            </w:r>
          </w:p>
        </w:tc>
      </w:tr>
      <w:tr w:rsidR="005213E8" w:rsidRPr="004E3FEE" w:rsidTr="00512E3F">
        <w:trPr>
          <w:jc w:val="center"/>
        </w:trPr>
        <w:tc>
          <w:tcPr>
            <w:tcW w:w="1991"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lastRenderedPageBreak/>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08"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2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923"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574"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682"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1991"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WDDE98.00.016.00</w:t>
            </w:r>
          </w:p>
        </w:tc>
        <w:tc>
          <w:tcPr>
            <w:tcW w:w="2108"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麻醉术前访视记录单号</w:t>
            </w:r>
          </w:p>
        </w:tc>
        <w:tc>
          <w:tcPr>
            <w:tcW w:w="122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MZSQFSJLDH</w:t>
            </w:r>
          </w:p>
        </w:tc>
        <w:tc>
          <w:tcPr>
            <w:tcW w:w="923"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682"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1991" w:type="dxa"/>
            <w:tcBorders>
              <w:bottom w:val="single" w:sz="4" w:space="0" w:color="auto"/>
            </w:tcBorders>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08"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2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923"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574"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682"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1991"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08"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2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923"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7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682"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1991"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08"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2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923"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7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682"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DE01.00.008.00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电子申请单编号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DZSQDBH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DE08.10.02</w:t>
            </w:r>
            <w:r w:rsidRPr="004D2C0D">
              <w:rPr>
                <w:rFonts w:cs="宋体" w:hint="eastAsia"/>
                <w:bCs/>
                <w:kern w:val="0"/>
              </w:rPr>
              <w:t>5</w:t>
            </w:r>
            <w:r w:rsidRPr="004D2C0D">
              <w:rPr>
                <w:rFonts w:cs="宋体"/>
                <w:bCs/>
                <w:kern w:val="0"/>
              </w:rPr>
              <w:t>.00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color w:val="000000"/>
                <w:kern w:val="0"/>
                <w:szCs w:val="21"/>
              </w:rPr>
              <w:t>科室</w:t>
            </w:r>
            <w:r>
              <w:rPr>
                <w:rFonts w:ascii="宋体" w:hAnsi="宋体" w:cs="宋体" w:hint="eastAsia"/>
                <w:color w:val="000000"/>
                <w:kern w:val="0"/>
                <w:szCs w:val="21"/>
              </w:rPr>
              <w:t>编码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color w:val="000000"/>
                <w:kern w:val="0"/>
                <w:szCs w:val="21"/>
              </w:rPr>
              <w:t>KS</w:t>
            </w:r>
            <w:r>
              <w:rPr>
                <w:rFonts w:ascii="宋体" w:hAnsi="宋体" w:cs="宋体" w:hint="eastAsia"/>
                <w:color w:val="000000"/>
                <w:kern w:val="0"/>
                <w:szCs w:val="21"/>
              </w:rPr>
              <w:t>BM</w:t>
            </w:r>
          </w:p>
        </w:tc>
        <w:tc>
          <w:tcPr>
            <w:tcW w:w="923" w:type="dxa"/>
            <w:vAlign w:val="center"/>
          </w:tcPr>
          <w:p w:rsidR="005213E8" w:rsidRPr="003E4911" w:rsidRDefault="005213E8" w:rsidP="00512E3F">
            <w:pPr>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682" w:type="dxa"/>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08"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122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923"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57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682"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087" w:type="dxa"/>
            <w:vAlign w:val="center"/>
          </w:tcPr>
          <w:p w:rsidR="005213E8" w:rsidRPr="003E4911" w:rsidRDefault="005213E8" w:rsidP="00512E3F">
            <w:pPr>
              <w:autoSpaceDE w:val="0"/>
              <w:autoSpaceDN w:val="0"/>
              <w:adjustRightInd w:val="0"/>
              <w:jc w:val="left"/>
              <w:rPr>
                <w:rFonts w:ascii="宋体" w:hAnsi="宋体"/>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08"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122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923"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57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682"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087" w:type="dxa"/>
            <w:vAlign w:val="center"/>
          </w:tcPr>
          <w:p w:rsidR="005213E8" w:rsidRPr="003E4911" w:rsidRDefault="00E2545B" w:rsidP="00512E3F">
            <w:pPr>
              <w:autoSpaceDE w:val="0"/>
              <w:autoSpaceDN w:val="0"/>
              <w:adjustRightInd w:val="0"/>
              <w:jc w:val="left"/>
              <w:rPr>
                <w:rFonts w:ascii="宋体" w:hAnsi="宋体"/>
                <w:szCs w:val="21"/>
              </w:rPr>
            </w:pPr>
            <w:r>
              <w:rPr>
                <w:rFonts w:ascii="宋体" w:hAnsi="宋体" w:hint="eastAsia"/>
                <w:szCs w:val="21"/>
              </w:rPr>
              <w:t>见前述“挂号”的说明（7）</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病床号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DE06.00.256.00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手术间编号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SSJBH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患者姓名</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性别代码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年龄（月）</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DE04.10.188.00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体重（kg)</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6</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DE04.50.001.00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ABO血型代码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ABO</w:t>
            </w:r>
            <w:r w:rsidRPr="003E4911">
              <w:rPr>
                <w:rFonts w:ascii="宋体" w:hAnsi="宋体" w:cs="宋体"/>
                <w:color w:val="000000"/>
                <w:kern w:val="0"/>
                <w:szCs w:val="21"/>
              </w:rPr>
              <w:t>XXDM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B93936">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sidR="00B93936">
              <w:rPr>
                <w:rFonts w:ascii="宋体" w:hAnsi="宋体" w:cs="宋体" w:hint="eastAsia"/>
                <w:color w:val="000000"/>
                <w:kern w:val="0"/>
                <w:szCs w:val="21"/>
              </w:rPr>
              <w:t>基本健康信息</w:t>
            </w:r>
            <w:r w:rsidRPr="003E4911">
              <w:rPr>
                <w:rFonts w:ascii="宋体" w:hAnsi="宋体" w:cs="宋体" w:hint="eastAsia"/>
                <w:color w:val="000000"/>
                <w:kern w:val="0"/>
                <w:szCs w:val="21"/>
              </w:rPr>
              <w:t>说明（1），</w:t>
            </w:r>
            <w:r w:rsidRPr="003E4911">
              <w:rPr>
                <w:rFonts w:ascii="宋体" w:hAnsi="宋体" w:cs="宋体"/>
                <w:color w:val="000000"/>
                <w:kern w:val="0"/>
                <w:szCs w:val="21"/>
              </w:rPr>
              <w:t>CV04. 50. 005 ABO 血型代码表</w:t>
            </w:r>
          </w:p>
        </w:tc>
      </w:tr>
      <w:tr w:rsidR="005213E8" w:rsidRPr="004E3FEE" w:rsidTr="00512E3F">
        <w:trPr>
          <w:jc w:val="center"/>
        </w:trPr>
        <w:tc>
          <w:tcPr>
            <w:tcW w:w="1991"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DE04.50.010.00</w:t>
            </w:r>
          </w:p>
        </w:tc>
        <w:tc>
          <w:tcPr>
            <w:tcW w:w="2108"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Rh血型代码</w:t>
            </w:r>
          </w:p>
        </w:tc>
        <w:tc>
          <w:tcPr>
            <w:tcW w:w="122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RH</w:t>
            </w:r>
            <w:r w:rsidRPr="003E4911">
              <w:rPr>
                <w:rFonts w:ascii="宋体" w:hAnsi="宋体" w:cs="宋体"/>
                <w:color w:val="000000"/>
                <w:kern w:val="0"/>
                <w:szCs w:val="21"/>
              </w:rPr>
              <w:t>XXDM</w:t>
            </w:r>
          </w:p>
        </w:tc>
        <w:tc>
          <w:tcPr>
            <w:tcW w:w="92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tcBorders>
              <w:bottom w:val="single" w:sz="4" w:space="0" w:color="auto"/>
            </w:tcBorders>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CV04.50.020</w:t>
            </w:r>
          </w:p>
        </w:tc>
      </w:tr>
      <w:tr w:rsidR="005213E8" w:rsidRPr="004E3FEE" w:rsidTr="00512E3F">
        <w:trPr>
          <w:jc w:val="center"/>
        </w:trPr>
        <w:tc>
          <w:tcPr>
            <w:tcW w:w="1991"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108"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术前诊断编码</w:t>
            </w:r>
          </w:p>
        </w:tc>
        <w:tc>
          <w:tcPr>
            <w:tcW w:w="122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SQZDBM</w:t>
            </w:r>
          </w:p>
        </w:tc>
        <w:tc>
          <w:tcPr>
            <w:tcW w:w="92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11</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ICD-10</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DE06.00.093.00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拟实施手术及操作编码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NSJCZBM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ICD-9-CM-3</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DE06.00.073.00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拟实施麻醉方法代码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NSMZFFDM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E2545B">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sidR="00E2545B">
              <w:rPr>
                <w:rFonts w:ascii="宋体" w:hAnsi="宋体" w:cs="宋体" w:hint="eastAsia"/>
                <w:color w:val="000000"/>
                <w:kern w:val="0"/>
                <w:szCs w:val="21"/>
              </w:rPr>
              <w:t>常见检查报告格式</w:t>
            </w:r>
            <w:r w:rsidRPr="003E4911">
              <w:rPr>
                <w:rFonts w:ascii="宋体" w:hAnsi="宋体" w:cs="宋体" w:hint="eastAsia"/>
                <w:color w:val="000000"/>
                <w:kern w:val="0"/>
                <w:szCs w:val="21"/>
              </w:rPr>
              <w:t>说明（</w:t>
            </w:r>
            <w:r w:rsidR="00E2545B">
              <w:rPr>
                <w:rFonts w:ascii="宋体" w:hAnsi="宋体" w:cs="宋体" w:hint="eastAsia"/>
                <w:color w:val="000000"/>
                <w:kern w:val="0"/>
                <w:szCs w:val="21"/>
              </w:rPr>
              <w:t>7</w:t>
            </w:r>
            <w:r w:rsidRPr="003E4911">
              <w:rPr>
                <w:rFonts w:ascii="宋体" w:hAnsi="宋体" w:cs="宋体" w:hint="eastAsia"/>
                <w:color w:val="000000"/>
                <w:kern w:val="0"/>
                <w:szCs w:val="21"/>
              </w:rPr>
              <w:t>），</w:t>
            </w:r>
            <w:r w:rsidRPr="003E4911">
              <w:rPr>
                <w:rFonts w:ascii="宋体" w:hAnsi="宋体" w:cs="宋体"/>
                <w:color w:val="000000"/>
                <w:kern w:val="0"/>
                <w:szCs w:val="21"/>
              </w:rPr>
              <w:t>CV06.00.103麻醉方法代码表</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DE05.01.076.00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术前合并疾病</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SQHBJB</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多项时用“；”隔开</w:t>
            </w: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DE09.00.119.00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注意事项</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ZYSX</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DE05.10.140.00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简要病史</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JYBS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DE02.10.022.00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过敏史</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GMS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shd w:val="clear" w:color="auto" w:fill="auto"/>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DE04.30.043.00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心电图检査结果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XDTJ</w:t>
            </w:r>
            <w:r>
              <w:rPr>
                <w:rFonts w:ascii="宋体" w:hAnsi="宋体" w:cs="宋体" w:hint="eastAsia"/>
                <w:color w:val="000000"/>
                <w:kern w:val="0"/>
                <w:szCs w:val="21"/>
              </w:rPr>
              <w:t>C</w:t>
            </w:r>
            <w:r w:rsidRPr="003E4911">
              <w:rPr>
                <w:rFonts w:ascii="宋体" w:hAnsi="宋体" w:cs="宋体"/>
                <w:color w:val="000000"/>
                <w:kern w:val="0"/>
                <w:szCs w:val="21"/>
              </w:rPr>
              <w:t>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DE04.30.045.00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胸部X线检查结果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w:t>
            </w:r>
            <w:r w:rsidRPr="003E4911">
              <w:rPr>
                <w:rFonts w:ascii="宋体" w:hAnsi="宋体" w:cs="宋体" w:hint="eastAsia"/>
                <w:color w:val="000000"/>
                <w:kern w:val="0"/>
                <w:szCs w:val="21"/>
              </w:rPr>
              <w:t>X</w:t>
            </w:r>
            <w:r w:rsidRPr="003E4911">
              <w:rPr>
                <w:rFonts w:ascii="宋体" w:hAnsi="宋体" w:cs="宋体"/>
                <w:color w:val="000000"/>
                <w:kern w:val="0"/>
                <w:szCs w:val="21"/>
              </w:rPr>
              <w:t>XJCJG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DE04.30.005.00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CT检査结果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CT</w:t>
            </w:r>
            <w:r w:rsidRPr="003E4911">
              <w:rPr>
                <w:rFonts w:ascii="宋体" w:hAnsi="宋体" w:cs="宋体"/>
                <w:color w:val="000000"/>
                <w:kern w:val="0"/>
                <w:szCs w:val="21"/>
              </w:rPr>
              <w:t>J</w:t>
            </w:r>
            <w:r>
              <w:rPr>
                <w:rFonts w:ascii="宋体" w:hAnsi="宋体" w:cs="宋体" w:hint="eastAsia"/>
                <w:color w:val="000000"/>
                <w:kern w:val="0"/>
                <w:szCs w:val="21"/>
              </w:rPr>
              <w:t>C</w:t>
            </w:r>
            <w:r w:rsidRPr="003E4911">
              <w:rPr>
                <w:rFonts w:ascii="宋体" w:hAnsi="宋体" w:cs="宋体"/>
                <w:color w:val="000000"/>
                <w:kern w:val="0"/>
                <w:szCs w:val="21"/>
              </w:rPr>
              <w:t>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DE04.30.002.00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B超检查结果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B</w:t>
            </w:r>
            <w:r w:rsidRPr="003E4911">
              <w:rPr>
                <w:rFonts w:ascii="宋体" w:hAnsi="宋体" w:cs="宋体"/>
                <w:color w:val="000000"/>
                <w:kern w:val="0"/>
                <w:szCs w:val="21"/>
              </w:rPr>
              <w:t>CJCJG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DE04.30.009.00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MRI超检查结果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MRI</w:t>
            </w:r>
            <w:r w:rsidRPr="003E4911">
              <w:rPr>
                <w:rFonts w:ascii="宋体" w:hAnsi="宋体" w:cs="宋体"/>
                <w:color w:val="000000"/>
                <w:kern w:val="0"/>
                <w:szCs w:val="21"/>
              </w:rPr>
              <w:t>CJCJG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r w:rsidRPr="003E4911">
              <w:rPr>
                <w:rFonts w:ascii="宋体" w:hAnsi="宋体" w:cs="宋体"/>
                <w:color w:val="000000"/>
                <w:kern w:val="0"/>
                <w:szCs w:val="21"/>
              </w:rPr>
              <w:lastRenderedPageBreak/>
              <w:t>0</w:t>
            </w:r>
          </w:p>
        </w:tc>
        <w:tc>
          <w:tcPr>
            <w:tcW w:w="682" w:type="dxa"/>
          </w:tcPr>
          <w:p w:rsidR="005213E8" w:rsidRDefault="005213E8" w:rsidP="00512E3F">
            <w:pPr>
              <w:jc w:val="center"/>
            </w:pPr>
            <w:r w:rsidRPr="002C7D27">
              <w:rPr>
                <w:rFonts w:ascii="宋体" w:hAnsi="宋体" w:cs="宋体" w:hint="eastAsia"/>
                <w:color w:val="000000"/>
                <w:kern w:val="0"/>
                <w:szCs w:val="21"/>
              </w:rPr>
              <w:lastRenderedPageBreak/>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DE04.30.009.00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肺功能检查结果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FGNJCJG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DE04.50.128.00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血常规检查结果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XCGJCJG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DE04.50.048.00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尿常规检査结果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NCGJJG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DE04.50.142.00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凝血功能检查结果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NXGNJCJG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DE04.50.026.00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肝功能检查结果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GGNJCJG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DE04.50.128.00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血气分析检査结果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XQFXJJG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DE04.10.219.00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一般状况检查结果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YBZKJCJG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2C7D27">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DE05.10.142.00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精神状态正常标志</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JSZTZCBZ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DE04.10.207.00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心脏听诊结果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XZTZJG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DE04.10.031.00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肺部听诊结果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FBTZJG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DE04.10.179.00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四肢检查结果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SZJCJG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DE04.10.093.00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脊柱检查结果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JZJCJG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DE04.10.046.00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腹部检查结果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FBJCJG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DE06.00.230.00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气管检査结果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QGJJG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DE04.10.264.00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牙齿检査结果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YCJJG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DE06.00.287.00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术前麻醉医嘱</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SQMZYZ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682" w:type="dxa"/>
          </w:tcPr>
          <w:p w:rsidR="005213E8" w:rsidRDefault="005213E8" w:rsidP="00512E3F">
            <w:pPr>
              <w:jc w:val="center"/>
            </w:pPr>
            <w:r w:rsidRPr="00917DCC">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DE06.00.227.00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麻醉适应证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MZSYZ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麻醉医师签名</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MZYSQM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麻醉医师工号</w:t>
            </w:r>
          </w:p>
        </w:tc>
        <w:tc>
          <w:tcPr>
            <w:tcW w:w="122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MZYSGH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682" w:type="dxa"/>
          </w:tcPr>
          <w:p w:rsidR="005213E8" w:rsidRDefault="005213E8" w:rsidP="00512E3F">
            <w:pPr>
              <w:jc w:val="center"/>
            </w:pPr>
            <w:r w:rsidRPr="006612B2">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签名日期时间</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DATETIME</w:t>
            </w:r>
          </w:p>
        </w:tc>
        <w:tc>
          <w:tcPr>
            <w:tcW w:w="574" w:type="dxa"/>
            <w:vAlign w:val="center"/>
          </w:tcPr>
          <w:p w:rsidR="005213E8" w:rsidRPr="003E4911" w:rsidRDefault="005213E8" w:rsidP="00512E3F">
            <w:pPr>
              <w:widowControl/>
              <w:jc w:val="center"/>
              <w:rPr>
                <w:rFonts w:ascii="宋体" w:hAnsi="宋体" w:cs="宋体"/>
                <w:color w:val="000000"/>
                <w:kern w:val="0"/>
                <w:szCs w:val="21"/>
              </w:rPr>
            </w:pP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1991"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08"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923" w:type="dxa"/>
            <w:vAlign w:val="center"/>
          </w:tcPr>
          <w:p w:rsidR="005213E8" w:rsidRPr="003E4911" w:rsidRDefault="005213E8" w:rsidP="00512E3F">
            <w:pPr>
              <w:widowControl/>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574" w:type="dxa"/>
            <w:vAlign w:val="center"/>
          </w:tcPr>
          <w:p w:rsidR="005213E8" w:rsidRPr="003E4911" w:rsidRDefault="005213E8" w:rsidP="00512E3F">
            <w:pPr>
              <w:widowControl/>
              <w:jc w:val="center"/>
              <w:rPr>
                <w:rFonts w:ascii="宋体" w:hAnsi="宋体" w:cs="宋体"/>
                <w:color w:val="000000"/>
                <w:kern w:val="0"/>
                <w:szCs w:val="21"/>
              </w:rPr>
            </w:pP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286" w:name="_Toc429573894"/>
      <w:r w:rsidRPr="00362555">
        <w:rPr>
          <w:rFonts w:hint="eastAsia"/>
        </w:rPr>
        <w:t>麻醉记录</w:t>
      </w:r>
      <w:r w:rsidRPr="001F7DF3">
        <w:rPr>
          <w:rFonts w:hint="eastAsia"/>
        </w:rPr>
        <w:t>（</w:t>
      </w:r>
      <w:r>
        <w:rPr>
          <w:rFonts w:hint="eastAsia"/>
        </w:rPr>
        <w:t>TB_EMR_MZJL</w:t>
      </w:r>
      <w:r w:rsidRPr="001F7DF3">
        <w:rPr>
          <w:rFonts w:hint="eastAsia"/>
        </w:rPr>
        <w:t>）</w:t>
      </w:r>
      <w:bookmarkEnd w:id="286"/>
    </w:p>
    <w:tbl>
      <w:tblPr>
        <w:tblW w:w="10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49"/>
        <w:gridCol w:w="2050"/>
        <w:gridCol w:w="1221"/>
        <w:gridCol w:w="923"/>
        <w:gridCol w:w="574"/>
        <w:gridCol w:w="682"/>
        <w:gridCol w:w="3087"/>
      </w:tblGrid>
      <w:tr w:rsidR="005213E8" w:rsidRPr="004E3FEE" w:rsidTr="00512E3F">
        <w:trPr>
          <w:jc w:val="center"/>
        </w:trPr>
        <w:tc>
          <w:tcPr>
            <w:tcW w:w="2049"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05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2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923"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574"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682"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87"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049"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05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2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923"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574"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682"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087"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049"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WDDE98.00.017.00</w:t>
            </w:r>
          </w:p>
        </w:tc>
        <w:tc>
          <w:tcPr>
            <w:tcW w:w="205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麻醉记录流水号</w:t>
            </w:r>
          </w:p>
        </w:tc>
        <w:tc>
          <w:tcPr>
            <w:tcW w:w="122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MZJLLSH</w:t>
            </w:r>
          </w:p>
        </w:tc>
        <w:tc>
          <w:tcPr>
            <w:tcW w:w="923"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682"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049" w:type="dxa"/>
            <w:tcBorders>
              <w:bottom w:val="single" w:sz="4" w:space="0" w:color="auto"/>
            </w:tcBorders>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05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2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923"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574"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682"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049"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05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2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923"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7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682"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049"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05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2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923"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7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682"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049"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WDDE98.00.016.00</w:t>
            </w:r>
          </w:p>
        </w:tc>
        <w:tc>
          <w:tcPr>
            <w:tcW w:w="2050"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麻醉术前访视记录单号</w:t>
            </w:r>
          </w:p>
        </w:tc>
        <w:tc>
          <w:tcPr>
            <w:tcW w:w="1221"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MZSQFSJLDH</w:t>
            </w:r>
          </w:p>
        </w:tc>
        <w:tc>
          <w:tcPr>
            <w:tcW w:w="923"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682"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DE01.00.008.00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电子申请单编号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DZSQDBH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05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122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923"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57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682"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087" w:type="dxa"/>
            <w:vAlign w:val="center"/>
          </w:tcPr>
          <w:p w:rsidR="005213E8" w:rsidRPr="003E4911" w:rsidRDefault="005213E8" w:rsidP="00512E3F">
            <w:pPr>
              <w:autoSpaceDE w:val="0"/>
              <w:autoSpaceDN w:val="0"/>
              <w:adjustRightInd w:val="0"/>
              <w:jc w:val="left"/>
              <w:rPr>
                <w:rFonts w:ascii="宋体" w:hAnsi="宋体"/>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05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122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923"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574"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682"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087" w:type="dxa"/>
            <w:vAlign w:val="center"/>
          </w:tcPr>
          <w:p w:rsidR="005213E8" w:rsidRPr="003E4911" w:rsidRDefault="00E2545B" w:rsidP="00512E3F">
            <w:pPr>
              <w:autoSpaceDE w:val="0"/>
              <w:autoSpaceDN w:val="0"/>
              <w:adjustRightInd w:val="0"/>
              <w:jc w:val="left"/>
              <w:rPr>
                <w:rFonts w:ascii="宋体" w:hAnsi="宋体"/>
                <w:szCs w:val="21"/>
              </w:rPr>
            </w:pPr>
            <w:r>
              <w:rPr>
                <w:rFonts w:ascii="宋体" w:hAnsi="宋体" w:hint="eastAsia"/>
                <w:szCs w:val="21"/>
              </w:rPr>
              <w:t>见前述“挂号”的说明（7）</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2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923"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病床号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DE06.00.256.00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手术间编号</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SSJBH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患者姓名</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性别代码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DE02.0l.026.00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年龄（月）</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923"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574"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DE04.10.188.00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体重(kg)</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6</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DE04.50.001.00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ABO血型代码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ABO</w:t>
            </w:r>
            <w:r w:rsidRPr="003E4911">
              <w:rPr>
                <w:rFonts w:ascii="宋体" w:hAnsi="宋体" w:cs="宋体"/>
                <w:color w:val="000000"/>
                <w:kern w:val="0"/>
                <w:szCs w:val="21"/>
              </w:rPr>
              <w:t>XXDM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见基本健康信息说明（1）</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 50. 005 ABO 血型代码表</w:t>
            </w:r>
          </w:p>
        </w:tc>
      </w:tr>
      <w:tr w:rsidR="005213E8" w:rsidRPr="004E3FEE" w:rsidTr="00512E3F">
        <w:trPr>
          <w:jc w:val="center"/>
        </w:trPr>
        <w:tc>
          <w:tcPr>
            <w:tcW w:w="2049"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DE04.50.010.00</w:t>
            </w:r>
          </w:p>
        </w:tc>
        <w:tc>
          <w:tcPr>
            <w:tcW w:w="205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Rh血型代码</w:t>
            </w:r>
          </w:p>
        </w:tc>
        <w:tc>
          <w:tcPr>
            <w:tcW w:w="122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RH</w:t>
            </w:r>
            <w:r w:rsidRPr="003E4911">
              <w:rPr>
                <w:rFonts w:ascii="宋体" w:hAnsi="宋体" w:cs="宋体"/>
                <w:color w:val="000000"/>
                <w:kern w:val="0"/>
                <w:szCs w:val="21"/>
              </w:rPr>
              <w:t>XXDM</w:t>
            </w:r>
          </w:p>
        </w:tc>
        <w:tc>
          <w:tcPr>
            <w:tcW w:w="92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CV04.50.020</w:t>
            </w:r>
          </w:p>
        </w:tc>
      </w:tr>
      <w:tr w:rsidR="005213E8" w:rsidRPr="004E3FEE" w:rsidTr="00512E3F">
        <w:trPr>
          <w:jc w:val="center"/>
        </w:trPr>
        <w:tc>
          <w:tcPr>
            <w:tcW w:w="2049"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05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术前诊断编码</w:t>
            </w:r>
          </w:p>
        </w:tc>
        <w:tc>
          <w:tcPr>
            <w:tcW w:w="122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SQZDBM</w:t>
            </w:r>
          </w:p>
        </w:tc>
        <w:tc>
          <w:tcPr>
            <w:tcW w:w="923"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11</w:t>
            </w:r>
          </w:p>
        </w:tc>
        <w:tc>
          <w:tcPr>
            <w:tcW w:w="682"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ICD-10</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术后诊断编码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SHZDBM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11</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ICD-10</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DE06.00.073.00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麻醉方法代码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MZFFDM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Pr>
                <w:rFonts w:ascii="宋体" w:hAnsi="宋体" w:cs="宋体" w:hint="eastAsia"/>
                <w:color w:val="000000"/>
                <w:kern w:val="0"/>
                <w:szCs w:val="21"/>
              </w:rPr>
              <w:t>常见检查报告格式</w:t>
            </w:r>
            <w:r w:rsidRPr="003E4911">
              <w:rPr>
                <w:rFonts w:ascii="宋体" w:hAnsi="宋体" w:cs="宋体" w:hint="eastAsia"/>
                <w:color w:val="000000"/>
                <w:kern w:val="0"/>
                <w:szCs w:val="21"/>
              </w:rPr>
              <w:t>说明（</w:t>
            </w:r>
            <w:r>
              <w:rPr>
                <w:rFonts w:ascii="宋体" w:hAnsi="宋体" w:cs="宋体" w:hint="eastAsia"/>
                <w:color w:val="000000"/>
                <w:kern w:val="0"/>
                <w:szCs w:val="21"/>
              </w:rPr>
              <w:t>7</w:t>
            </w:r>
            <w:r w:rsidRPr="003E4911">
              <w:rPr>
                <w:rFonts w:ascii="宋体" w:hAnsi="宋体" w:cs="宋体" w:hint="eastAsia"/>
                <w:color w:val="000000"/>
                <w:kern w:val="0"/>
                <w:szCs w:val="21"/>
              </w:rPr>
              <w:t>）</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CV06.00.103麻醉方法代码表</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DE06.00.228.00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气管插管分类</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QGCGFL</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DE08.50.022.00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麻醉药物名称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MZYWMC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2</w:t>
            </w:r>
            <w:r w:rsidRPr="003E4911">
              <w:rPr>
                <w:rFonts w:ascii="宋体" w:hAnsi="宋体" w:cs="宋体" w:hint="eastAsia"/>
                <w:color w:val="000000"/>
                <w:kern w:val="0"/>
                <w:szCs w:val="21"/>
              </w:rPr>
              <w:t>50</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DE04.10.260.00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麻醉体位</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MZTW</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DE06.00.208.00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呼吸类型代码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HXLXDM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1.自主呼吸2.辅助呼吸 3.控制呼吸</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DE06.00.226.00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麻醉描述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MZMS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w:t>
            </w:r>
          </w:p>
        </w:tc>
        <w:tc>
          <w:tcPr>
            <w:tcW w:w="682" w:type="dxa"/>
          </w:tcPr>
          <w:p w:rsidR="005213E8" w:rsidRDefault="005213E8" w:rsidP="00512E3F">
            <w:r w:rsidRPr="00AC3F0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DE06.00.216.00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常规监测项目名称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CGJCXMMC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r w:rsidRPr="00AC3F0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DE06.00.281.00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常规监测项目结果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CGJCXM</w:t>
            </w:r>
            <w:r w:rsidRPr="003E4911">
              <w:rPr>
                <w:rFonts w:ascii="宋体" w:hAnsi="宋体" w:cs="宋体" w:hint="eastAsia"/>
                <w:color w:val="000000"/>
                <w:kern w:val="0"/>
                <w:szCs w:val="21"/>
              </w:rPr>
              <w:t>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w:t>
            </w:r>
          </w:p>
        </w:tc>
        <w:tc>
          <w:tcPr>
            <w:tcW w:w="682" w:type="dxa"/>
          </w:tcPr>
          <w:p w:rsidR="005213E8" w:rsidRDefault="005213E8" w:rsidP="00512E3F">
            <w:r w:rsidRPr="00AC3F0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DE06.00.216.00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特殊监测项目名称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TSJCXMMC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w:t>
            </w:r>
          </w:p>
        </w:tc>
        <w:tc>
          <w:tcPr>
            <w:tcW w:w="682" w:type="dxa"/>
          </w:tcPr>
          <w:p w:rsidR="005213E8" w:rsidRDefault="005213E8" w:rsidP="00512E3F">
            <w:r w:rsidRPr="00AC3F0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DE06.00.281.00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特殊监测项目结果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TSJCXMJG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w:t>
            </w:r>
          </w:p>
        </w:tc>
        <w:tc>
          <w:tcPr>
            <w:tcW w:w="682" w:type="dxa"/>
          </w:tcPr>
          <w:p w:rsidR="005213E8" w:rsidRDefault="005213E8" w:rsidP="00512E3F">
            <w:r w:rsidRPr="00AC3F0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DE05.01.077.00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麻醉合并症标志代码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MZHBZBZDM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1.否2.是3.不确定</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DE06.00.296.00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诊疗过程描述</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ZLGCMS</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2000</w:t>
            </w:r>
          </w:p>
        </w:tc>
        <w:tc>
          <w:tcPr>
            <w:tcW w:w="682" w:type="dxa"/>
          </w:tcPr>
          <w:p w:rsidR="005213E8" w:rsidRDefault="005213E8" w:rsidP="00512E3F">
            <w:r w:rsidRPr="006F7883">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DE05.10.063.00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穿刺过程</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CCGC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2000</w:t>
            </w:r>
          </w:p>
        </w:tc>
        <w:tc>
          <w:tcPr>
            <w:tcW w:w="682" w:type="dxa"/>
          </w:tcPr>
          <w:p w:rsidR="005213E8" w:rsidRDefault="005213E8" w:rsidP="00512E3F">
            <w:r w:rsidRPr="006F7883">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DE04.10.174.00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收缩压（mmHg)</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SSY</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DE04.10.176.00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舒张压（mmHg)</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SZY</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DE04.10.186.00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体温</w:t>
            </w:r>
            <w:r>
              <w:rPr>
                <w:rFonts w:ascii="宋体" w:hAnsi="宋体" w:cs="宋体" w:hint="eastAsia"/>
                <w:color w:val="000000"/>
                <w:kern w:val="0"/>
                <w:szCs w:val="21"/>
              </w:rPr>
              <w:t>（</w:t>
            </w:r>
            <w:r>
              <w:rPr>
                <w:rFonts w:ascii="宋体" w:hAnsi="宋体" w:cs="宋体"/>
                <w:color w:val="000000"/>
                <w:kern w:val="0"/>
                <w:szCs w:val="21"/>
              </w:rPr>
              <w:t>℃</w:t>
            </w:r>
            <w:r w:rsidRPr="003E4911">
              <w:rPr>
                <w:rFonts w:ascii="宋体" w:hAnsi="宋体" w:cs="宋体"/>
                <w:color w:val="000000"/>
                <w:kern w:val="0"/>
                <w:szCs w:val="21"/>
              </w:rPr>
              <w:t>)</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TW</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4</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DE04.10.206.00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心率(次/min)</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XLC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DE04.10.118.00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脉率(次/min)</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MLC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DE04.10.081.00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呼吸频率（次/min)</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HXPLC</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DE05.10.129.00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美国麻醉医师协会 (ASA)分级标准代码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MGMZYSFJDM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见说明（1），</w:t>
            </w:r>
            <w:r w:rsidRPr="003E4911">
              <w:rPr>
                <w:rFonts w:ascii="宋体" w:hAnsi="宋体" w:cs="宋体"/>
                <w:color w:val="000000"/>
                <w:kern w:val="0"/>
                <w:szCs w:val="21"/>
              </w:rPr>
              <w:t>CV05.10.021</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DE06.00.253.00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麻醉效果</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MZXG</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r w:rsidRPr="003D1D8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DE06.00.136.00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麻醉前用药</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MZQYY</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682" w:type="dxa"/>
          </w:tcPr>
          <w:p w:rsidR="005213E8" w:rsidRDefault="005213E8" w:rsidP="00512E3F">
            <w:r w:rsidRPr="003D1D8B">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DE06.00.095.00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麻醉开始日期时间</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MZKSRQSJ</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r w:rsidRPr="003E4911">
              <w:rPr>
                <w:rFonts w:ascii="宋体" w:hAnsi="宋体" w:cs="宋体"/>
                <w:color w:val="000000"/>
                <w:kern w:val="0"/>
                <w:szCs w:val="21"/>
              </w:rPr>
              <w:t>5</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DE06.00.191.00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出手术室日期时间</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CSSSRQSJ</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574" w:type="dxa"/>
            <w:vAlign w:val="center"/>
          </w:tcPr>
          <w:p w:rsidR="005213E8" w:rsidRPr="003E4911" w:rsidRDefault="005213E8" w:rsidP="00512E3F">
            <w:pPr>
              <w:widowControl/>
              <w:jc w:val="center"/>
              <w:rPr>
                <w:rFonts w:ascii="宋体" w:hAnsi="宋体" w:cs="宋体"/>
                <w:color w:val="000000"/>
                <w:kern w:val="0"/>
                <w:szCs w:val="21"/>
              </w:rPr>
            </w:pP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DE06.00.269.00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术中输液项目</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SZSYXM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有多项，用分号间隔</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DE06.00_097.00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出血量（mL)</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CXL</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DE06.00.185.00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患者去向代码</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HZQXDM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麻醉医师签名</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MZYSQM</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麻醉医师工号</w:t>
            </w:r>
          </w:p>
        </w:tc>
        <w:tc>
          <w:tcPr>
            <w:tcW w:w="122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MZYSGH</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682" w:type="dxa"/>
          </w:tcPr>
          <w:p w:rsidR="005213E8" w:rsidRPr="005C3FBB" w:rsidRDefault="005213E8" w:rsidP="00512E3F">
            <w:pPr>
              <w:widowControl/>
              <w:jc w:val="center"/>
              <w:rPr>
                <w:rFonts w:ascii="宋体" w:hAnsi="宋体" w:cs="宋体"/>
                <w:color w:val="000000"/>
                <w:kern w:val="0"/>
                <w:szCs w:val="21"/>
              </w:rPr>
            </w:pPr>
            <w:r w:rsidRPr="006612B2">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签名日期时间</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15</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WDDE98.00.011.00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是否有中药处方</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SFYZYCF</w:t>
            </w:r>
          </w:p>
        </w:tc>
        <w:tc>
          <w:tcPr>
            <w:tcW w:w="923"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WDDE98.00.012.00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是否有西药处方</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SFYXYCF</w:t>
            </w:r>
          </w:p>
        </w:tc>
        <w:tc>
          <w:tcPr>
            <w:tcW w:w="923"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WDDE98.00.018.00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是否有输血记录</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SFYSXJL</w:t>
            </w:r>
          </w:p>
        </w:tc>
        <w:tc>
          <w:tcPr>
            <w:tcW w:w="923"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WDDE98.00.004.00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是否有手术</w:t>
            </w:r>
            <w:del w:id="287" w:author="20140103" w:date="2015-07-30T14:16:00Z">
              <w:r w:rsidRPr="003E4911" w:rsidDel="00BA2DA6">
                <w:rPr>
                  <w:rFonts w:ascii="宋体" w:hAnsi="宋体" w:cs="宋体" w:hint="eastAsia"/>
                  <w:color w:val="000000"/>
                  <w:kern w:val="0"/>
                  <w:szCs w:val="21"/>
                </w:rPr>
                <w:delText>明细</w:delText>
              </w:r>
            </w:del>
            <w:r>
              <w:rPr>
                <w:rFonts w:ascii="宋体" w:hAnsi="宋体" w:cs="宋体" w:hint="eastAsia"/>
                <w:color w:val="000000"/>
                <w:kern w:val="0"/>
                <w:szCs w:val="21"/>
              </w:rPr>
              <w:t>记录</w:t>
            </w:r>
          </w:p>
        </w:tc>
        <w:tc>
          <w:tcPr>
            <w:tcW w:w="122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cs="宋体" w:hint="eastAsia"/>
                <w:kern w:val="0"/>
                <w:szCs w:val="21"/>
              </w:rPr>
              <w:t>SFYSSMX</w:t>
            </w:r>
            <w:r>
              <w:rPr>
                <w:rFonts w:ascii="宋体" w:hAnsi="宋体" w:cs="宋体" w:hint="eastAsia"/>
                <w:kern w:val="0"/>
                <w:szCs w:val="21"/>
              </w:rPr>
              <w:t>JL</w:t>
            </w:r>
          </w:p>
        </w:tc>
        <w:tc>
          <w:tcPr>
            <w:tcW w:w="923"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bCs/>
                <w:kern w:val="0"/>
                <w:szCs w:val="21"/>
              </w:rPr>
              <w:t>字符</w:t>
            </w:r>
          </w:p>
        </w:tc>
        <w:tc>
          <w:tcPr>
            <w:tcW w:w="57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087"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049"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05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2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923"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574" w:type="dxa"/>
            <w:vAlign w:val="center"/>
          </w:tcPr>
          <w:p w:rsidR="005213E8" w:rsidRPr="003E4911" w:rsidRDefault="005213E8" w:rsidP="00512E3F">
            <w:pPr>
              <w:widowControl/>
              <w:jc w:val="center"/>
              <w:rPr>
                <w:rFonts w:ascii="宋体" w:hAnsi="宋体" w:cs="宋体"/>
                <w:color w:val="000000"/>
                <w:kern w:val="0"/>
                <w:szCs w:val="21"/>
              </w:rPr>
            </w:pPr>
          </w:p>
        </w:tc>
        <w:tc>
          <w:tcPr>
            <w:tcW w:w="682"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87" w:type="dxa"/>
            <w:vAlign w:val="center"/>
          </w:tcPr>
          <w:p w:rsidR="005213E8"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w:t>
            </w:r>
          </w:p>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Default="005213E8" w:rsidP="005213E8">
      <w:r>
        <w:rPr>
          <w:rFonts w:hint="eastAsia"/>
        </w:rPr>
        <w:t>说明：</w:t>
      </w:r>
    </w:p>
    <w:p w:rsidR="005213E8" w:rsidRDefault="005213E8" w:rsidP="00631648">
      <w:pPr>
        <w:numPr>
          <w:ilvl w:val="0"/>
          <w:numId w:val="11"/>
        </w:numPr>
        <w:rPr>
          <w:rFonts w:ascii="宋体" w:hAnsi="宋体" w:cs="宋体"/>
          <w:color w:val="000000"/>
          <w:kern w:val="0"/>
          <w:szCs w:val="21"/>
        </w:rPr>
      </w:pPr>
      <w:r w:rsidRPr="00D62198">
        <w:rPr>
          <w:rFonts w:ascii="宋体" w:hAnsi="宋体" w:cs="宋体"/>
          <w:color w:val="000000"/>
          <w:kern w:val="0"/>
          <w:szCs w:val="21"/>
        </w:rPr>
        <w:t>CV05.10.021</w:t>
      </w:r>
      <w:r w:rsidRPr="00A15DDF">
        <w:rPr>
          <w:rFonts w:ascii="宋体" w:hAnsi="宋体" w:cs="宋体" w:hint="eastAsia"/>
          <w:color w:val="000000"/>
          <w:kern w:val="0"/>
          <w:szCs w:val="21"/>
        </w:rPr>
        <w:t>美国麻醉医师学会（ASA）分级标准代码</w:t>
      </w:r>
      <w:r>
        <w:rPr>
          <w:rFonts w:ascii="宋体" w:hAnsi="宋体" w:cs="宋体" w:hint="eastAsia"/>
          <w:color w:val="000000"/>
          <w:kern w:val="0"/>
          <w:szCs w:val="21"/>
        </w:rPr>
        <w:t>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2816"/>
        <w:gridCol w:w="4175"/>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Ⅰ</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sz w:val="22"/>
              </w:rPr>
              <w:t>无基础疾病</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Ⅱ</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存在基础疾病，但没有影响正常生活</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Ⅲ</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存在基础疾病，影响正常生活</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color w:val="333333"/>
                <w:sz w:val="20"/>
                <w:szCs w:val="20"/>
                <w:shd w:val="clear" w:color="auto" w:fill="FFFFFF"/>
              </w:rPr>
              <w:t>Ⅳ</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存在严重基础疾病，明显影响生活</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5</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sz w:val="22"/>
              </w:rPr>
              <w:t>Ⅴ</w:t>
            </w:r>
          </w:p>
        </w:tc>
        <w:tc>
          <w:tcPr>
            <w:tcW w:w="4350" w:type="dxa"/>
            <w:vAlign w:val="bottom"/>
          </w:tcPr>
          <w:p w:rsidR="005213E8" w:rsidRPr="00062BA1" w:rsidRDefault="005213E8" w:rsidP="00512E3F">
            <w:pPr>
              <w:rPr>
                <w:rFonts w:ascii="宋体" w:hAnsi="宋体" w:cs="宋体"/>
                <w:caps/>
                <w:sz w:val="22"/>
              </w:rPr>
            </w:pPr>
            <w:r>
              <w:rPr>
                <w:rFonts w:ascii="宋体" w:hAnsi="宋体" w:cs="宋体" w:hint="eastAsia"/>
                <w:caps/>
                <w:sz w:val="22"/>
              </w:rPr>
              <w:t>无论手术与否，病人都可能在24h内死亡</w:t>
            </w:r>
          </w:p>
        </w:tc>
      </w:tr>
    </w:tbl>
    <w:p w:rsidR="005213E8" w:rsidRPr="00A15DDF" w:rsidRDefault="005213E8" w:rsidP="005213E8">
      <w:pPr>
        <w:ind w:left="720"/>
      </w:pPr>
    </w:p>
    <w:p w:rsidR="005213E8" w:rsidRPr="00E9140E" w:rsidRDefault="005213E8" w:rsidP="0049659C">
      <w:pPr>
        <w:pStyle w:val="3"/>
        <w:rPr>
          <w:rFonts w:ascii="宋体" w:hAnsi="宋体"/>
        </w:rPr>
      </w:pPr>
      <w:bookmarkStart w:id="288" w:name="_Toc429573895"/>
      <w:r>
        <w:rPr>
          <w:rFonts w:ascii="宋体" w:hAnsi="宋体" w:hint="eastAsia"/>
        </w:rPr>
        <w:t>麻醉</w:t>
      </w:r>
      <w:r w:rsidRPr="00E9140E">
        <w:rPr>
          <w:rFonts w:ascii="宋体" w:hAnsi="宋体" w:hint="eastAsia"/>
        </w:rPr>
        <w:t>术后访视记录</w:t>
      </w:r>
      <w:r w:rsidRPr="001F7DF3">
        <w:rPr>
          <w:rFonts w:hint="eastAsia"/>
        </w:rPr>
        <w:t>（</w:t>
      </w:r>
      <w:r>
        <w:rPr>
          <w:rFonts w:hint="eastAsia"/>
        </w:rPr>
        <w:t>TB_EMR_MZSHFSJL</w:t>
      </w:r>
      <w:r w:rsidRPr="001F7DF3">
        <w:rPr>
          <w:rFonts w:hint="eastAsia"/>
        </w:rPr>
        <w:t>）</w:t>
      </w:r>
      <w:bookmarkEnd w:id="288"/>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8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850"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复合主键，医保医院11位代码</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WDDE98.00.019.00</w:t>
            </w:r>
          </w:p>
        </w:tc>
        <w:tc>
          <w:tcPr>
            <w:tcW w:w="21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麻醉术后访视记录流水号</w:t>
            </w:r>
          </w:p>
        </w:tc>
        <w:tc>
          <w:tcPr>
            <w:tcW w:w="128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MZSHFSJLSH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tcBorders>
              <w:bottom w:val="single" w:sz="4" w:space="0" w:color="auto"/>
            </w:tcBorders>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850"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WDDE98.00.017.00</w:t>
            </w:r>
          </w:p>
        </w:tc>
        <w:tc>
          <w:tcPr>
            <w:tcW w:w="2160"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麻醉记录流水号</w:t>
            </w:r>
          </w:p>
        </w:tc>
        <w:tc>
          <w:tcPr>
            <w:tcW w:w="1281"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MZJLLSH</w:t>
            </w:r>
          </w:p>
        </w:tc>
        <w:tc>
          <w:tcPr>
            <w:tcW w:w="850"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DE01.00.008.00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电子申请单编号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DZSQDBH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autoSpaceDE w:val="0"/>
              <w:autoSpaceDN w:val="0"/>
              <w:adjustRightInd w:val="0"/>
              <w:jc w:val="left"/>
              <w:rPr>
                <w:rFonts w:ascii="宋体" w:hAnsi="宋体"/>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E2545B" w:rsidP="00512E3F">
            <w:pPr>
              <w:autoSpaceDE w:val="0"/>
              <w:autoSpaceDN w:val="0"/>
              <w:adjustRightInd w:val="0"/>
              <w:jc w:val="left"/>
              <w:rPr>
                <w:rFonts w:ascii="宋体" w:hAnsi="宋体"/>
                <w:szCs w:val="21"/>
              </w:rPr>
            </w:pPr>
            <w:r>
              <w:rPr>
                <w:rFonts w:ascii="宋体" w:hAnsi="宋体" w:hint="eastAsia"/>
                <w:szCs w:val="21"/>
              </w:rPr>
              <w:t>见前述“挂号”的说明（7）</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病床号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患者姓名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性别代码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年龄</w:t>
            </w:r>
            <w:r w:rsidRPr="003E4911">
              <w:rPr>
                <w:rFonts w:ascii="宋体" w:hAnsi="宋体" w:cs="宋体"/>
                <w:color w:val="000000"/>
                <w:kern w:val="0"/>
                <w:szCs w:val="21"/>
              </w:rPr>
              <w:t>（岁)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年龄</w:t>
            </w:r>
            <w:r w:rsidRPr="003E4911">
              <w:rPr>
                <w:rFonts w:ascii="宋体" w:hAnsi="宋体" w:cs="宋体"/>
                <w:color w:val="000000"/>
                <w:kern w:val="0"/>
                <w:szCs w:val="21"/>
              </w:rPr>
              <w:t>（月</w:t>
            </w:r>
            <w:r w:rsidRPr="003E4911">
              <w:rPr>
                <w:rFonts w:ascii="宋体" w:hAnsi="宋体" w:cs="宋体" w:hint="eastAsia"/>
                <w:color w:val="000000"/>
                <w:kern w:val="0"/>
                <w:szCs w:val="21"/>
              </w:rPr>
              <w:t>）</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DE04.10.188.00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体重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6</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(kg)</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DE04.50.001.00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ABO</w:t>
            </w:r>
            <w:r w:rsidRPr="003E4911">
              <w:rPr>
                <w:rFonts w:ascii="宋体" w:hAnsi="宋体" w:cs="宋体" w:hint="eastAsia"/>
                <w:color w:val="000000"/>
                <w:kern w:val="0"/>
                <w:szCs w:val="21"/>
              </w:rPr>
              <w:t>血型代码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ABO</w:t>
            </w:r>
            <w:r w:rsidRPr="003E4911">
              <w:rPr>
                <w:rFonts w:ascii="宋体" w:hAnsi="宋体" w:cs="宋体"/>
                <w:color w:val="000000"/>
                <w:kern w:val="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见基本健康信息说明（1）</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 50. 005 ABO 血 型代码表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DE04.50.010.00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Rh</w:t>
            </w:r>
            <w:r w:rsidRPr="003E4911">
              <w:rPr>
                <w:rFonts w:ascii="宋体" w:hAnsi="宋体" w:cs="宋体" w:hint="eastAsia"/>
                <w:color w:val="000000"/>
                <w:kern w:val="0"/>
                <w:szCs w:val="21"/>
              </w:rPr>
              <w:t>血型代码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RH</w:t>
            </w:r>
            <w:r w:rsidRPr="003E4911">
              <w:rPr>
                <w:rFonts w:ascii="宋体" w:hAnsi="宋体" w:cs="宋体"/>
                <w:color w:val="000000"/>
                <w:kern w:val="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CV04.50.020</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术前诊断编码</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SQZDBM</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11</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ICD-10</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术后诊断编码</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SHZDBM</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11</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ICD-10</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DE04.10.219.00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一般状况检查结果</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YBZKJCJG</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DE06.00.093.00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手术及操作编码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SSJCZBM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ICD-9-CM-3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DE06.00.073.00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麻醉方法代码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MZFFDM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w:t>
            </w:r>
            <w:r>
              <w:rPr>
                <w:rFonts w:ascii="宋体" w:hAnsi="宋体" w:cs="宋体" w:hint="eastAsia"/>
                <w:color w:val="000000"/>
                <w:kern w:val="0"/>
                <w:szCs w:val="21"/>
              </w:rPr>
              <w:t>常见检查报告格式</w:t>
            </w:r>
            <w:r w:rsidRPr="003E4911">
              <w:rPr>
                <w:rFonts w:ascii="宋体" w:hAnsi="宋体" w:cs="宋体" w:hint="eastAsia"/>
                <w:color w:val="000000"/>
                <w:kern w:val="0"/>
                <w:szCs w:val="21"/>
              </w:rPr>
              <w:t>说明（</w:t>
            </w:r>
            <w:r>
              <w:rPr>
                <w:rFonts w:ascii="宋体" w:hAnsi="宋体" w:cs="宋体" w:hint="eastAsia"/>
                <w:color w:val="000000"/>
                <w:kern w:val="0"/>
                <w:szCs w:val="21"/>
              </w:rPr>
              <w:t>7</w:t>
            </w:r>
            <w:r w:rsidRPr="003E4911">
              <w:rPr>
                <w:rFonts w:ascii="宋体" w:hAnsi="宋体" w:cs="宋体" w:hint="eastAsia"/>
                <w:color w:val="000000"/>
                <w:kern w:val="0"/>
                <w:szCs w:val="21"/>
              </w:rPr>
              <w:t>）</w:t>
            </w:r>
            <w:r w:rsidR="005213E8" w:rsidRPr="003E4911">
              <w:rPr>
                <w:rFonts w:ascii="宋体" w:hAnsi="宋体" w:cs="宋体" w:hint="eastAsia"/>
                <w:color w:val="000000"/>
                <w:szCs w:val="21"/>
              </w:rPr>
              <w:t>，</w:t>
            </w:r>
            <w:r w:rsidR="005213E8" w:rsidRPr="003E4911">
              <w:rPr>
                <w:rFonts w:ascii="宋体" w:hAnsi="宋体" w:cs="宋体"/>
                <w:color w:val="000000"/>
                <w:kern w:val="0"/>
                <w:szCs w:val="21"/>
              </w:rPr>
              <w:t>CV06.00.103麻醉方法 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麻醉恢复情况</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MZHFQK</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DE06.00.233.00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淸醒日期时间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15</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DE05.10.165.00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拔除气管插管标志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BCQGCGBZ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tcPr>
          <w:p w:rsidR="005213E8" w:rsidRDefault="005213E8" w:rsidP="00512E3F">
            <w:r w:rsidRPr="00531FB8">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DE05,10.158.00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特殊情况</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TSQK</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shd w:val="clear" w:color="auto" w:fill="auto"/>
          </w:tcPr>
          <w:p w:rsidR="005213E8" w:rsidRDefault="005213E8" w:rsidP="00512E3F">
            <w:r w:rsidRPr="00531FB8">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DE06.00.227.00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麻醉适应证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MZSYZ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709" w:type="dxa"/>
            <w:shd w:val="clear" w:color="auto" w:fill="auto"/>
          </w:tcPr>
          <w:p w:rsidR="005213E8" w:rsidRDefault="005213E8" w:rsidP="00512E3F">
            <w:r w:rsidRPr="00531FB8">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麻醉医师签名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MZYSQM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麻醉医师工号</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MZYSGH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签名日期时间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w:t>
            </w:r>
            <w:r>
              <w:rPr>
                <w:rFonts w:ascii="宋体" w:hAnsi="宋体" w:cs="宋体" w:hint="eastAsia"/>
                <w:color w:val="000000"/>
                <w:kern w:val="0"/>
                <w:szCs w:val="21"/>
              </w:rPr>
              <w:t>见2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p w:rsidR="005213E8" w:rsidRPr="00E9140E" w:rsidRDefault="005213E8" w:rsidP="0049659C">
      <w:pPr>
        <w:pStyle w:val="3"/>
        <w:rPr>
          <w:rFonts w:ascii="宋体" w:hAnsi="宋体"/>
        </w:rPr>
      </w:pPr>
      <w:bookmarkStart w:id="289" w:name="_Toc429573896"/>
      <w:r w:rsidRPr="00E9140E">
        <w:rPr>
          <w:rFonts w:ascii="宋体" w:hAnsi="宋体" w:hint="eastAsia"/>
        </w:rPr>
        <w:t>输血记录</w:t>
      </w:r>
      <w:r w:rsidRPr="001F7DF3">
        <w:rPr>
          <w:rFonts w:hint="eastAsia"/>
        </w:rPr>
        <w:t>（</w:t>
      </w:r>
      <w:r>
        <w:rPr>
          <w:rFonts w:hint="eastAsia"/>
        </w:rPr>
        <w:t>TB_EMR_SXJL</w:t>
      </w:r>
      <w:r w:rsidRPr="001F7DF3">
        <w:rPr>
          <w:rFonts w:hint="eastAsia"/>
        </w:rPr>
        <w:t>）</w:t>
      </w:r>
      <w:bookmarkEnd w:id="289"/>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8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850"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复合主键，医保医院11位代码</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WDDE98.00.020.00</w:t>
            </w:r>
          </w:p>
        </w:tc>
        <w:tc>
          <w:tcPr>
            <w:tcW w:w="21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输血记录流水号</w:t>
            </w:r>
          </w:p>
        </w:tc>
        <w:tc>
          <w:tcPr>
            <w:tcW w:w="128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SXJLLSH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85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2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DE01.00.008.00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电子申请单编号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DZSQDBH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卡号</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KH</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32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autoSpaceDE w:val="0"/>
              <w:autoSpaceDN w:val="0"/>
              <w:adjustRightInd w:val="0"/>
              <w:jc w:val="left"/>
              <w:rPr>
                <w:rFonts w:ascii="宋体" w:hAnsi="宋体"/>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hint="eastAsia"/>
                <w:szCs w:val="21"/>
              </w:rPr>
              <w:t>卡类型</w:t>
            </w:r>
          </w:p>
        </w:tc>
        <w:tc>
          <w:tcPr>
            <w:tcW w:w="1281" w:type="dxa"/>
            <w:vAlign w:val="center"/>
          </w:tcPr>
          <w:p w:rsidR="005213E8" w:rsidRPr="003E4911" w:rsidRDefault="005213E8" w:rsidP="00512E3F">
            <w:pPr>
              <w:autoSpaceDE w:val="0"/>
              <w:autoSpaceDN w:val="0"/>
              <w:adjustRightInd w:val="0"/>
              <w:jc w:val="left"/>
              <w:rPr>
                <w:rFonts w:ascii="宋体" w:hAnsi="宋体"/>
                <w:szCs w:val="21"/>
              </w:rPr>
            </w:pPr>
            <w:r w:rsidRPr="003E4911">
              <w:rPr>
                <w:rFonts w:ascii="宋体" w:hAnsi="宋体"/>
                <w:szCs w:val="21"/>
              </w:rPr>
              <w:t>KLX</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16</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E2545B" w:rsidP="00512E3F">
            <w:pPr>
              <w:autoSpaceDE w:val="0"/>
              <w:autoSpaceDN w:val="0"/>
              <w:adjustRightInd w:val="0"/>
              <w:jc w:val="left"/>
              <w:rPr>
                <w:rFonts w:ascii="宋体" w:hAnsi="宋体"/>
                <w:szCs w:val="21"/>
              </w:rPr>
            </w:pPr>
            <w:r>
              <w:rPr>
                <w:rFonts w:ascii="宋体" w:hAnsi="宋体" w:hint="eastAsia"/>
                <w:szCs w:val="21"/>
              </w:rPr>
              <w:t>见前述“挂号”的说明（7）</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病床号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患者姓名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性别代码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年龄（月）</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DE04.50.001.00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ABO血型代码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ABO</w:t>
            </w:r>
            <w:r w:rsidRPr="003E4911">
              <w:rPr>
                <w:rFonts w:ascii="宋体" w:hAnsi="宋体" w:cs="宋体"/>
                <w:color w:val="000000"/>
                <w:kern w:val="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见基本健康信息说明（1）</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 xml:space="preserve"> CV04. 50. 005 ABO 血 型代码表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DE04.50.010.00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Rh血型代码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RH</w:t>
            </w:r>
            <w:r w:rsidRPr="003E4911">
              <w:rPr>
                <w:rFonts w:ascii="宋体" w:hAnsi="宋体" w:cs="宋体"/>
                <w:color w:val="000000"/>
                <w:kern w:val="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CV04.50.020</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DE06.00.106.00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输血史标识代码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SXSBSDM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1.无2.有9.未说明</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DE04.50.147.00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输血性质代码</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SXXZDM</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1.备血2.常规3.紧急</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bCs/>
                <w:kern w:val="0"/>
              </w:rPr>
              <w:t>DE04.50.001.00</w:t>
            </w:r>
          </w:p>
        </w:tc>
        <w:tc>
          <w:tcPr>
            <w:tcW w:w="2160"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申请ABO血型代码</w:t>
            </w:r>
          </w:p>
        </w:tc>
        <w:tc>
          <w:tcPr>
            <w:tcW w:w="1281" w:type="dxa"/>
            <w:tcBorders>
              <w:bottom w:val="single" w:sz="4" w:space="0" w:color="auto"/>
            </w:tcBorders>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w:t>
            </w:r>
            <w:r w:rsidRPr="003E4911">
              <w:rPr>
                <w:rFonts w:ascii="宋体" w:hAnsi="宋体" w:cs="宋体" w:hint="eastAsia"/>
                <w:color w:val="000000"/>
                <w:kern w:val="0"/>
                <w:szCs w:val="21"/>
              </w:rPr>
              <w:t>ABO</w:t>
            </w:r>
            <w:r w:rsidRPr="003E4911">
              <w:rPr>
                <w:rFonts w:ascii="宋体" w:hAnsi="宋体" w:cs="宋体"/>
                <w:color w:val="000000"/>
                <w:kern w:val="0"/>
                <w:szCs w:val="21"/>
              </w:rPr>
              <w:t>XXDM</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见基本健康信息说明（1）</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 50. 005 ABO 血 型代码表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DE04.50.010.00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申请</w:t>
            </w:r>
            <w:r w:rsidRPr="003E4911">
              <w:rPr>
                <w:rFonts w:ascii="宋体" w:hAnsi="宋体" w:cs="宋体"/>
                <w:color w:val="000000"/>
                <w:kern w:val="0"/>
                <w:szCs w:val="21"/>
              </w:rPr>
              <w:t>Rh</w:t>
            </w:r>
            <w:r w:rsidRPr="003E4911">
              <w:rPr>
                <w:rFonts w:ascii="宋体" w:hAnsi="宋体" w:cs="宋体" w:hint="eastAsia"/>
                <w:color w:val="000000"/>
                <w:kern w:val="0"/>
                <w:szCs w:val="21"/>
              </w:rPr>
              <w:t>血型代码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SQ</w:t>
            </w:r>
            <w:r w:rsidRPr="003E4911">
              <w:rPr>
                <w:rFonts w:ascii="宋体" w:hAnsi="宋体" w:cs="宋体" w:hint="eastAsia"/>
                <w:color w:val="000000"/>
                <w:kern w:val="0"/>
                <w:szCs w:val="21"/>
              </w:rPr>
              <w:t>RH</w:t>
            </w:r>
            <w:r w:rsidRPr="003E4911">
              <w:rPr>
                <w:rFonts w:ascii="宋体" w:hAnsi="宋体" w:cs="宋体"/>
                <w:color w:val="000000"/>
                <w:kern w:val="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cs="宋体"/>
                <w:color w:val="000000"/>
                <w:kern w:val="0"/>
                <w:szCs w:val="21"/>
              </w:rPr>
              <w:t>CV04.50.020</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DE06.00.340.00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输血指征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SXZZ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DE06.00.181.00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输血过程记录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SXGCJL</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2000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DE08.50.040.00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输血品种代码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SXPZDM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见说明（1），</w:t>
            </w:r>
            <w:r w:rsidRPr="003E4911">
              <w:rPr>
                <w:rFonts w:ascii="宋体" w:hAnsi="宋体" w:cs="宋体"/>
                <w:color w:val="000000"/>
                <w:kern w:val="0"/>
                <w:szCs w:val="21"/>
              </w:rPr>
              <w:t>CV04.50.021</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血袋编码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XDBM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ins w:id="290" w:author="20140103" w:date="2015-07-30T16:28:00Z">
              <w:r>
                <w:rPr>
                  <w:rFonts w:ascii="宋体" w:hAnsi="宋体" w:cs="宋体" w:hint="eastAsia"/>
                  <w:color w:val="000000"/>
                  <w:kern w:val="0"/>
                  <w:szCs w:val="21"/>
                </w:rPr>
                <w:t>0</w:t>
              </w:r>
            </w:ins>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ins w:id="291" w:author="20140103" w:date="2015-07-30T16:28:00Z">
              <w:r>
                <w:rPr>
                  <w:rFonts w:ascii="宋体" w:hAnsi="宋体" w:cs="宋体" w:hint="eastAsia"/>
                  <w:color w:val="000000"/>
                  <w:szCs w:val="21"/>
                </w:rPr>
                <w:t>多项时用“；”号隔开</w:t>
              </w:r>
            </w:ins>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DE06.00.267.00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输血量（</w:t>
            </w:r>
            <w:r w:rsidRPr="003E4911">
              <w:rPr>
                <w:rFonts w:ascii="宋体" w:hAnsi="宋体" w:cs="宋体"/>
                <w:color w:val="000000"/>
                <w:kern w:val="0"/>
                <w:szCs w:val="21"/>
              </w:rPr>
              <w:t>mL)</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w:t>
            </w:r>
            <w:r w:rsidRPr="003E4911">
              <w:rPr>
                <w:rFonts w:ascii="宋体" w:hAnsi="宋体" w:cs="宋体" w:hint="eastAsia"/>
                <w:color w:val="000000"/>
                <w:kern w:val="0"/>
                <w:szCs w:val="21"/>
              </w:rPr>
              <w:t>L</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4</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DE08.50.036.00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输血量计量单位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SXLJLDW</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DE06.00.264.00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输血反应标志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SXFYBZ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DE06.00.265.00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输血反应类型代码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SXFYLXDM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见说明（2），</w:t>
            </w:r>
            <w:r w:rsidRPr="003E4911">
              <w:rPr>
                <w:rFonts w:ascii="宋体" w:hAnsi="宋体" w:cs="宋体"/>
                <w:color w:val="000000"/>
                <w:kern w:val="0"/>
                <w:szCs w:val="21"/>
              </w:rPr>
              <w:t>CV05.01.040</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DE06.00.263.00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输血次数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SXCS</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9F4501" w:rsidRDefault="005213E8" w:rsidP="00512E3F">
            <w:pPr>
              <w:pStyle w:val="ab"/>
            </w:pPr>
            <w:r>
              <w:rPr>
                <w:rFonts w:hint="eastAsia"/>
              </w:rPr>
              <w:t>输血次数的累加值</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DE06.00.218.00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r w:rsidRPr="003E4911">
              <w:rPr>
                <w:rFonts w:ascii="宋体" w:hAnsi="宋体" w:cs="宋体"/>
                <w:color w:val="000000"/>
                <w:kern w:val="0"/>
                <w:szCs w:val="21"/>
              </w:rPr>
              <w:t>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DE06.00.107.00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输血原因</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SXYY</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医师签名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YSQM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医师工号</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YSGH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签名日期时间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Default="005213E8" w:rsidP="005213E8">
      <w:r>
        <w:rPr>
          <w:rFonts w:hint="eastAsia"/>
        </w:rPr>
        <w:t>说明：</w:t>
      </w:r>
    </w:p>
    <w:p w:rsidR="005213E8" w:rsidRDefault="005213E8" w:rsidP="00631648">
      <w:pPr>
        <w:numPr>
          <w:ilvl w:val="0"/>
          <w:numId w:val="12"/>
        </w:numPr>
        <w:rPr>
          <w:rFonts w:ascii="宋体" w:hAnsi="宋体" w:cs="宋体"/>
          <w:color w:val="000000"/>
          <w:kern w:val="0"/>
          <w:szCs w:val="21"/>
        </w:rPr>
      </w:pPr>
      <w:r w:rsidRPr="00D62198">
        <w:rPr>
          <w:rFonts w:ascii="宋体" w:hAnsi="宋体" w:cs="宋体"/>
          <w:color w:val="000000"/>
          <w:kern w:val="0"/>
          <w:szCs w:val="21"/>
        </w:rPr>
        <w:t>CV04.50.021</w:t>
      </w:r>
      <w:r>
        <w:rPr>
          <w:rFonts w:ascii="宋体" w:hAnsi="宋体" w:cs="宋体" w:hint="eastAsia"/>
          <w:color w:val="000000"/>
          <w:kern w:val="0"/>
          <w:szCs w:val="21"/>
        </w:rPr>
        <w:t>输血品种代码表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9"/>
        <w:gridCol w:w="2819"/>
        <w:gridCol w:w="4169"/>
      </w:tblGrid>
      <w:tr w:rsidR="005213E8" w:rsidRPr="002E018B" w:rsidTr="00512E3F">
        <w:tc>
          <w:tcPr>
            <w:tcW w:w="1130" w:type="dxa"/>
            <w:tcBorders>
              <w:top w:val="single" w:sz="12" w:space="0" w:color="auto"/>
              <w:left w:val="single" w:sz="12" w:space="0" w:color="auto"/>
              <w:bottom w:val="single" w:sz="6" w:space="0" w:color="auto"/>
              <w:right w:val="single" w:sz="6" w:space="0" w:color="auto"/>
            </w:tcBorders>
            <w:vAlign w:val="bottom"/>
          </w:tcPr>
          <w:p w:rsidR="005213E8" w:rsidRPr="00C367F4" w:rsidRDefault="005213E8" w:rsidP="00512E3F">
            <w:pPr>
              <w:jc w:val="center"/>
              <w:rPr>
                <w:sz w:val="22"/>
              </w:rPr>
            </w:pPr>
            <w:r w:rsidRPr="00C367F4">
              <w:rPr>
                <w:sz w:val="22"/>
              </w:rPr>
              <w:t>值</w:t>
            </w:r>
          </w:p>
        </w:tc>
        <w:tc>
          <w:tcPr>
            <w:tcW w:w="2934" w:type="dxa"/>
            <w:tcBorders>
              <w:top w:val="single" w:sz="12" w:space="0" w:color="auto"/>
              <w:left w:val="single" w:sz="6" w:space="0" w:color="auto"/>
              <w:bottom w:val="single" w:sz="6" w:space="0" w:color="auto"/>
              <w:right w:val="single" w:sz="6" w:space="0" w:color="auto"/>
            </w:tcBorders>
            <w:vAlign w:val="bottom"/>
          </w:tcPr>
          <w:p w:rsidR="005213E8" w:rsidRPr="00C367F4" w:rsidRDefault="005213E8" w:rsidP="00512E3F">
            <w:pPr>
              <w:rPr>
                <w:sz w:val="22"/>
              </w:rPr>
            </w:pPr>
            <w:r w:rsidRPr="00C367F4">
              <w:rPr>
                <w:sz w:val="22"/>
              </w:rPr>
              <w:t>值含义</w:t>
            </w:r>
          </w:p>
        </w:tc>
        <w:tc>
          <w:tcPr>
            <w:tcW w:w="4350" w:type="dxa"/>
            <w:tcBorders>
              <w:top w:val="single" w:sz="12" w:space="0" w:color="auto"/>
              <w:left w:val="single" w:sz="6" w:space="0" w:color="auto"/>
              <w:bottom w:val="single" w:sz="6" w:space="0" w:color="auto"/>
              <w:right w:val="single" w:sz="12" w:space="0" w:color="auto"/>
            </w:tcBorders>
            <w:vAlign w:val="bottom"/>
          </w:tcPr>
          <w:p w:rsidR="005213E8" w:rsidRPr="00C367F4" w:rsidRDefault="005213E8" w:rsidP="00512E3F">
            <w:pPr>
              <w:rPr>
                <w:rFonts w:ascii="宋体" w:hAnsi="宋体" w:cs="宋体"/>
                <w:sz w:val="22"/>
              </w:rPr>
            </w:pPr>
            <w:r w:rsidRPr="00C367F4">
              <w:rPr>
                <w:rFonts w:ascii="宋体" w:hAnsi="宋体" w:cs="宋体"/>
                <w:sz w:val="22"/>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sz w:val="22"/>
              </w:rPr>
              <w:t>红细胞</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sz w:val="22"/>
              </w:rPr>
            </w:pPr>
            <w:r>
              <w:rPr>
                <w:rFonts w:hint="eastAsia"/>
                <w:sz w:val="22"/>
              </w:rPr>
              <w:t>11</w:t>
            </w:r>
          </w:p>
        </w:tc>
        <w:tc>
          <w:tcPr>
            <w:tcW w:w="2934" w:type="dxa"/>
            <w:tcBorders>
              <w:top w:val="single" w:sz="12" w:space="0" w:color="auto"/>
            </w:tcBorders>
            <w:vAlign w:val="bottom"/>
          </w:tcPr>
          <w:p w:rsidR="005213E8" w:rsidRDefault="005213E8" w:rsidP="00512E3F">
            <w:pPr>
              <w:ind w:firstLineChars="100" w:firstLine="220"/>
              <w:rPr>
                <w:rFonts w:ascii="宋体" w:hAnsi="宋体" w:cs="宋体"/>
                <w:sz w:val="22"/>
              </w:rPr>
            </w:pPr>
            <w:r>
              <w:rPr>
                <w:rFonts w:ascii="宋体" w:hAnsi="宋体" w:cs="宋体" w:hint="eastAsia"/>
                <w:sz w:val="22"/>
              </w:rPr>
              <w:t>浓缩红细胞</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tcBorders>
              <w:top w:val="single" w:sz="12" w:space="0" w:color="auto"/>
            </w:tcBorders>
            <w:vAlign w:val="bottom"/>
          </w:tcPr>
          <w:p w:rsidR="005213E8" w:rsidRDefault="005213E8" w:rsidP="00512E3F">
            <w:pPr>
              <w:jc w:val="center"/>
              <w:rPr>
                <w:sz w:val="22"/>
              </w:rPr>
            </w:pPr>
            <w:r>
              <w:rPr>
                <w:rFonts w:hint="eastAsia"/>
                <w:sz w:val="22"/>
              </w:rPr>
              <w:t>12</w:t>
            </w:r>
          </w:p>
        </w:tc>
        <w:tc>
          <w:tcPr>
            <w:tcW w:w="2934" w:type="dxa"/>
            <w:tcBorders>
              <w:top w:val="single" w:sz="12" w:space="0" w:color="auto"/>
            </w:tcBorders>
            <w:vAlign w:val="bottom"/>
          </w:tcPr>
          <w:p w:rsidR="005213E8" w:rsidRDefault="005213E8" w:rsidP="00512E3F">
            <w:pPr>
              <w:ind w:firstLineChars="100" w:firstLine="220"/>
              <w:rPr>
                <w:rFonts w:ascii="宋体" w:hAnsi="宋体" w:cs="宋体"/>
                <w:sz w:val="22"/>
              </w:rPr>
            </w:pPr>
            <w:r>
              <w:rPr>
                <w:rFonts w:ascii="宋体" w:hAnsi="宋体" w:cs="宋体" w:hint="eastAsia"/>
                <w:sz w:val="22"/>
              </w:rPr>
              <w:t>滤白红细胞</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13</w:t>
            </w:r>
          </w:p>
        </w:tc>
        <w:tc>
          <w:tcPr>
            <w:tcW w:w="2934" w:type="dxa"/>
            <w:vAlign w:val="bottom"/>
          </w:tcPr>
          <w:p w:rsidR="005213E8" w:rsidRPr="00F73973" w:rsidRDefault="005213E8" w:rsidP="00512E3F">
            <w:pPr>
              <w:rPr>
                <w:rFonts w:ascii="宋体" w:hAnsi="宋体" w:cs="宋体"/>
                <w:sz w:val="22"/>
              </w:rPr>
            </w:pPr>
            <w:r>
              <w:rPr>
                <w:rFonts w:hint="eastAsia"/>
                <w:sz w:val="22"/>
              </w:rPr>
              <w:t>红细胞悬液</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14</w:t>
            </w:r>
          </w:p>
        </w:tc>
        <w:tc>
          <w:tcPr>
            <w:tcW w:w="2934" w:type="dxa"/>
            <w:vAlign w:val="bottom"/>
          </w:tcPr>
          <w:p w:rsidR="005213E8" w:rsidRDefault="005213E8" w:rsidP="00512E3F">
            <w:pPr>
              <w:rPr>
                <w:sz w:val="22"/>
              </w:rPr>
            </w:pPr>
            <w:r>
              <w:rPr>
                <w:rFonts w:hint="eastAsia"/>
                <w:sz w:val="22"/>
              </w:rPr>
              <w:t>洗涤红细胞</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15</w:t>
            </w:r>
          </w:p>
        </w:tc>
        <w:tc>
          <w:tcPr>
            <w:tcW w:w="2934" w:type="dxa"/>
            <w:vAlign w:val="bottom"/>
          </w:tcPr>
          <w:p w:rsidR="005213E8" w:rsidRDefault="005213E8" w:rsidP="00512E3F">
            <w:pPr>
              <w:rPr>
                <w:sz w:val="22"/>
              </w:rPr>
            </w:pPr>
            <w:r>
              <w:rPr>
                <w:rFonts w:hint="eastAsia"/>
                <w:sz w:val="22"/>
              </w:rPr>
              <w:t>冰冻红细胞</w:t>
            </w:r>
          </w:p>
        </w:tc>
        <w:tc>
          <w:tcPr>
            <w:tcW w:w="4350" w:type="dxa"/>
            <w:vAlign w:val="bottom"/>
          </w:tcPr>
          <w:p w:rsidR="005213E8" w:rsidRPr="00F73973" w:rsidRDefault="005213E8" w:rsidP="00512E3F">
            <w:pPr>
              <w:rPr>
                <w:rFonts w:ascii="宋体" w:hAnsi="宋体" w:cs="宋体"/>
                <w:sz w:val="22"/>
              </w:rPr>
            </w:pPr>
          </w:p>
        </w:tc>
      </w:tr>
      <w:tr w:rsidR="005213E8" w:rsidRPr="007C7ACE" w:rsidTr="00512E3F">
        <w:tc>
          <w:tcPr>
            <w:tcW w:w="1130" w:type="dxa"/>
            <w:vAlign w:val="bottom"/>
          </w:tcPr>
          <w:p w:rsidR="005213E8" w:rsidRDefault="005213E8" w:rsidP="00512E3F">
            <w:pPr>
              <w:jc w:val="center"/>
              <w:rPr>
                <w:sz w:val="22"/>
              </w:rPr>
            </w:pPr>
            <w:r>
              <w:rPr>
                <w:rFonts w:hint="eastAsia"/>
                <w:sz w:val="22"/>
              </w:rPr>
              <w:t>16</w:t>
            </w:r>
          </w:p>
        </w:tc>
        <w:tc>
          <w:tcPr>
            <w:tcW w:w="2934" w:type="dxa"/>
            <w:vAlign w:val="bottom"/>
          </w:tcPr>
          <w:p w:rsidR="005213E8" w:rsidRDefault="005213E8" w:rsidP="00512E3F">
            <w:pPr>
              <w:rPr>
                <w:sz w:val="22"/>
              </w:rPr>
            </w:pPr>
            <w:r>
              <w:rPr>
                <w:rFonts w:hint="eastAsia"/>
                <w:sz w:val="22"/>
              </w:rPr>
              <w:t>冰冻解冻去甘油红细胞</w:t>
            </w:r>
          </w:p>
        </w:tc>
        <w:tc>
          <w:tcPr>
            <w:tcW w:w="4350" w:type="dxa"/>
            <w:vAlign w:val="bottom"/>
          </w:tcPr>
          <w:p w:rsidR="005213E8" w:rsidRPr="00F73973" w:rsidRDefault="005213E8" w:rsidP="00512E3F">
            <w:pPr>
              <w:rPr>
                <w:rFonts w:ascii="宋体" w:hAnsi="宋体" w:cs="宋体"/>
                <w:sz w:val="22"/>
              </w:rPr>
            </w:pPr>
          </w:p>
        </w:tc>
      </w:tr>
      <w:tr w:rsidR="005213E8" w:rsidRPr="007C7ACE" w:rsidTr="00512E3F">
        <w:tc>
          <w:tcPr>
            <w:tcW w:w="1130" w:type="dxa"/>
            <w:vAlign w:val="bottom"/>
          </w:tcPr>
          <w:p w:rsidR="005213E8" w:rsidRDefault="005213E8" w:rsidP="00512E3F">
            <w:pPr>
              <w:jc w:val="center"/>
              <w:rPr>
                <w:sz w:val="22"/>
              </w:rPr>
            </w:pPr>
            <w:r>
              <w:rPr>
                <w:rFonts w:hint="eastAsia"/>
                <w:sz w:val="22"/>
              </w:rPr>
              <w:t>17</w:t>
            </w:r>
          </w:p>
        </w:tc>
        <w:tc>
          <w:tcPr>
            <w:tcW w:w="2934" w:type="dxa"/>
            <w:vAlign w:val="bottom"/>
          </w:tcPr>
          <w:p w:rsidR="005213E8" w:rsidRDefault="005213E8" w:rsidP="00512E3F">
            <w:pPr>
              <w:ind w:firstLineChars="100" w:firstLine="220"/>
              <w:rPr>
                <w:sz w:val="22"/>
              </w:rPr>
            </w:pPr>
            <w:r>
              <w:rPr>
                <w:sz w:val="22"/>
              </w:rPr>
              <w:t>R</w:t>
            </w:r>
            <w:r>
              <w:rPr>
                <w:rFonts w:hint="eastAsia"/>
                <w:sz w:val="22"/>
              </w:rPr>
              <w:t>h</w:t>
            </w:r>
            <w:r>
              <w:rPr>
                <w:rFonts w:hint="eastAsia"/>
                <w:sz w:val="22"/>
              </w:rPr>
              <w:t>阴性悬浮红细胞</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全血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sz w:val="22"/>
              </w:rPr>
            </w:pPr>
            <w:r>
              <w:rPr>
                <w:rFonts w:hint="eastAsia"/>
                <w:sz w:val="22"/>
              </w:rPr>
              <w:t>21</w:t>
            </w:r>
          </w:p>
        </w:tc>
        <w:tc>
          <w:tcPr>
            <w:tcW w:w="2934" w:type="dxa"/>
            <w:vAlign w:val="bottom"/>
          </w:tcPr>
          <w:p w:rsidR="005213E8" w:rsidRDefault="005213E8" w:rsidP="00512E3F">
            <w:pPr>
              <w:ind w:firstLineChars="100" w:firstLine="220"/>
              <w:rPr>
                <w:sz w:val="22"/>
              </w:rPr>
            </w:pPr>
            <w:r>
              <w:rPr>
                <w:rFonts w:hint="eastAsia"/>
                <w:sz w:val="22"/>
              </w:rPr>
              <w:t>滤白全血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22</w:t>
            </w:r>
          </w:p>
        </w:tc>
        <w:tc>
          <w:tcPr>
            <w:tcW w:w="2934" w:type="dxa"/>
            <w:vAlign w:val="bottom"/>
          </w:tcPr>
          <w:p w:rsidR="005213E8" w:rsidRDefault="005213E8" w:rsidP="00512E3F">
            <w:pPr>
              <w:ind w:firstLineChars="100" w:firstLine="220"/>
              <w:rPr>
                <w:sz w:val="22"/>
              </w:rPr>
            </w:pPr>
            <w:r>
              <w:rPr>
                <w:rFonts w:hint="eastAsia"/>
                <w:sz w:val="22"/>
              </w:rPr>
              <w:t>重组全血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23</w:t>
            </w:r>
          </w:p>
        </w:tc>
        <w:tc>
          <w:tcPr>
            <w:tcW w:w="2934" w:type="dxa"/>
            <w:vAlign w:val="bottom"/>
          </w:tcPr>
          <w:p w:rsidR="005213E8" w:rsidRDefault="005213E8" w:rsidP="00512E3F">
            <w:pPr>
              <w:ind w:firstLineChars="100" w:firstLine="220"/>
              <w:rPr>
                <w:sz w:val="22"/>
              </w:rPr>
            </w:pPr>
            <w:r>
              <w:rPr>
                <w:sz w:val="22"/>
              </w:rPr>
              <w:t>R</w:t>
            </w:r>
            <w:r>
              <w:rPr>
                <w:rFonts w:hint="eastAsia"/>
                <w:sz w:val="22"/>
              </w:rPr>
              <w:t>h</w:t>
            </w:r>
            <w:r>
              <w:rPr>
                <w:rFonts w:hint="eastAsia"/>
                <w:sz w:val="22"/>
              </w:rPr>
              <w:t>阴性全血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3</w:t>
            </w:r>
          </w:p>
        </w:tc>
        <w:tc>
          <w:tcPr>
            <w:tcW w:w="2934" w:type="dxa"/>
            <w:vAlign w:val="bottom"/>
          </w:tcPr>
          <w:p w:rsidR="005213E8" w:rsidRDefault="005213E8" w:rsidP="00512E3F">
            <w:pPr>
              <w:rPr>
                <w:sz w:val="22"/>
              </w:rPr>
            </w:pPr>
            <w:r>
              <w:rPr>
                <w:rFonts w:hint="eastAsia"/>
                <w:sz w:val="22"/>
              </w:rPr>
              <w:t>血小板</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31</w:t>
            </w:r>
          </w:p>
        </w:tc>
        <w:tc>
          <w:tcPr>
            <w:tcW w:w="2934" w:type="dxa"/>
            <w:vAlign w:val="bottom"/>
          </w:tcPr>
          <w:p w:rsidR="005213E8" w:rsidRDefault="005213E8" w:rsidP="00512E3F">
            <w:pPr>
              <w:rPr>
                <w:sz w:val="22"/>
              </w:rPr>
            </w:pPr>
            <w:r>
              <w:rPr>
                <w:rFonts w:hint="eastAsia"/>
                <w:sz w:val="22"/>
              </w:rPr>
              <w:t>手工分离浓缩血小板</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32</w:t>
            </w:r>
          </w:p>
        </w:tc>
        <w:tc>
          <w:tcPr>
            <w:tcW w:w="2934" w:type="dxa"/>
            <w:vAlign w:val="bottom"/>
          </w:tcPr>
          <w:p w:rsidR="005213E8" w:rsidRDefault="005213E8" w:rsidP="00512E3F">
            <w:pPr>
              <w:rPr>
                <w:sz w:val="22"/>
              </w:rPr>
            </w:pPr>
            <w:r>
              <w:rPr>
                <w:rFonts w:hint="eastAsia"/>
                <w:sz w:val="22"/>
              </w:rPr>
              <w:t>机采血小板</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33</w:t>
            </w:r>
          </w:p>
        </w:tc>
        <w:tc>
          <w:tcPr>
            <w:tcW w:w="2934" w:type="dxa"/>
            <w:vAlign w:val="bottom"/>
          </w:tcPr>
          <w:p w:rsidR="005213E8" w:rsidRDefault="005213E8" w:rsidP="00512E3F">
            <w:pPr>
              <w:rPr>
                <w:sz w:val="22"/>
              </w:rPr>
            </w:pPr>
            <w:r>
              <w:rPr>
                <w:rFonts w:hint="eastAsia"/>
                <w:sz w:val="22"/>
              </w:rPr>
              <w:t>滤白机采血小板</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34</w:t>
            </w:r>
          </w:p>
        </w:tc>
        <w:tc>
          <w:tcPr>
            <w:tcW w:w="2934" w:type="dxa"/>
            <w:vAlign w:val="bottom"/>
          </w:tcPr>
          <w:p w:rsidR="005213E8" w:rsidRDefault="005213E8" w:rsidP="00512E3F">
            <w:pPr>
              <w:rPr>
                <w:sz w:val="22"/>
              </w:rPr>
            </w:pPr>
            <w:r>
              <w:rPr>
                <w:rFonts w:hint="eastAsia"/>
                <w:sz w:val="22"/>
              </w:rPr>
              <w:t>冷冻机采血小板</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w:t>
            </w:r>
          </w:p>
        </w:tc>
        <w:tc>
          <w:tcPr>
            <w:tcW w:w="2934" w:type="dxa"/>
            <w:vAlign w:val="bottom"/>
          </w:tcPr>
          <w:p w:rsidR="005213E8" w:rsidRDefault="005213E8" w:rsidP="00512E3F">
            <w:pPr>
              <w:rPr>
                <w:sz w:val="22"/>
              </w:rPr>
            </w:pPr>
            <w:r>
              <w:rPr>
                <w:rFonts w:hint="eastAsia"/>
                <w:sz w:val="22"/>
              </w:rPr>
              <w:t>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lastRenderedPageBreak/>
              <w:t>41</w:t>
            </w:r>
          </w:p>
        </w:tc>
        <w:tc>
          <w:tcPr>
            <w:tcW w:w="2934" w:type="dxa"/>
            <w:vAlign w:val="bottom"/>
          </w:tcPr>
          <w:p w:rsidR="005213E8" w:rsidRDefault="005213E8" w:rsidP="00512E3F">
            <w:pPr>
              <w:rPr>
                <w:sz w:val="22"/>
              </w:rPr>
            </w:pPr>
            <w:r>
              <w:rPr>
                <w:rFonts w:hint="eastAsia"/>
                <w:sz w:val="22"/>
              </w:rPr>
              <w:t>新鲜液体血浆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42</w:t>
            </w:r>
          </w:p>
        </w:tc>
        <w:tc>
          <w:tcPr>
            <w:tcW w:w="2934" w:type="dxa"/>
            <w:vAlign w:val="bottom"/>
          </w:tcPr>
          <w:p w:rsidR="005213E8" w:rsidRDefault="005213E8" w:rsidP="00512E3F">
            <w:pPr>
              <w:rPr>
                <w:sz w:val="22"/>
              </w:rPr>
            </w:pPr>
            <w:r>
              <w:rPr>
                <w:rFonts w:hint="eastAsia"/>
                <w:sz w:val="22"/>
              </w:rPr>
              <w:t>新鲜冰冻血浆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43</w:t>
            </w:r>
          </w:p>
        </w:tc>
        <w:tc>
          <w:tcPr>
            <w:tcW w:w="2934" w:type="dxa"/>
            <w:vAlign w:val="bottom"/>
          </w:tcPr>
          <w:p w:rsidR="005213E8" w:rsidRDefault="005213E8" w:rsidP="00512E3F">
            <w:pPr>
              <w:rPr>
                <w:sz w:val="22"/>
              </w:rPr>
            </w:pPr>
            <w:r>
              <w:rPr>
                <w:rFonts w:hint="eastAsia"/>
                <w:sz w:val="22"/>
              </w:rPr>
              <w:t>普通冰冻血浆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44</w:t>
            </w:r>
          </w:p>
        </w:tc>
        <w:tc>
          <w:tcPr>
            <w:tcW w:w="2934" w:type="dxa"/>
            <w:vAlign w:val="bottom"/>
          </w:tcPr>
          <w:p w:rsidR="005213E8" w:rsidRDefault="005213E8" w:rsidP="00512E3F">
            <w:pPr>
              <w:rPr>
                <w:sz w:val="22"/>
              </w:rPr>
            </w:pPr>
            <w:r>
              <w:rPr>
                <w:rFonts w:hint="eastAsia"/>
                <w:sz w:val="22"/>
              </w:rPr>
              <w:t>滤白病毒灭活冰冻血浆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45</w:t>
            </w:r>
          </w:p>
        </w:tc>
        <w:tc>
          <w:tcPr>
            <w:tcW w:w="2934" w:type="dxa"/>
            <w:vAlign w:val="bottom"/>
          </w:tcPr>
          <w:p w:rsidR="005213E8" w:rsidRDefault="005213E8" w:rsidP="00512E3F">
            <w:pPr>
              <w:rPr>
                <w:sz w:val="22"/>
              </w:rPr>
            </w:pPr>
            <w:r>
              <w:rPr>
                <w:rFonts w:hint="eastAsia"/>
                <w:sz w:val="22"/>
              </w:rPr>
              <w:t>滤白新鲜冰冻血浆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46</w:t>
            </w:r>
          </w:p>
        </w:tc>
        <w:tc>
          <w:tcPr>
            <w:tcW w:w="2934" w:type="dxa"/>
            <w:vAlign w:val="bottom"/>
          </w:tcPr>
          <w:p w:rsidR="005213E8" w:rsidRDefault="005213E8" w:rsidP="00512E3F">
            <w:pPr>
              <w:rPr>
                <w:sz w:val="22"/>
              </w:rPr>
            </w:pPr>
            <w:r>
              <w:rPr>
                <w:rFonts w:hint="eastAsia"/>
                <w:sz w:val="22"/>
              </w:rPr>
              <w:t>滤白普通冰冻血浆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5</w:t>
            </w:r>
          </w:p>
        </w:tc>
        <w:tc>
          <w:tcPr>
            <w:tcW w:w="2934" w:type="dxa"/>
            <w:vAlign w:val="bottom"/>
          </w:tcPr>
          <w:p w:rsidR="005213E8" w:rsidRDefault="005213E8" w:rsidP="00512E3F">
            <w:pPr>
              <w:rPr>
                <w:sz w:val="22"/>
              </w:rPr>
            </w:pPr>
            <w:r>
              <w:rPr>
                <w:rFonts w:hint="eastAsia"/>
                <w:sz w:val="22"/>
              </w:rPr>
              <w:t>冷沉淀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51</w:t>
            </w:r>
          </w:p>
        </w:tc>
        <w:tc>
          <w:tcPr>
            <w:tcW w:w="2934" w:type="dxa"/>
            <w:vAlign w:val="bottom"/>
          </w:tcPr>
          <w:p w:rsidR="005213E8" w:rsidRDefault="005213E8" w:rsidP="00512E3F">
            <w:pPr>
              <w:rPr>
                <w:sz w:val="22"/>
              </w:rPr>
            </w:pPr>
            <w:r>
              <w:rPr>
                <w:rFonts w:hint="eastAsia"/>
                <w:sz w:val="22"/>
              </w:rPr>
              <w:t>滤白冷沉淀</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6</w:t>
            </w:r>
          </w:p>
        </w:tc>
        <w:tc>
          <w:tcPr>
            <w:tcW w:w="2934" w:type="dxa"/>
            <w:vAlign w:val="bottom"/>
          </w:tcPr>
          <w:p w:rsidR="005213E8" w:rsidRDefault="005213E8" w:rsidP="00512E3F">
            <w:pPr>
              <w:rPr>
                <w:sz w:val="22"/>
              </w:rPr>
            </w:pPr>
            <w:r>
              <w:rPr>
                <w:rFonts w:hint="eastAsia"/>
                <w:sz w:val="22"/>
              </w:rPr>
              <w:t>机采浓缩白细胞悬液</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9</w:t>
            </w:r>
          </w:p>
        </w:tc>
        <w:tc>
          <w:tcPr>
            <w:tcW w:w="2934" w:type="dxa"/>
            <w:vAlign w:val="bottom"/>
          </w:tcPr>
          <w:p w:rsidR="005213E8" w:rsidRPr="00F73973" w:rsidRDefault="005213E8" w:rsidP="00512E3F">
            <w:pPr>
              <w:rPr>
                <w:rFonts w:ascii="宋体" w:hAnsi="宋体" w:cs="宋体"/>
                <w:sz w:val="22"/>
              </w:rPr>
            </w:pPr>
            <w:r>
              <w:rPr>
                <w:rFonts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rPr>
          <w:rFonts w:ascii="宋体" w:hAnsi="宋体" w:cs="宋体"/>
          <w:color w:val="000000"/>
          <w:kern w:val="0"/>
          <w:szCs w:val="21"/>
        </w:rPr>
      </w:pPr>
    </w:p>
    <w:p w:rsidR="005213E8" w:rsidRPr="00A15DDF" w:rsidRDefault="005213E8" w:rsidP="00631648">
      <w:pPr>
        <w:numPr>
          <w:ilvl w:val="0"/>
          <w:numId w:val="12"/>
        </w:numPr>
      </w:pPr>
      <w:r w:rsidRPr="00D62198">
        <w:rPr>
          <w:rFonts w:ascii="宋体" w:hAnsi="宋体" w:cs="宋体"/>
          <w:color w:val="000000"/>
          <w:kern w:val="0"/>
          <w:szCs w:val="21"/>
        </w:rPr>
        <w:t>CV05.01.040</w:t>
      </w:r>
      <w:r w:rsidRPr="00A15DDF">
        <w:rPr>
          <w:rFonts w:ascii="宋体" w:hAnsi="宋体" w:cs="宋体" w:hint="eastAsia"/>
          <w:color w:val="000000"/>
          <w:kern w:val="0"/>
          <w:szCs w:val="21"/>
        </w:rPr>
        <w:t>输血反应类型代码</w:t>
      </w:r>
      <w:r>
        <w:rPr>
          <w:rFonts w:ascii="宋体" w:hAnsi="宋体" w:cs="宋体" w:hint="eastAsia"/>
          <w:color w:val="000000"/>
          <w:kern w:val="0"/>
          <w:szCs w:val="21"/>
        </w:rPr>
        <w:t>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center"/>
          </w:tcPr>
          <w:p w:rsidR="005213E8" w:rsidRDefault="005213E8" w:rsidP="00512E3F">
            <w:pPr>
              <w:jc w:val="center"/>
              <w:rPr>
                <w:rFonts w:ascii="宋体" w:hAnsi="宋体" w:cs="宋体"/>
                <w:sz w:val="22"/>
              </w:rPr>
            </w:pPr>
            <w:r>
              <w:rPr>
                <w:rFonts w:ascii="宋体" w:hAnsi="宋体" w:hint="eastAsia"/>
                <w:sz w:val="22"/>
              </w:rPr>
              <w:t>1</w:t>
            </w:r>
          </w:p>
        </w:tc>
        <w:tc>
          <w:tcPr>
            <w:tcW w:w="2934" w:type="dxa"/>
            <w:tcBorders>
              <w:top w:val="single" w:sz="12" w:space="0" w:color="auto"/>
            </w:tcBorders>
            <w:vAlign w:val="center"/>
          </w:tcPr>
          <w:p w:rsidR="005213E8" w:rsidRDefault="005213E8" w:rsidP="00512E3F">
            <w:pPr>
              <w:rPr>
                <w:rFonts w:ascii="宋体" w:hAnsi="宋体" w:cs="宋体"/>
                <w:sz w:val="22"/>
              </w:rPr>
            </w:pPr>
            <w:r>
              <w:rPr>
                <w:rFonts w:ascii="宋体" w:hAnsi="宋体" w:hint="eastAsia"/>
                <w:sz w:val="22"/>
              </w:rPr>
              <w:t>发热</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2</w:t>
            </w:r>
          </w:p>
        </w:tc>
        <w:tc>
          <w:tcPr>
            <w:tcW w:w="2934" w:type="dxa"/>
            <w:vAlign w:val="center"/>
          </w:tcPr>
          <w:p w:rsidR="005213E8" w:rsidRDefault="005213E8" w:rsidP="00512E3F">
            <w:pPr>
              <w:rPr>
                <w:rFonts w:ascii="宋体" w:hAnsi="宋体" w:cs="宋体"/>
                <w:sz w:val="22"/>
              </w:rPr>
            </w:pPr>
            <w:r>
              <w:rPr>
                <w:rFonts w:ascii="宋体" w:hAnsi="宋体" w:hint="eastAsia"/>
                <w:sz w:val="22"/>
              </w:rPr>
              <w:t>过敏</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3</w:t>
            </w:r>
          </w:p>
        </w:tc>
        <w:tc>
          <w:tcPr>
            <w:tcW w:w="2934" w:type="dxa"/>
            <w:vAlign w:val="center"/>
          </w:tcPr>
          <w:p w:rsidR="005213E8" w:rsidRDefault="005213E8" w:rsidP="00512E3F">
            <w:pPr>
              <w:rPr>
                <w:rFonts w:ascii="宋体" w:hAnsi="宋体" w:cs="宋体"/>
                <w:sz w:val="22"/>
              </w:rPr>
            </w:pPr>
            <w:r>
              <w:rPr>
                <w:rFonts w:ascii="宋体" w:hAnsi="宋体" w:hint="eastAsia"/>
                <w:sz w:val="22"/>
              </w:rPr>
              <w:t>溶血</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9</w:t>
            </w:r>
          </w:p>
        </w:tc>
        <w:tc>
          <w:tcPr>
            <w:tcW w:w="2934" w:type="dxa"/>
            <w:vAlign w:val="center"/>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Default="005213E8" w:rsidP="005213E8">
      <w:pPr>
        <w:ind w:left="720"/>
      </w:pPr>
    </w:p>
    <w:p w:rsidR="005213E8" w:rsidRPr="00362555" w:rsidRDefault="005213E8" w:rsidP="0049659C">
      <w:pPr>
        <w:pStyle w:val="2"/>
      </w:pPr>
      <w:bookmarkStart w:id="292" w:name="_Toc429573897"/>
      <w:r w:rsidRPr="00362555">
        <w:rPr>
          <w:rFonts w:hint="eastAsia"/>
        </w:rPr>
        <w:t>助产记录</w:t>
      </w:r>
      <w:bookmarkEnd w:id="292"/>
    </w:p>
    <w:p w:rsidR="005213E8" w:rsidRPr="004E32DC" w:rsidRDefault="005213E8" w:rsidP="005213E8">
      <w:pPr>
        <w:rPr>
          <w:b/>
        </w:rPr>
      </w:pPr>
      <w:r w:rsidRPr="004E32DC">
        <w:rPr>
          <w:rFonts w:hint="eastAsia"/>
          <w:b/>
        </w:rPr>
        <w:t>助产记录关系如下图：</w:t>
      </w:r>
    </w:p>
    <w:p w:rsidR="005213E8" w:rsidRPr="004E3FEE" w:rsidRDefault="00375C9C" w:rsidP="005213E8">
      <w:r>
        <w:pict>
          <v:group id="_x0000_s1359" editas="canvas" style="width:415.3pt;height:204.25pt;mso-position-horizontal-relative:char;mso-position-vertical-relative:line" coordorigin="1800,2243" coordsize="8306,4085">
            <o:lock v:ext="edit" aspectratio="t"/>
            <v:shape id="_x0000_s1360" type="#_x0000_t75" style="position:absolute;left:1800;top:2243;width:8306;height:4085" o:preferrelative="f">
              <v:fill o:detectmouseclick="t"/>
              <v:path o:extrusionok="t" o:connecttype="none"/>
              <o:lock v:ext="edit" text="t"/>
            </v:shape>
            <v:rect id="_x0000_s1361" style="position:absolute;left:6225;top:5583;width:1860;height:450" fillcolor="#fabf8f" strokecolor="#fabf8f" strokeweight="1pt">
              <v:fill color2="#fde9d9" angle="-45" focus="-50%" type="gradient"/>
              <v:shadow on="t" type="perspective" color="#974706" opacity=".5" offset="1pt" offset2="-3pt"/>
              <v:textbox style="mso-next-textbox:#_x0000_s1361">
                <w:txbxContent>
                  <w:p w:rsidR="008F7C35" w:rsidRDefault="008F7C35" w:rsidP="005213E8">
                    <w:r>
                      <w:rPr>
                        <w:rFonts w:hint="eastAsia"/>
                      </w:rPr>
                      <w:t>剖宫产手术记录</w:t>
                    </w:r>
                  </w:p>
                </w:txbxContent>
              </v:textbox>
            </v:rect>
            <v:rect id="_x0000_s1362" style="position:absolute;left:2880;top:4398;width:1469;height:420" fillcolor="#b2a1c7" strokecolor="#b2a1c7" strokeweight="1pt">
              <v:fill color2="#e5dfec" angle="-45" focus="-50%" type="gradient"/>
              <v:shadow on="t" type="perspective" color="#3f3151" opacity=".5" offset="1pt" offset2="-3pt"/>
              <v:textbox style="mso-next-textbox:#_x0000_s1362">
                <w:txbxContent>
                  <w:p w:rsidR="008F7C35" w:rsidRDefault="008F7C35" w:rsidP="005213E8">
                    <w:r>
                      <w:rPr>
                        <w:rFonts w:hint="eastAsia"/>
                      </w:rPr>
                      <w:t>入院记录表</w:t>
                    </w:r>
                  </w:p>
                </w:txbxContent>
              </v:textbox>
            </v:rect>
            <v:rect id="_x0000_s1363" style="position:absolute;left:2760;top:2835;width:1709;height:420" fillcolor="#b2a1c7" strokecolor="#b2a1c7" strokeweight="1pt">
              <v:fill color2="#e5dfec" angle="-45" focus="-50%" type="gradient"/>
              <v:shadow on="t" type="perspective" color="#3f3151" opacity=".5" offset="1pt" offset2="-3pt"/>
              <v:textbox style="mso-next-textbox:#_x0000_s1363">
                <w:txbxContent>
                  <w:p w:rsidR="008F7C35" w:rsidRDefault="008F7C35" w:rsidP="005213E8">
                    <w:r>
                      <w:rPr>
                        <w:rFonts w:hint="eastAsia"/>
                      </w:rPr>
                      <w:t>患者基本信息</w:t>
                    </w:r>
                  </w:p>
                </w:txbxContent>
              </v:textbox>
            </v:rect>
            <v:shape id="_x0000_s1364" type="#_x0000_t32" style="position:absolute;left:4349;top:4593;width:1951;height:15;flip:y" o:connectortype="straight"/>
            <v:shape id="_x0000_s1365" type="#_x0000_t32" style="position:absolute;left:4349;top:4608;width:1876;height:1200" o:connectortype="straight"/>
            <v:rect id="_x0000_s1366" style="position:absolute;left:6300;top:4368;width:1650;height:450" fillcolor="#fabf8f" strokecolor="#fabf8f" strokeweight="1pt">
              <v:fill color2="#fde9d9" angle="-45" focus="-50%" type="gradient"/>
              <v:shadow on="t" type="perspective" color="#974706" opacity=".5" offset="1pt" offset2="-3pt"/>
              <v:textbox style="mso-next-textbox:#_x0000_s1366">
                <w:txbxContent>
                  <w:p w:rsidR="008F7C35" w:rsidRDefault="008F7C35" w:rsidP="005213E8">
                    <w:r>
                      <w:rPr>
                        <w:rFonts w:hint="eastAsia"/>
                      </w:rPr>
                      <w:t>阴道分娩记录</w:t>
                    </w:r>
                  </w:p>
                </w:txbxContent>
              </v:textbox>
            </v:rect>
            <v:rect id="_x0000_s1367" style="position:absolute;left:6360;top:2703;width:1335;height:450" fillcolor="#fabf8f" strokecolor="#fabf8f" strokeweight="1pt">
              <v:fill color2="#fde9d9" angle="-45" focus="-50%" type="gradient"/>
              <v:shadow on="t" type="perspective" color="#974706" opacity=".5" offset="1pt" offset2="-3pt"/>
              <v:textbox style="mso-next-textbox:#_x0000_s1367">
                <w:txbxContent>
                  <w:p w:rsidR="008F7C35" w:rsidRDefault="008F7C35" w:rsidP="005213E8">
                    <w:r>
                      <w:rPr>
                        <w:rFonts w:hint="eastAsia"/>
                      </w:rPr>
                      <w:t>待产记录</w:t>
                    </w:r>
                  </w:p>
                </w:txbxContent>
              </v:textbox>
            </v:rect>
            <v:shape id="_x0000_s1368" type="#_x0000_t32" style="position:absolute;left:4349;top:2928;width:2011;height:1680;flip:y" o:connectortype="straight">
              <v:stroke endarrow="block"/>
            </v:shape>
            <v:shape id="_x0000_s1369" type="#_x0000_t32" style="position:absolute;left:3615;top:3255;width:1;height:1143" o:connectortype="straight">
              <v:stroke endarrow="block"/>
            </v:shape>
            <v:shape id="_x0000_s1370" type="#_x0000_t202" style="position:absolute;left:3778;top:3387;width:946;height:436" filled="f" stroked="f">
              <v:textbox style="mso-next-textbox:#_x0000_s137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71" type="#_x0000_t202" style="position:absolute;left:5954;top:3387;width:946;height:436" filled="f" stroked="f">
              <v:textbox style="mso-next-textbox:#_x0000_s137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72" type="#_x0000_t202" style="position:absolute;left:5150;top:4029;width:715;height:436" filled="f" stroked="f">
              <v:textbox style="mso-next-textbox:#_x0000_s137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shape id="_x0000_s1373" type="#_x0000_t202" style="position:absolute;left:5765;top:5067;width:676;height:436" filled="f" stroked="f">
              <v:textbox style="mso-next-textbox:#_x0000_s137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w10:wrap type="none"/>
            <w10:anchorlock/>
          </v:group>
        </w:pict>
      </w:r>
    </w:p>
    <w:p w:rsidR="005213E8" w:rsidRPr="00E9140E" w:rsidRDefault="005213E8" w:rsidP="0049659C">
      <w:pPr>
        <w:pStyle w:val="3"/>
        <w:rPr>
          <w:rFonts w:ascii="宋体" w:hAnsi="宋体"/>
        </w:rPr>
      </w:pPr>
      <w:bookmarkStart w:id="293" w:name="_Toc429573898"/>
      <w:r w:rsidRPr="00E9140E">
        <w:rPr>
          <w:rFonts w:ascii="宋体" w:hAnsi="宋体" w:hint="eastAsia"/>
        </w:rPr>
        <w:t>待产记录</w:t>
      </w:r>
      <w:r w:rsidRPr="001F7DF3">
        <w:rPr>
          <w:rFonts w:hint="eastAsia"/>
        </w:rPr>
        <w:t>（</w:t>
      </w:r>
      <w:r>
        <w:rPr>
          <w:rFonts w:hint="eastAsia"/>
        </w:rPr>
        <w:t>TB_EMR_DCJL</w:t>
      </w:r>
      <w:r w:rsidRPr="001F7DF3">
        <w:rPr>
          <w:rFonts w:hint="eastAsia"/>
        </w:rPr>
        <w:t>）</w:t>
      </w:r>
      <w:bookmarkEnd w:id="293"/>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w:t>
            </w:r>
            <w:r w:rsidRPr="003E4911">
              <w:rPr>
                <w:rFonts w:ascii="宋体" w:hAnsi="宋体" w:hint="eastAsia"/>
                <w:color w:val="000000"/>
                <w:szCs w:val="21"/>
              </w:rPr>
              <w:t>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WDDE98.00.021.00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待产记录流水号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DCJLLSH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bCs/>
                <w:kern w:val="0"/>
              </w:rPr>
              <w:t>DE01.00.014.00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18</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产妇姓名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CFXM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DE06.00.197.00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待产日期时间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DCRQSJ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DE04.01.108.00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孕次</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DE02.10.002.00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产次</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DE02.10.051.00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末次月经日期</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MCYJRQ</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DE06.00.261.00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受孕形式代码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SYXSDM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Calibri" w:hint="eastAsia"/>
                <w:szCs w:val="21"/>
              </w:rPr>
              <w:t>1、自然；2、人工；9、其他</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DE05.10.098.00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预产期</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YCQ</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8</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产前检査标志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CQJBZ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DE05.10.161.00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产前检查异常情况</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CQJCYCQK</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DE04.10.188.00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孕前体重（kg)</w:t>
            </w:r>
          </w:p>
        </w:tc>
        <w:tc>
          <w:tcPr>
            <w:tcW w:w="1281" w:type="dxa"/>
            <w:tcBorders>
              <w:bottom w:val="single" w:sz="4" w:space="0" w:color="auto"/>
            </w:tcBorders>
            <w:vAlign w:val="center"/>
          </w:tcPr>
          <w:p w:rsidR="005213E8" w:rsidRPr="003E4911" w:rsidRDefault="005213E8" w:rsidP="00512E3F">
            <w:pPr>
              <w:rPr>
                <w:rFonts w:ascii="宋体" w:hAnsi="宋体" w:cs="宋体"/>
                <w:szCs w:val="21"/>
              </w:rPr>
            </w:pPr>
            <w:r w:rsidRPr="003E4911">
              <w:rPr>
                <w:rFonts w:ascii="宋体" w:hAnsi="宋体" w:hint="eastAsia"/>
                <w:szCs w:val="21"/>
              </w:rPr>
              <w:t>YQTZ</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w:t>
            </w:r>
            <w:r>
              <w:rPr>
                <w:rFonts w:ascii="宋体" w:hAnsi="宋体" w:hint="eastAsia"/>
                <w:szCs w:val="21"/>
              </w:rPr>
              <w:t>，</w:t>
            </w:r>
            <w:r w:rsidRPr="003E4911">
              <w:rPr>
                <w:rFonts w:ascii="宋体" w:hAnsi="宋体" w:hint="eastAsia"/>
                <w:szCs w:val="21"/>
              </w:rPr>
              <w:t>2</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身高(cm)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SG</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r>
              <w:rPr>
                <w:rFonts w:ascii="宋体" w:hAnsi="宋体" w:hint="eastAsia"/>
                <w:szCs w:val="21"/>
              </w:rPr>
              <w:t>，</w:t>
            </w:r>
            <w:r w:rsidRPr="003E4911">
              <w:rPr>
                <w:rFonts w:ascii="宋体" w:hAnsi="宋体" w:hint="eastAsia"/>
                <w:szCs w:val="21"/>
              </w:rPr>
              <w:t>1</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分娩前体重(kg)</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FMQTZ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w:t>
            </w:r>
            <w:r>
              <w:rPr>
                <w:rFonts w:ascii="宋体" w:hAnsi="宋体" w:hint="eastAsia"/>
                <w:szCs w:val="21"/>
              </w:rPr>
              <w:t>，</w:t>
            </w:r>
            <w:r w:rsidRPr="003E4911">
              <w:rPr>
                <w:rFonts w:ascii="宋体" w:hAnsi="宋体" w:hint="eastAsia"/>
                <w:szCs w:val="21"/>
              </w:rPr>
              <w:t>2</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DE05.10.070.00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此次妊娠特殊情况</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CCRSTSQK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shd w:val="clear" w:color="auto" w:fill="auto"/>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DE02.10.099.00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既往史</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JWS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shd w:val="clear" w:color="auto" w:fill="auto"/>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DE02.10.061.00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手术史</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shd w:val="clear" w:color="auto" w:fill="auto"/>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DE02.10.098.00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既往孕产史</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JWYCS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shd w:val="clear" w:color="auto" w:fill="auto"/>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收缩压（mmHg)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舒张压（mmHg)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SZY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体温（℃）</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TW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r>
              <w:rPr>
                <w:rFonts w:ascii="宋体" w:hAnsi="宋体" w:hint="eastAsia"/>
                <w:szCs w:val="21"/>
              </w:rPr>
              <w:t>，</w:t>
            </w: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脉率(次/min)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DE04.10.081.00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呼吸频率(次/min)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HXPLC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宫底高度(cm)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GDGD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r>
              <w:rPr>
                <w:rFonts w:ascii="宋体" w:hAnsi="宋体" w:hint="eastAsia"/>
                <w:szCs w:val="21"/>
              </w:rPr>
              <w:t>，</w:t>
            </w: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DE04.10.052.00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腹围(cm)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FW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r>
              <w:rPr>
                <w:rFonts w:ascii="宋体" w:hAnsi="宋体" w:hint="eastAsia"/>
                <w:szCs w:val="21"/>
              </w:rPr>
              <w:t>，</w:t>
            </w: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胎心率(次/min)</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TXLC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DE05.01.044.00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胎方位代码</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TFWDM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见说明（1），CV05.01.007胎方位代码表</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估计胎儿体重</w:t>
            </w:r>
            <w:r>
              <w:rPr>
                <w:rFonts w:ascii="宋体" w:hAnsi="宋体" w:hint="eastAsia"/>
                <w:color w:val="000000"/>
                <w:szCs w:val="21"/>
              </w:rPr>
              <w:t>（kg）</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GJTETZ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r>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9F4501" w:rsidRDefault="005213E8" w:rsidP="00512E3F">
            <w:pPr>
              <w:rPr>
                <w:rFonts w:ascii="宋体" w:hAnsi="宋体" w:cs="宋体"/>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DE05.10.135.00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头位难产情况的评估</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TWNCQKDPG</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DE04.10.175.00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骶耻外径(cm)</w:t>
            </w:r>
          </w:p>
        </w:tc>
        <w:tc>
          <w:tcPr>
            <w:tcW w:w="1281"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D</w:t>
            </w:r>
            <w:r w:rsidRPr="003E4911">
              <w:rPr>
                <w:rFonts w:ascii="宋体" w:hAnsi="宋体" w:hint="eastAsia"/>
                <w:color w:val="000000"/>
                <w:szCs w:val="21"/>
              </w:rPr>
              <w:t>CWJ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r>
              <w:rPr>
                <w:rFonts w:ascii="宋体" w:hAnsi="宋体" w:hint="eastAsia"/>
                <w:szCs w:val="21"/>
              </w:rPr>
              <w:t>，</w:t>
            </w: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坐骨结节间径(cm)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ZGJJJJ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r>
              <w:rPr>
                <w:rFonts w:ascii="宋体" w:hAnsi="宋体" w:hint="eastAsia"/>
                <w:szCs w:val="21"/>
              </w:rPr>
              <w:t>，</w:t>
            </w: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宫缩情况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GSQK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宫颈情况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GJQK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DE04.10.265.00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宫口情况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GKQK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胎膜情况代码</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TMQKDM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1、已破；2、未破</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破膜方式代码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PMFSDM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kern w:val="0"/>
                <w:szCs w:val="21"/>
              </w:rPr>
              <w:t>1、自然2、人工3、可疑</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DE04.10.262.00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先露位置</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XLWZ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羊水情况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YSQK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膀胱充盈标志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BCYBZ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DE04.01.123.00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肠胀气标志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CZQBZ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DE04.50.139.00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检查方式代码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JCFSDM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1、阴道检査2、肛门检查</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DE05.10.014.00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处置计划</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CZJH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DE02.10.011.00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计划选取的分娩方式代码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JHXQDFMFSDM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同</w:t>
            </w:r>
            <w:r w:rsidRPr="003E4911">
              <w:rPr>
                <w:rFonts w:ascii="宋体" w:hAnsi="宋体" w:cs="宋体" w:hint="eastAsia"/>
                <w:color w:val="000000"/>
                <w:szCs w:val="21"/>
              </w:rPr>
              <w:t>WS364.4—2011表3CV02.10.003分娩方式代码表</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产程记录日期时间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CCJLRQSJ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DE06.00.190.00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产程经过</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CCJG</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DE02.0l.039.00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产程检查者签名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CCJCZQM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产程检查者</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CCJCZ</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pPr>
              <w:jc w:val="center"/>
            </w:pPr>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记录人员签名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JLRYQM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记录人员</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JLRY</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pPr>
              <w:jc w:val="center"/>
            </w:pPr>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Default="005213E8" w:rsidP="005213E8"/>
    <w:p w:rsidR="005213E8" w:rsidRPr="00E9140E" w:rsidRDefault="005213E8" w:rsidP="0049659C">
      <w:pPr>
        <w:pStyle w:val="3"/>
        <w:rPr>
          <w:rFonts w:ascii="宋体" w:hAnsi="宋体"/>
        </w:rPr>
      </w:pPr>
      <w:bookmarkStart w:id="294" w:name="_Toc429573899"/>
      <w:r w:rsidRPr="00E9140E">
        <w:rPr>
          <w:rFonts w:ascii="宋体" w:hAnsi="宋体" w:hint="eastAsia"/>
        </w:rPr>
        <w:t>阴道分娩记录</w:t>
      </w:r>
      <w:r w:rsidRPr="001F7DF3">
        <w:rPr>
          <w:rFonts w:hint="eastAsia"/>
        </w:rPr>
        <w:t>（</w:t>
      </w:r>
      <w:r>
        <w:rPr>
          <w:rFonts w:hint="eastAsia"/>
        </w:rPr>
        <w:t>TB_EMR_YDFMJL</w:t>
      </w:r>
      <w:r w:rsidRPr="001F7DF3">
        <w:rPr>
          <w:rFonts w:hint="eastAsia"/>
        </w:rPr>
        <w:t>）</w:t>
      </w:r>
      <w:bookmarkEnd w:id="294"/>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w:t>
            </w:r>
            <w:r w:rsidRPr="003E4911">
              <w:rPr>
                <w:rFonts w:ascii="宋体" w:hAnsi="宋体" w:hint="eastAsia"/>
                <w:color w:val="000000"/>
                <w:szCs w:val="21"/>
              </w:rPr>
              <w:t>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WDDE98.00.022.00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阴道分娩记录流水号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YDFMJLLSH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p>
        </w:tc>
      </w:tr>
      <w:tr w:rsidR="005213E8" w:rsidRPr="004E3FEE" w:rsidTr="00512E3F">
        <w:trPr>
          <w:trHeight w:val="413"/>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产妇姓名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CFXM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p w:rsidR="005213E8" w:rsidRPr="003E4911" w:rsidRDefault="005213E8" w:rsidP="00512E3F">
            <w:pPr>
              <w:autoSpaceDE w:val="0"/>
              <w:autoSpaceDN w:val="0"/>
              <w:adjustRightInd w:val="0"/>
              <w:jc w:val="center"/>
              <w:rPr>
                <w:rFonts w:ascii="宋体" w:hAnsi="宋体"/>
                <w:szCs w:val="21"/>
              </w:rPr>
            </w:pP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DE04.01.108.00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孕次</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DE02.10.002.00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产次</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DE02.10.051.00</w:t>
            </w:r>
          </w:p>
        </w:tc>
        <w:tc>
          <w:tcPr>
            <w:tcW w:w="2160"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末次月经日</w:t>
            </w:r>
            <w:r w:rsidRPr="003E4911">
              <w:rPr>
                <w:rFonts w:ascii="宋体" w:hAnsi="宋体" w:hint="eastAsia"/>
                <w:color w:val="000000"/>
                <w:szCs w:val="21"/>
              </w:rPr>
              <w:t>期</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MCYJYQ</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p w:rsidR="005213E8" w:rsidRPr="003E4911" w:rsidRDefault="005213E8" w:rsidP="00512E3F">
            <w:pPr>
              <w:autoSpaceDE w:val="0"/>
              <w:autoSpaceDN w:val="0"/>
              <w:adjustRightInd w:val="0"/>
              <w:jc w:val="center"/>
              <w:rPr>
                <w:rFonts w:ascii="宋体" w:hAnsi="宋体"/>
                <w:szCs w:val="21"/>
              </w:rPr>
            </w:pP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DE05.10.098.00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预产期</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YCQ</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DE06.00.224.00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临产日期时间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LCRQSJ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胎膜破裂日期时间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TMPLQSJ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color w:val="FF0000"/>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DE04.30.058.00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前羊水性状</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QYSXZ</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DE04.30.057.00</w:t>
            </w:r>
          </w:p>
        </w:tc>
        <w:tc>
          <w:tcPr>
            <w:tcW w:w="2160" w:type="dxa"/>
            <w:tcBorders>
              <w:bottom w:val="single" w:sz="4" w:space="0" w:color="auto"/>
            </w:tcBorders>
            <w:vAlign w:val="center"/>
          </w:tcPr>
          <w:p w:rsidR="005213E8" w:rsidRPr="003E4911" w:rsidRDefault="005213E8" w:rsidP="00512E3F">
            <w:pPr>
              <w:rPr>
                <w:rFonts w:ascii="宋体" w:hAnsi="宋体" w:cs="宋体"/>
                <w:szCs w:val="21"/>
              </w:rPr>
            </w:pPr>
            <w:r w:rsidRPr="003E4911">
              <w:rPr>
                <w:rFonts w:ascii="宋体" w:hAnsi="宋体" w:hint="eastAsia"/>
                <w:szCs w:val="21"/>
              </w:rPr>
              <w:t>前羊水量(mL)</w:t>
            </w:r>
          </w:p>
        </w:tc>
        <w:tc>
          <w:tcPr>
            <w:tcW w:w="1281" w:type="dxa"/>
            <w:tcBorders>
              <w:bottom w:val="single" w:sz="4" w:space="0" w:color="auto"/>
            </w:tcBorders>
            <w:vAlign w:val="center"/>
          </w:tcPr>
          <w:p w:rsidR="005213E8" w:rsidRPr="003E4911" w:rsidRDefault="005213E8" w:rsidP="00512E3F">
            <w:pPr>
              <w:rPr>
                <w:rFonts w:ascii="宋体" w:hAnsi="宋体" w:cs="宋体"/>
                <w:szCs w:val="21"/>
              </w:rPr>
            </w:pPr>
            <w:r w:rsidRPr="003E4911">
              <w:rPr>
                <w:rFonts w:ascii="宋体" w:hAnsi="宋体" w:hint="eastAsia"/>
                <w:szCs w:val="21"/>
              </w:rPr>
              <w:t>QYSSJX</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DE06.00.021.00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第1产程时长（min)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D</w:t>
            </w:r>
            <w:r>
              <w:rPr>
                <w:rFonts w:ascii="宋体" w:hAnsi="宋体" w:hint="eastAsia"/>
                <w:color w:val="000000"/>
                <w:szCs w:val="21"/>
              </w:rPr>
              <w:t>Y</w:t>
            </w:r>
            <w:r w:rsidRPr="003E4911">
              <w:rPr>
                <w:rFonts w:ascii="宋体" w:hAnsi="宋体" w:hint="eastAsia"/>
                <w:color w:val="000000"/>
                <w:szCs w:val="21"/>
              </w:rPr>
              <w:t>CCSC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宫口开全日期时间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GKKQRQSJ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shd w:val="clear" w:color="auto" w:fill="auto"/>
            <w:vAlign w:val="center"/>
          </w:tcPr>
          <w:p w:rsidR="005213E8" w:rsidRPr="003E4911" w:rsidRDefault="005213E8" w:rsidP="00512E3F">
            <w:pPr>
              <w:jc w:val="center"/>
              <w:rPr>
                <w:rFonts w:ascii="宋体" w:hAnsi="宋体" w:cs="宋体"/>
                <w:szCs w:val="21"/>
              </w:rPr>
            </w:pP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第2产程时长（min)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D</w:t>
            </w:r>
            <w:r>
              <w:rPr>
                <w:rFonts w:ascii="宋体" w:hAnsi="宋体" w:hint="eastAsia"/>
                <w:color w:val="000000"/>
                <w:szCs w:val="21"/>
              </w:rPr>
              <w:t>E</w:t>
            </w:r>
            <w:r w:rsidRPr="003E4911">
              <w:rPr>
                <w:rFonts w:ascii="宋体" w:hAnsi="宋体" w:hint="eastAsia"/>
                <w:color w:val="000000"/>
                <w:szCs w:val="21"/>
              </w:rPr>
              <w:t>CCSC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DE02.01.014.00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胎儿娩出日期时间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TEMCRQJ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shd w:val="clear" w:color="auto" w:fill="auto"/>
            <w:vAlign w:val="center"/>
          </w:tcPr>
          <w:p w:rsidR="005213E8" w:rsidRPr="003E4911" w:rsidRDefault="005213E8" w:rsidP="00512E3F">
            <w:pPr>
              <w:jc w:val="center"/>
              <w:rPr>
                <w:rFonts w:ascii="宋体" w:hAnsi="宋体" w:cs="宋体"/>
                <w:szCs w:val="21"/>
              </w:rPr>
            </w:pP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DE06.00.020.00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第3产程时长（min)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D</w:t>
            </w:r>
            <w:r>
              <w:rPr>
                <w:rFonts w:ascii="宋体" w:hAnsi="宋体" w:hint="eastAsia"/>
                <w:color w:val="000000"/>
                <w:szCs w:val="21"/>
              </w:rPr>
              <w:t>S</w:t>
            </w:r>
            <w:r w:rsidRPr="003E4911">
              <w:rPr>
                <w:rFonts w:ascii="宋体" w:hAnsi="宋体" w:hint="eastAsia"/>
                <w:color w:val="000000"/>
                <w:szCs w:val="21"/>
              </w:rPr>
              <w:t>CC</w:t>
            </w:r>
            <w:r>
              <w:rPr>
                <w:rFonts w:ascii="宋体" w:hAnsi="宋体" w:hint="eastAsia"/>
                <w:color w:val="000000"/>
                <w:szCs w:val="21"/>
              </w:rPr>
              <w:t>SC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总产程时长（min)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ZCCSC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DE05.01.044.00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胎方位代码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TFWDM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见说明（1），CV05.01.007胎方位代码表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DE06.00.311.00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阴道助产标志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YDZCBZ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DE06.00.312.00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阴道助产方式</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YDZCFS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羊水性状</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YSXZ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羊水量(mL)</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YSL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DE06.00.273.00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胎盘娩出日期时间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TPMCQSJ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胎盘娩出情况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TPMCQK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胎膜完整情况标志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TMWZQKBZ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绕颈身（周）</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RJSZ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脐带长度（cm)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QDCD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DE05.10.145.00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脐带异常情况描述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QDYCQKMS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产时用药</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CSYY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r>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szCs w:val="21"/>
              </w:rPr>
              <w:t>多项时用“；”号隔开</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DE06.00.295.00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预防措施</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YFCS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产妇会阴切开标志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CFHYQKBZ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会阴切开位置</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HYQKWZ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DE06.00.011.00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产妇会阴缝合针数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CFHYFHZS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DE05.01.003.00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会阴裂伤情况代码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HYLSQKDM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见说明（2），CV05.01.010会阴裂伤情况代码表</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会阴血肿标志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HYXZBZ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F73A67"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DE06.00.073.00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麻醉方法代码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MZFFDM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E2545B" w:rsidP="00512E3F">
            <w:pPr>
              <w:rPr>
                <w:rFonts w:ascii="宋体" w:hAnsi="宋体"/>
                <w:color w:val="000000"/>
                <w:szCs w:val="21"/>
              </w:rPr>
            </w:pPr>
            <w:r w:rsidRPr="003E4911">
              <w:rPr>
                <w:rFonts w:ascii="宋体" w:hAnsi="宋体" w:cs="宋体" w:hint="eastAsia"/>
                <w:color w:val="000000"/>
                <w:kern w:val="0"/>
                <w:szCs w:val="21"/>
              </w:rPr>
              <w:t>见</w:t>
            </w:r>
            <w:r>
              <w:rPr>
                <w:rFonts w:ascii="宋体" w:hAnsi="宋体" w:cs="宋体" w:hint="eastAsia"/>
                <w:color w:val="000000"/>
                <w:kern w:val="0"/>
                <w:szCs w:val="21"/>
              </w:rPr>
              <w:t>常见检查报告格式</w:t>
            </w:r>
            <w:r w:rsidRPr="003E4911">
              <w:rPr>
                <w:rFonts w:ascii="宋体" w:hAnsi="宋体" w:cs="宋体" w:hint="eastAsia"/>
                <w:color w:val="000000"/>
                <w:kern w:val="0"/>
                <w:szCs w:val="21"/>
              </w:rPr>
              <w:t>说明（</w:t>
            </w:r>
            <w:r>
              <w:rPr>
                <w:rFonts w:ascii="宋体" w:hAnsi="宋体" w:cs="宋体" w:hint="eastAsia"/>
                <w:color w:val="000000"/>
                <w:kern w:val="0"/>
                <w:szCs w:val="21"/>
              </w:rPr>
              <w:t>7</w:t>
            </w:r>
            <w:r w:rsidRPr="003E4911">
              <w:rPr>
                <w:rFonts w:ascii="宋体" w:hAnsi="宋体" w:cs="宋体" w:hint="eastAsia"/>
                <w:color w:val="000000"/>
                <w:kern w:val="0"/>
                <w:szCs w:val="21"/>
              </w:rPr>
              <w:t>）</w:t>
            </w:r>
            <w:r w:rsidR="005213E8" w:rsidRPr="003E4911">
              <w:rPr>
                <w:rFonts w:ascii="宋体" w:hAnsi="宋体" w:cs="宋体" w:hint="eastAsia"/>
                <w:color w:val="000000"/>
                <w:kern w:val="0"/>
                <w:szCs w:val="21"/>
              </w:rPr>
              <w:t>，</w:t>
            </w:r>
            <w:r w:rsidR="005213E8" w:rsidRPr="003E4911">
              <w:rPr>
                <w:rFonts w:ascii="宋体" w:hAnsi="宋体" w:hint="eastAsia"/>
                <w:color w:val="000000"/>
                <w:szCs w:val="21"/>
              </w:rPr>
              <w:t>CV06.00.103麻醉方法代码表</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麻醉药物名称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MZYWMC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阴道裂伤标忐</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YDLSB</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阴道血肿标志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YDXZBZ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阴道血肿大小</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YDXZDX</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阴道血肿处理</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YDXZCL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宫颈裂伤标志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GJLSBZ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宫颈缝合情况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GJFHQK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肛查</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产后用药</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CHYY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r>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szCs w:val="21"/>
              </w:rPr>
              <w:t>多项时用“；”号隔开</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DE06.00.182.00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分娩过程特殊情况描述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FMGCTSQKMS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Default="005213E8" w:rsidP="00512E3F">
            <w:r w:rsidRPr="00031945">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宫缩情况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GSQK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Default="005213E8" w:rsidP="00512E3F">
            <w:r w:rsidRPr="00031945">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子宫情况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ZGQK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Default="005213E8" w:rsidP="00512E3F">
            <w:r w:rsidRPr="00031945">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DE04.10.025.00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恶露状况</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ELZK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Default="005213E8" w:rsidP="00512E3F">
            <w:r w:rsidRPr="00031945">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DE06.00.284.00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修补手术过程</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XBSSGC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Default="005213E8" w:rsidP="00512E3F">
            <w:r w:rsidRPr="00031945">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DE04.50.138.00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存胳带血情况标志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CGDXQKBZ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DE05.10.007.00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产后诊断</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CHZD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产后观察日期时间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CHGCRQSJ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产后检查时间（min)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CHJCJ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产后收缩压（mmHg)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CHSSY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产后舒张压（mmHg)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CHSZY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产后脉搏（次/min)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CHMBC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DE04.10.206.00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产后心率(次/min)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CHXLC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产后出血量（mL)</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CHCXL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产后宫缩</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CHGS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产后宫底高度（cm)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CHGDGD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DE04.10.257.00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产后膀胱充盈标志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CHBCYBZ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XSEXBDM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olor w:val="000000"/>
                <w:szCs w:val="21"/>
              </w:rPr>
              <w:t>GB/T2261.1—2003</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新生儿出生体重(g)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XSECSTZ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DE04.10.018.00</w:t>
            </w:r>
          </w:p>
        </w:tc>
        <w:tc>
          <w:tcPr>
            <w:tcW w:w="2160"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新生儿出生身高</w:t>
            </w:r>
            <w:r w:rsidRPr="003E4911">
              <w:rPr>
                <w:rFonts w:ascii="宋体" w:hAnsi="宋体" w:hint="eastAsia"/>
                <w:color w:val="000000"/>
                <w:szCs w:val="21"/>
              </w:rPr>
              <w:t>(cm)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XSECS</w:t>
            </w:r>
            <w:r>
              <w:rPr>
                <w:rFonts w:ascii="宋体" w:hAnsi="宋体" w:hint="eastAsia"/>
                <w:color w:val="000000"/>
                <w:szCs w:val="21"/>
              </w:rPr>
              <w:t>G</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DE05.10.168.00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产瘤大小</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CLDX</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Default="005213E8" w:rsidP="00512E3F">
            <w:r w:rsidRPr="006C3102">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产瘤部位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CLBW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Default="005213E8" w:rsidP="00512E3F">
            <w:r w:rsidRPr="006C3102">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Apgar评分间隔时间代码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PFJGSJDM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1、lmin；2、5min；3、10min</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DE05.10.001.00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Apgar评分值</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PFZ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分娩结局代码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FMJJDM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1、活产；2、死胎；3、死产</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新生儿异常情况代码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XSEYCQKDM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B93936">
            <w:pPr>
              <w:rPr>
                <w:rFonts w:ascii="宋体" w:hAnsi="宋体" w:cs="宋体"/>
                <w:color w:val="000000"/>
                <w:szCs w:val="21"/>
              </w:rPr>
            </w:pPr>
            <w:r w:rsidRPr="003E4911">
              <w:rPr>
                <w:rFonts w:ascii="宋体" w:hAnsi="宋体" w:hint="eastAsia"/>
                <w:color w:val="000000"/>
                <w:szCs w:val="21"/>
              </w:rPr>
              <w:t>见</w:t>
            </w:r>
            <w:r w:rsidR="00B93936">
              <w:rPr>
                <w:rFonts w:ascii="宋体" w:hAnsi="宋体" w:hint="eastAsia"/>
                <w:color w:val="000000"/>
                <w:szCs w:val="21"/>
              </w:rPr>
              <w:t>剖宫手术记录</w:t>
            </w:r>
            <w:r w:rsidRPr="003E4911">
              <w:rPr>
                <w:rFonts w:ascii="宋体" w:hAnsi="宋体" w:hint="eastAsia"/>
                <w:color w:val="000000"/>
                <w:szCs w:val="21"/>
              </w:rPr>
              <w:t>说明（1），</w:t>
            </w:r>
            <w:r w:rsidRPr="003E4911">
              <w:rPr>
                <w:rFonts w:ascii="宋体" w:hAnsi="宋体"/>
                <w:color w:val="000000"/>
                <w:szCs w:val="21"/>
              </w:rPr>
              <w:t>CV05.10.020</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接生人员签名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JSRYQM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接生人员</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JSRY</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手术医生签名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SSYSQM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手术医生</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SSYS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儿科医生签名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EKYSQM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儿科医生</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EKYS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记录人员签名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JLRYQM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Default="005213E8" w:rsidP="00512E3F">
            <w:r w:rsidRPr="005A3F0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记录人员</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JLRY</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vAlign w:val="center"/>
          </w:tcPr>
          <w:p w:rsidR="005213E8" w:rsidRDefault="005213E8" w:rsidP="00512E3F">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r>
        <w:rPr>
          <w:rFonts w:hint="eastAsia"/>
        </w:rPr>
        <w:t>说明：</w:t>
      </w:r>
    </w:p>
    <w:p w:rsidR="005213E8" w:rsidRDefault="005213E8" w:rsidP="00631648">
      <w:pPr>
        <w:numPr>
          <w:ilvl w:val="0"/>
          <w:numId w:val="14"/>
        </w:numPr>
        <w:rPr>
          <w:rFonts w:ascii="宋体" w:hAnsi="宋体"/>
          <w:color w:val="000000"/>
          <w:szCs w:val="21"/>
        </w:rPr>
      </w:pPr>
      <w:r w:rsidRPr="00BB7230">
        <w:rPr>
          <w:rFonts w:ascii="宋体" w:hAnsi="宋体" w:hint="eastAsia"/>
          <w:color w:val="000000"/>
          <w:szCs w:val="21"/>
        </w:rPr>
        <w:t>CV05.01.007胎方位代码表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5"/>
        <w:gridCol w:w="2841"/>
        <w:gridCol w:w="4151"/>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center"/>
          </w:tcPr>
          <w:p w:rsidR="005213E8" w:rsidRPr="00F73973" w:rsidRDefault="005213E8" w:rsidP="00512E3F">
            <w:pPr>
              <w:jc w:val="center"/>
              <w:rPr>
                <w:rFonts w:ascii="宋体" w:hAnsi="宋体" w:cs="宋体"/>
                <w:sz w:val="22"/>
              </w:rPr>
            </w:pPr>
            <w:r w:rsidRPr="00F73973">
              <w:rPr>
                <w:rFonts w:hint="eastAsia"/>
                <w:sz w:val="22"/>
              </w:rPr>
              <w:t>01</w:t>
            </w:r>
          </w:p>
        </w:tc>
        <w:tc>
          <w:tcPr>
            <w:tcW w:w="2934" w:type="dxa"/>
            <w:tcBorders>
              <w:top w:val="single" w:sz="12" w:space="0" w:color="auto"/>
            </w:tcBorders>
            <w:vAlign w:val="center"/>
          </w:tcPr>
          <w:p w:rsidR="005213E8" w:rsidRPr="00F73973" w:rsidRDefault="005213E8" w:rsidP="00512E3F">
            <w:pPr>
              <w:rPr>
                <w:rFonts w:ascii="宋体" w:hAnsi="宋体" w:cs="宋体"/>
                <w:sz w:val="22"/>
              </w:rPr>
            </w:pPr>
            <w:r w:rsidRPr="00F73973">
              <w:rPr>
                <w:rFonts w:hint="eastAsia"/>
                <w:sz w:val="22"/>
              </w:rPr>
              <w:t>左枕前（</w:t>
            </w:r>
            <w:r w:rsidRPr="00F73973">
              <w:rPr>
                <w:rFonts w:hint="eastAsia"/>
                <w:sz w:val="22"/>
              </w:rPr>
              <w:t>LOA</w:t>
            </w:r>
            <w:r w:rsidRPr="00F73973">
              <w:rPr>
                <w:rFonts w:hint="eastAsia"/>
                <w:sz w:val="22"/>
              </w:rPr>
              <w:t>）</w:t>
            </w:r>
          </w:p>
        </w:tc>
        <w:tc>
          <w:tcPr>
            <w:tcW w:w="4350" w:type="dxa"/>
            <w:tcBorders>
              <w:top w:val="single" w:sz="12" w:space="0" w:color="auto"/>
            </w:tcBorders>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02</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右枕前（</w:t>
            </w:r>
            <w:r w:rsidRPr="00F73973">
              <w:rPr>
                <w:rFonts w:hint="eastAsia"/>
                <w:sz w:val="22"/>
              </w:rPr>
              <w:t>ROA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03</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左枕后（</w:t>
            </w:r>
            <w:r w:rsidRPr="00F73973">
              <w:rPr>
                <w:rFonts w:hint="eastAsia"/>
                <w:sz w:val="22"/>
              </w:rPr>
              <w:t>LOP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04</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右枕后（</w:t>
            </w:r>
            <w:r w:rsidRPr="00F73973">
              <w:rPr>
                <w:rFonts w:hint="eastAsia"/>
                <w:sz w:val="22"/>
              </w:rPr>
              <w:t>ROP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05</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左枕横（</w:t>
            </w:r>
            <w:r w:rsidRPr="00F73973">
              <w:rPr>
                <w:rFonts w:hint="eastAsia"/>
                <w:sz w:val="22"/>
              </w:rPr>
              <w:t>LOT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06</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右枕横（</w:t>
            </w:r>
            <w:r w:rsidRPr="00F73973">
              <w:rPr>
                <w:rFonts w:hint="eastAsia"/>
                <w:sz w:val="22"/>
              </w:rPr>
              <w:t>ROT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07</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左颏前（</w:t>
            </w:r>
            <w:r w:rsidRPr="00F73973">
              <w:rPr>
                <w:rFonts w:hint="eastAsia"/>
                <w:sz w:val="22"/>
              </w:rPr>
              <w:t>LMA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08</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右颏前（</w:t>
            </w:r>
            <w:r w:rsidRPr="00F73973">
              <w:rPr>
                <w:rFonts w:hint="eastAsia"/>
                <w:sz w:val="22"/>
              </w:rPr>
              <w:t>RMA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09</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左颏后（</w:t>
            </w:r>
            <w:r w:rsidRPr="00F73973">
              <w:rPr>
                <w:rFonts w:hint="eastAsia"/>
                <w:sz w:val="22"/>
              </w:rPr>
              <w:t>LMP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10</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右颏后（</w:t>
            </w:r>
            <w:r w:rsidRPr="00F73973">
              <w:rPr>
                <w:rFonts w:hint="eastAsia"/>
                <w:sz w:val="22"/>
              </w:rPr>
              <w:t>RMP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11</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左颏横（</w:t>
            </w:r>
            <w:r w:rsidRPr="00F73973">
              <w:rPr>
                <w:rFonts w:hint="eastAsia"/>
                <w:sz w:val="22"/>
              </w:rPr>
              <w:t>LMT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12</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右颏横（</w:t>
            </w:r>
            <w:r w:rsidRPr="00F73973">
              <w:rPr>
                <w:rFonts w:hint="eastAsia"/>
                <w:sz w:val="22"/>
              </w:rPr>
              <w:t>RMT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13</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左骶前（</w:t>
            </w:r>
            <w:r w:rsidRPr="00F73973">
              <w:rPr>
                <w:rFonts w:hint="eastAsia"/>
                <w:sz w:val="22"/>
              </w:rPr>
              <w:t>LSA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14</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右骶前（</w:t>
            </w:r>
            <w:r w:rsidRPr="00F73973">
              <w:rPr>
                <w:rFonts w:hint="eastAsia"/>
                <w:sz w:val="22"/>
              </w:rPr>
              <w:t>RSA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15</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左骶后（</w:t>
            </w:r>
            <w:r w:rsidRPr="00F73973">
              <w:rPr>
                <w:rFonts w:hint="eastAsia"/>
                <w:sz w:val="22"/>
              </w:rPr>
              <w:t>LSP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16</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右骶后（</w:t>
            </w:r>
            <w:r w:rsidRPr="00F73973">
              <w:rPr>
                <w:rFonts w:hint="eastAsia"/>
                <w:sz w:val="22"/>
              </w:rPr>
              <w:t>RSP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17</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左骶横（</w:t>
            </w:r>
            <w:r w:rsidRPr="00F73973">
              <w:rPr>
                <w:rFonts w:hint="eastAsia"/>
                <w:sz w:val="22"/>
              </w:rPr>
              <w:t>LST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lastRenderedPageBreak/>
              <w:t>18</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右骶横（</w:t>
            </w:r>
            <w:r w:rsidRPr="00F73973">
              <w:rPr>
                <w:rFonts w:hint="eastAsia"/>
                <w:sz w:val="22"/>
              </w:rPr>
              <w:t>RST</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19</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左肩前（</w:t>
            </w:r>
            <w:r w:rsidRPr="00F73973">
              <w:rPr>
                <w:rFonts w:hint="eastAsia"/>
                <w:sz w:val="22"/>
              </w:rPr>
              <w:t>LScA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20</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右肩前（</w:t>
            </w:r>
            <w:r w:rsidRPr="00F73973">
              <w:rPr>
                <w:rFonts w:hint="eastAsia"/>
                <w:sz w:val="22"/>
              </w:rPr>
              <w:t>RscA</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21</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左肩后（</w:t>
            </w:r>
            <w:r w:rsidRPr="00F73973">
              <w:rPr>
                <w:rFonts w:hint="eastAsia"/>
                <w:sz w:val="22"/>
              </w:rPr>
              <w:t>LScP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22</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右肩后（</w:t>
            </w:r>
            <w:r w:rsidRPr="00F73973">
              <w:rPr>
                <w:rFonts w:hint="eastAsia"/>
                <w:sz w:val="22"/>
              </w:rPr>
              <w:t>RScP</w:t>
            </w:r>
            <w:r w:rsidRPr="00F73973">
              <w:rPr>
                <w:rFonts w:hint="eastAsia"/>
                <w:sz w:val="22"/>
              </w:rPr>
              <w:t>）</w:t>
            </w:r>
          </w:p>
        </w:tc>
        <w:tc>
          <w:tcPr>
            <w:tcW w:w="4350" w:type="dxa"/>
            <w:vAlign w:val="center"/>
          </w:tcPr>
          <w:p w:rsidR="005213E8" w:rsidRPr="00F73973" w:rsidRDefault="005213E8" w:rsidP="00512E3F">
            <w:pPr>
              <w:jc w:val="cente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99</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不详</w:t>
            </w:r>
          </w:p>
        </w:tc>
        <w:tc>
          <w:tcPr>
            <w:tcW w:w="4350" w:type="dxa"/>
            <w:vAlign w:val="center"/>
          </w:tcPr>
          <w:p w:rsidR="005213E8" w:rsidRPr="00F73973" w:rsidRDefault="005213E8" w:rsidP="00512E3F">
            <w:pPr>
              <w:jc w:val="center"/>
              <w:rPr>
                <w:rFonts w:ascii="宋体" w:hAnsi="宋体" w:cs="宋体"/>
                <w:sz w:val="22"/>
              </w:rPr>
            </w:pPr>
          </w:p>
        </w:tc>
      </w:tr>
    </w:tbl>
    <w:p w:rsidR="005213E8" w:rsidRDefault="005213E8" w:rsidP="005213E8">
      <w:pPr>
        <w:ind w:left="720"/>
        <w:rPr>
          <w:rFonts w:ascii="宋体" w:hAnsi="宋体"/>
          <w:color w:val="000000"/>
          <w:szCs w:val="21"/>
        </w:rPr>
      </w:pPr>
    </w:p>
    <w:p w:rsidR="005213E8" w:rsidRPr="00DD0A63" w:rsidRDefault="005213E8" w:rsidP="00631648">
      <w:pPr>
        <w:numPr>
          <w:ilvl w:val="0"/>
          <w:numId w:val="14"/>
        </w:numPr>
      </w:pPr>
      <w:r w:rsidRPr="00BB7230">
        <w:rPr>
          <w:rFonts w:ascii="宋体" w:hAnsi="宋体" w:hint="eastAsia"/>
          <w:color w:val="000000"/>
          <w:szCs w:val="21"/>
        </w:rPr>
        <w:t>CV05.01.010会阴裂伤情况代码表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7"/>
        <w:gridCol w:w="2826"/>
        <w:gridCol w:w="4164"/>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center"/>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center"/>
          </w:tcPr>
          <w:p w:rsidR="005213E8" w:rsidRPr="00F73973" w:rsidRDefault="005213E8" w:rsidP="00512E3F">
            <w:pPr>
              <w:rPr>
                <w:rFonts w:ascii="宋体" w:hAnsi="宋体" w:cs="宋体"/>
                <w:sz w:val="22"/>
              </w:rPr>
            </w:pPr>
            <w:r w:rsidRPr="00F73973">
              <w:rPr>
                <w:rFonts w:hint="eastAsia"/>
                <w:sz w:val="22"/>
              </w:rPr>
              <w:t>无裂伤</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Ⅰ°裂伤</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Ⅱ°裂伤</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Ⅲ°裂伤</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center"/>
          </w:tcPr>
          <w:p w:rsidR="005213E8" w:rsidRPr="00F73973" w:rsidRDefault="005213E8" w:rsidP="00512E3F">
            <w:pPr>
              <w:jc w:val="center"/>
              <w:rPr>
                <w:rFonts w:ascii="宋体" w:hAnsi="宋体" w:cs="宋体"/>
                <w:sz w:val="22"/>
              </w:rPr>
            </w:pPr>
            <w:r w:rsidRPr="00F73973">
              <w:rPr>
                <w:rFonts w:hint="eastAsia"/>
                <w:sz w:val="22"/>
              </w:rPr>
              <w:t>5</w:t>
            </w:r>
          </w:p>
        </w:tc>
        <w:tc>
          <w:tcPr>
            <w:tcW w:w="2934" w:type="dxa"/>
            <w:vAlign w:val="center"/>
          </w:tcPr>
          <w:p w:rsidR="005213E8" w:rsidRPr="00F73973" w:rsidRDefault="005213E8" w:rsidP="00512E3F">
            <w:pPr>
              <w:rPr>
                <w:rFonts w:ascii="宋体" w:hAnsi="宋体" w:cs="宋体"/>
                <w:sz w:val="22"/>
              </w:rPr>
            </w:pPr>
            <w:r w:rsidRPr="00F73973">
              <w:rPr>
                <w:rFonts w:hint="eastAsia"/>
                <w:sz w:val="22"/>
              </w:rPr>
              <w:t>会阴切开</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pPr>
    </w:p>
    <w:p w:rsidR="005213E8" w:rsidRPr="00E9140E" w:rsidRDefault="005213E8" w:rsidP="0049659C">
      <w:pPr>
        <w:pStyle w:val="3"/>
        <w:rPr>
          <w:rFonts w:ascii="宋体" w:hAnsi="宋体"/>
        </w:rPr>
      </w:pPr>
      <w:bookmarkStart w:id="295" w:name="_Toc429573900"/>
      <w:r w:rsidRPr="00E9140E">
        <w:rPr>
          <w:rFonts w:ascii="宋体" w:hAnsi="宋体" w:hint="eastAsia"/>
        </w:rPr>
        <w:t>剖宫产</w:t>
      </w:r>
      <w:r w:rsidRPr="00362555">
        <w:rPr>
          <w:rFonts w:hint="eastAsia"/>
        </w:rPr>
        <w:t>手术</w:t>
      </w:r>
      <w:r w:rsidRPr="00E9140E">
        <w:rPr>
          <w:rFonts w:ascii="宋体" w:hAnsi="宋体" w:hint="eastAsia"/>
        </w:rPr>
        <w:t>记录</w:t>
      </w:r>
      <w:r w:rsidRPr="001F7DF3">
        <w:rPr>
          <w:rFonts w:hint="eastAsia"/>
        </w:rPr>
        <w:t>（</w:t>
      </w:r>
      <w:r>
        <w:rPr>
          <w:rFonts w:hint="eastAsia"/>
        </w:rPr>
        <w:t>TB_EMR_PGCSSJL</w:t>
      </w:r>
      <w:r w:rsidRPr="001F7DF3">
        <w:rPr>
          <w:rFonts w:hint="eastAsia"/>
        </w:rPr>
        <w:t>）</w:t>
      </w:r>
      <w:bookmarkEnd w:id="295"/>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jc w:val="left"/>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w:t>
            </w:r>
            <w:r w:rsidRPr="003E4911">
              <w:rPr>
                <w:rFonts w:ascii="宋体" w:hAnsi="宋体" w:hint="eastAsia"/>
                <w:color w:val="000000"/>
                <w:szCs w:val="21"/>
              </w:rPr>
              <w:t>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WDDE98.00.023.00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sidRPr="00E9140E">
              <w:rPr>
                <w:rFonts w:ascii="宋体" w:hAnsi="宋体" w:hint="eastAsia"/>
              </w:rPr>
              <w:t>剖宫产手术记</w:t>
            </w:r>
            <w:r>
              <w:rPr>
                <w:rFonts w:ascii="宋体" w:hAnsi="宋体" w:hint="eastAsia"/>
              </w:rPr>
              <w:t>录流水号</w:t>
            </w:r>
          </w:p>
        </w:tc>
        <w:tc>
          <w:tcPr>
            <w:tcW w:w="1281" w:type="dxa"/>
            <w:tcBorders>
              <w:bottom w:val="single" w:sz="4" w:space="0" w:color="auto"/>
            </w:tcBorders>
            <w:shd w:val="clear" w:color="auto" w:fill="FFCC99"/>
            <w:vAlign w:val="center"/>
          </w:tcPr>
          <w:p w:rsidR="005213E8" w:rsidRPr="003E4911" w:rsidRDefault="005213E8" w:rsidP="00512E3F">
            <w:pPr>
              <w:jc w:val="left"/>
              <w:rPr>
                <w:rFonts w:ascii="宋体" w:hAnsi="宋体"/>
                <w:szCs w:val="21"/>
              </w:rPr>
            </w:pPr>
            <w:r>
              <w:rPr>
                <w:rFonts w:ascii="宋体" w:hAnsi="宋体" w:hint="eastAsia"/>
                <w:szCs w:val="21"/>
              </w:rPr>
              <w:t>PGCSSJLLSH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tcBorders>
              <w:bottom w:val="single" w:sz="4" w:space="0" w:color="auto"/>
            </w:tcBorders>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tcBorders>
              <w:bottom w:val="single" w:sz="4" w:space="0" w:color="auto"/>
            </w:tcBorders>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产妇姓名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CFXM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tcBorders>
              <w:bottom w:val="single" w:sz="4" w:space="0" w:color="auto"/>
            </w:tcBorders>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DE06.00.197.00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待产日期时间</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DCRQSJ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DE05.10.109.00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术前诊断</w:t>
            </w:r>
          </w:p>
        </w:tc>
        <w:tc>
          <w:tcPr>
            <w:tcW w:w="1281" w:type="dxa"/>
            <w:vAlign w:val="center"/>
          </w:tcPr>
          <w:p w:rsidR="005213E8" w:rsidRPr="003E4911" w:rsidRDefault="005213E8" w:rsidP="00512E3F">
            <w:pPr>
              <w:jc w:val="left"/>
              <w:rPr>
                <w:rFonts w:ascii="宋体" w:hAnsi="宋体" w:cs="宋体"/>
                <w:szCs w:val="21"/>
              </w:rPr>
            </w:pPr>
            <w:r w:rsidRPr="003E4911">
              <w:rPr>
                <w:rFonts w:ascii="宋体" w:hAnsi="宋体" w:hint="eastAsia"/>
                <w:szCs w:val="21"/>
              </w:rPr>
              <w:t>SQZD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必填</w:t>
            </w:r>
          </w:p>
        </w:tc>
        <w:tc>
          <w:tcPr>
            <w:tcW w:w="3260" w:type="dxa"/>
            <w:vAlign w:val="center"/>
          </w:tcPr>
          <w:p w:rsidR="005213E8" w:rsidRPr="003E4911" w:rsidRDefault="005213E8" w:rsidP="00512E3F">
            <w:pPr>
              <w:rPr>
                <w:rFonts w:ascii="宋体" w:hAnsi="宋体" w:cs="宋体"/>
                <w:szCs w:val="21"/>
              </w:rPr>
            </w:pPr>
          </w:p>
        </w:tc>
      </w:tr>
      <w:tr w:rsidR="005213E8" w:rsidRPr="000F6B02"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DE06.00.340.00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手术指征</w:t>
            </w:r>
          </w:p>
        </w:tc>
        <w:tc>
          <w:tcPr>
            <w:tcW w:w="1281" w:type="dxa"/>
            <w:vAlign w:val="center"/>
          </w:tcPr>
          <w:p w:rsidR="005213E8" w:rsidRPr="003E4911" w:rsidRDefault="005213E8" w:rsidP="00512E3F">
            <w:pPr>
              <w:jc w:val="left"/>
              <w:rPr>
                <w:rFonts w:ascii="宋体" w:hAnsi="宋体" w:cs="宋体"/>
                <w:szCs w:val="21"/>
              </w:rPr>
            </w:pPr>
            <w:r w:rsidRPr="003E4911">
              <w:rPr>
                <w:rFonts w:ascii="宋体" w:hAnsi="宋体" w:hint="eastAsia"/>
                <w:szCs w:val="21"/>
              </w:rPr>
              <w:t>SSZZ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szCs w:val="21"/>
              </w:rPr>
            </w:pPr>
          </w:p>
        </w:tc>
      </w:tr>
      <w:tr w:rsidR="005213E8" w:rsidRPr="000F6B02"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DE06.00.093.00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手术及操作编码</w:t>
            </w:r>
          </w:p>
        </w:tc>
        <w:tc>
          <w:tcPr>
            <w:tcW w:w="1281" w:type="dxa"/>
            <w:vAlign w:val="center"/>
          </w:tcPr>
          <w:p w:rsidR="005213E8" w:rsidRPr="003E4911" w:rsidRDefault="005213E8" w:rsidP="00512E3F">
            <w:pPr>
              <w:jc w:val="left"/>
              <w:rPr>
                <w:rFonts w:ascii="宋体" w:hAnsi="宋体" w:cs="宋体"/>
                <w:szCs w:val="21"/>
              </w:rPr>
            </w:pPr>
            <w:r w:rsidRPr="003E4911">
              <w:rPr>
                <w:rFonts w:ascii="宋体" w:hAnsi="宋体" w:hint="eastAsia"/>
                <w:szCs w:val="21"/>
              </w:rPr>
              <w:t>SSJCZBM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szCs w:val="21"/>
              </w:rPr>
            </w:pPr>
            <w:r w:rsidRPr="003E4911">
              <w:rPr>
                <w:rFonts w:ascii="宋体" w:hAnsi="宋体" w:hint="eastAsia"/>
                <w:szCs w:val="21"/>
              </w:rPr>
              <w:t>编码。</w:t>
            </w:r>
            <w:r w:rsidRPr="003E4911">
              <w:rPr>
                <w:rFonts w:ascii="宋体" w:hAnsi="宋体"/>
                <w:szCs w:val="21"/>
              </w:rPr>
              <w:t>ICD-9-CM-3</w:t>
            </w:r>
          </w:p>
        </w:tc>
      </w:tr>
      <w:tr w:rsidR="005213E8" w:rsidRPr="000F6B02"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DE06.00.221.00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手术开始日期时间</w:t>
            </w:r>
          </w:p>
        </w:tc>
        <w:tc>
          <w:tcPr>
            <w:tcW w:w="1281" w:type="dxa"/>
            <w:vAlign w:val="center"/>
          </w:tcPr>
          <w:p w:rsidR="005213E8" w:rsidRPr="003E4911" w:rsidRDefault="005213E8" w:rsidP="00512E3F">
            <w:pPr>
              <w:jc w:val="left"/>
              <w:rPr>
                <w:rFonts w:ascii="宋体" w:hAnsi="宋体" w:cs="宋体"/>
                <w:szCs w:val="21"/>
              </w:rPr>
            </w:pPr>
            <w:r w:rsidRPr="003E4911">
              <w:rPr>
                <w:rFonts w:ascii="宋体" w:hAnsi="宋体" w:hint="eastAsia"/>
                <w:szCs w:val="21"/>
              </w:rPr>
              <w:t>SSKSRQ</w:t>
            </w:r>
            <w:r>
              <w:rPr>
                <w:rFonts w:ascii="宋体" w:hAnsi="宋体" w:hint="eastAsia"/>
                <w:szCs w:val="21"/>
              </w:rPr>
              <w:t>S</w:t>
            </w:r>
            <w:r w:rsidRPr="003E4911">
              <w:rPr>
                <w:rFonts w:ascii="宋体" w:hAnsi="宋体" w:hint="eastAsia"/>
                <w:szCs w:val="21"/>
              </w:rPr>
              <w:t>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DE06.00.073.00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麻醉方法代码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MZFFDM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E2545B" w:rsidP="00512E3F">
            <w:pPr>
              <w:rPr>
                <w:rFonts w:ascii="宋体" w:hAnsi="宋体" w:cs="宋体"/>
                <w:color w:val="000000"/>
                <w:szCs w:val="21"/>
              </w:rPr>
            </w:pPr>
            <w:r>
              <w:rPr>
                <w:rFonts w:ascii="宋体" w:hAnsi="宋体" w:cs="宋体" w:hint="eastAsia"/>
                <w:color w:val="000000"/>
                <w:szCs w:val="21"/>
              </w:rPr>
              <w:t>见常见检查报告格式（7）</w:t>
            </w:r>
            <w:r w:rsidR="005213E8" w:rsidRPr="003E4911">
              <w:rPr>
                <w:rFonts w:ascii="宋体" w:hAnsi="宋体" w:cs="宋体" w:hint="eastAsia"/>
                <w:color w:val="000000"/>
                <w:szCs w:val="21"/>
              </w:rPr>
              <w:t>，CV06.00.103麻醉方法代码表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DE04.10.260.00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麻醉体位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MZTW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DE06.00.253.00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麻醉效果</w:t>
            </w:r>
          </w:p>
        </w:tc>
        <w:tc>
          <w:tcPr>
            <w:tcW w:w="1281" w:type="dxa"/>
            <w:tcBorders>
              <w:bottom w:val="single" w:sz="4" w:space="0" w:color="auto"/>
            </w:tcBorders>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MZXG</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Borders>
              <w:bottom w:val="single" w:sz="4" w:space="0" w:color="auto"/>
            </w:tcBorders>
          </w:tcPr>
          <w:p w:rsidR="005213E8" w:rsidRDefault="005213E8" w:rsidP="00512E3F">
            <w:r w:rsidRPr="00D46940">
              <w:rPr>
                <w:rFonts w:ascii="宋体" w:hAnsi="宋体" w:hint="eastAsia"/>
                <w:szCs w:val="21"/>
              </w:rPr>
              <w:t>可选</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DE05.10.063.00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剖宫产手术过程</w:t>
            </w:r>
          </w:p>
        </w:tc>
        <w:tc>
          <w:tcPr>
            <w:tcW w:w="1281" w:type="dxa"/>
            <w:tcBorders>
              <w:bottom w:val="single" w:sz="4" w:space="0" w:color="auto"/>
            </w:tcBorders>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PGCSSGC</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2000</w:t>
            </w:r>
          </w:p>
        </w:tc>
        <w:tc>
          <w:tcPr>
            <w:tcW w:w="709" w:type="dxa"/>
            <w:tcBorders>
              <w:bottom w:val="single" w:sz="4" w:space="0" w:color="auto"/>
            </w:tcBorders>
          </w:tcPr>
          <w:p w:rsidR="005213E8" w:rsidRDefault="005213E8" w:rsidP="00512E3F">
            <w:r w:rsidRPr="00D46940">
              <w:rPr>
                <w:rFonts w:ascii="宋体" w:hAnsi="宋体" w:hint="eastAsia"/>
                <w:szCs w:val="21"/>
              </w:rPr>
              <w:t>可选</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子宫情况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ZGQK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shd w:val="clear" w:color="auto" w:fill="auto"/>
          </w:tcPr>
          <w:p w:rsidR="005213E8" w:rsidRDefault="005213E8" w:rsidP="00512E3F">
            <w:r w:rsidRPr="00D46940">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DE05.10.173.00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胎儿娩出方式</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TEMCFS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shd w:val="clear" w:color="auto" w:fill="auto"/>
          </w:tcPr>
          <w:p w:rsidR="005213E8" w:rsidRDefault="005213E8" w:rsidP="00512E3F">
            <w:r w:rsidRPr="00D46940">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羊水性状</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YSXZ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shd w:val="clear" w:color="auto" w:fill="auto"/>
          </w:tcPr>
          <w:p w:rsidR="005213E8" w:rsidRDefault="005213E8" w:rsidP="00512E3F">
            <w:r w:rsidRPr="00D46940">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羊水量（mL)</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YS</w:t>
            </w:r>
            <w:r>
              <w:rPr>
                <w:rFonts w:ascii="宋体" w:hAnsi="宋体" w:hint="eastAsia"/>
                <w:color w:val="000000"/>
                <w:szCs w:val="21"/>
              </w:rPr>
              <w:t>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DE06.00.273.00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胎盘娩出日期时间</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TPMCRQSJ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shd w:val="clear" w:color="auto" w:fill="auto"/>
            <w:vAlign w:val="center"/>
          </w:tcPr>
          <w:p w:rsidR="005213E8" w:rsidRPr="003E4911" w:rsidRDefault="005213E8" w:rsidP="00512E3F">
            <w:pPr>
              <w:jc w:val="center"/>
              <w:rPr>
                <w:rFonts w:ascii="宋体" w:hAnsi="宋体" w:cs="宋体"/>
                <w:szCs w:val="21"/>
              </w:rPr>
            </w:pP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胎盘娩出情况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TPMCQK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shd w:val="clear" w:color="auto" w:fill="auto"/>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DE05.10.156.00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胎膜完整情况标志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TMZQKBZ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DE04.30.055.00</w:t>
            </w:r>
          </w:p>
        </w:tc>
        <w:tc>
          <w:tcPr>
            <w:tcW w:w="2160"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脐</w:t>
            </w:r>
            <w:r w:rsidRPr="003E4911">
              <w:rPr>
                <w:rFonts w:ascii="宋体" w:hAnsi="宋体" w:hint="eastAsia"/>
                <w:color w:val="000000"/>
                <w:szCs w:val="21"/>
              </w:rPr>
              <w:t>带长度（cm)</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ZDCD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shd w:val="clear" w:color="auto" w:fill="auto"/>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绕颈身(周）</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RJSZ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DE05.10.145.00</w:t>
            </w:r>
          </w:p>
        </w:tc>
        <w:tc>
          <w:tcPr>
            <w:tcW w:w="2160"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脐</w:t>
            </w:r>
            <w:r w:rsidRPr="003E4911">
              <w:rPr>
                <w:rFonts w:ascii="宋体" w:hAnsi="宋体" w:hint="eastAsia"/>
                <w:color w:val="000000"/>
                <w:szCs w:val="21"/>
              </w:rPr>
              <w:t>带异常情况描述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GDYCQKMS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DE04.50.138.00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存脐带血情况标志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CQDXQKBZ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子宫壁缝合情况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ZGBFHQK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宫缩剂名称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GSJMC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DE06.00.136.00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宫缩剂使用方法</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GSJSYFF</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手术用药</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SSYY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DE06.00.293.00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手术用药量</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SSYYL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腹腔探査子宫</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FQT</w:t>
            </w:r>
            <w:r>
              <w:rPr>
                <w:rFonts w:ascii="宋体" w:hAnsi="宋体" w:hint="eastAsia"/>
                <w:color w:val="000000"/>
                <w:szCs w:val="21"/>
              </w:rPr>
              <w:t>C</w:t>
            </w:r>
            <w:r w:rsidRPr="003E4911">
              <w:rPr>
                <w:rFonts w:ascii="宋体" w:hAnsi="宋体" w:hint="eastAsia"/>
                <w:color w:val="000000"/>
                <w:szCs w:val="21"/>
              </w:rPr>
              <w:t>ZG</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DE04.10.042.00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腹腔探査附件</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FQT</w:t>
            </w:r>
            <w:r>
              <w:rPr>
                <w:rFonts w:ascii="宋体" w:hAnsi="宋体" w:hint="eastAsia"/>
                <w:color w:val="000000"/>
                <w:szCs w:val="21"/>
              </w:rPr>
              <w:t>C</w:t>
            </w:r>
            <w:r w:rsidRPr="003E4911">
              <w:rPr>
                <w:rFonts w:ascii="宋体" w:hAnsi="宋体" w:hint="eastAsia"/>
                <w:color w:val="000000"/>
                <w:szCs w:val="21"/>
              </w:rPr>
              <w:t>FJ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Pr>
          <w:p w:rsidR="005213E8" w:rsidRDefault="005213E8" w:rsidP="00512E3F">
            <w:r w:rsidRPr="009D408D">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宫腔探查异常情况描述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GQTCYCQK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tcPr>
          <w:p w:rsidR="005213E8" w:rsidRDefault="005213E8" w:rsidP="00512E3F">
            <w:r w:rsidRPr="009D408D">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DE04.30.052.00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宫腔探査处理情况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GQTC</w:t>
            </w:r>
            <w:r>
              <w:rPr>
                <w:rFonts w:ascii="宋体" w:hAnsi="宋体" w:hint="eastAsia"/>
                <w:color w:val="000000"/>
                <w:szCs w:val="21"/>
              </w:rPr>
              <w:t>C</w:t>
            </w:r>
            <w:r w:rsidRPr="003E4911">
              <w:rPr>
                <w:rFonts w:ascii="宋体" w:hAnsi="宋体" w:hint="eastAsia"/>
                <w:color w:val="000000"/>
                <w:szCs w:val="21"/>
              </w:rPr>
              <w:t>LQK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Pr>
          <w:p w:rsidR="005213E8" w:rsidRDefault="005213E8" w:rsidP="00512E3F">
            <w:r w:rsidRPr="009D408D">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DE05.10.134.00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手术时产妇情况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SSSCFQK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tcPr>
          <w:p w:rsidR="005213E8" w:rsidRDefault="005213E8" w:rsidP="00512E3F">
            <w:r w:rsidRPr="009D408D">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DE06.00.097.00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出血量(mL)</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CXL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DE06.00.262.00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输血成分</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SXCF</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输血量（mL)</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SXL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DE06.00.268.00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输液量（mL)</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SYL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供氧时间（min)</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GYSJ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其他用药</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QTYY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DE06.00.179.00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其他用药情况</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QTYYQK</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手术结束日期时间</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SSJSRQSJ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DE06.00.259.00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手术全程时间（min)</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SSQCSJ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DE05.10.007.00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术后诊断</w:t>
            </w:r>
          </w:p>
        </w:tc>
        <w:tc>
          <w:tcPr>
            <w:tcW w:w="1281" w:type="dxa"/>
            <w:vAlign w:val="center"/>
          </w:tcPr>
          <w:p w:rsidR="005213E8" w:rsidRPr="003E4911" w:rsidRDefault="005213E8" w:rsidP="00512E3F">
            <w:pPr>
              <w:jc w:val="left"/>
              <w:rPr>
                <w:rFonts w:ascii="宋体" w:hAnsi="宋体" w:cs="宋体"/>
                <w:szCs w:val="21"/>
              </w:rPr>
            </w:pPr>
            <w:r w:rsidRPr="003E4911">
              <w:rPr>
                <w:rFonts w:ascii="宋体" w:hAnsi="宋体" w:hint="eastAsia"/>
                <w:szCs w:val="21"/>
              </w:rPr>
              <w:t>SHZD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术后观察日期时间</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SHGCRQSJ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DE04.10.246.00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术后检查时间（min)</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SHJCSJ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术后收缩压（mmHg)</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SHSSY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术后舒张压（mmHg)</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SHSZY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术后脉搏（次/min)</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SHMBC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DE04.10.206.00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术后心率（次/min)</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SHXLC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术后出血量（mL)</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SHCXL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DE04.10.245.00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术后宫缩</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SHGS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术后宫底高度(cm)</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SHGDGD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新生儿性别代码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XSEXBDM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GB/T2261.1—2003</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新生儿出生体重(g)</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XSECSTZ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DE04.10.018.00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新生儿出生身长（cm)</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XSECSSC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产痛大小</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CTDX</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Pr>
          <w:p w:rsidR="005213E8" w:rsidRDefault="005213E8" w:rsidP="00512E3F">
            <w:r w:rsidRPr="00354CE3">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产痫部位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C</w:t>
            </w:r>
            <w:r>
              <w:rPr>
                <w:rFonts w:ascii="宋体" w:hAnsi="宋体" w:hint="eastAsia"/>
                <w:color w:val="000000"/>
                <w:szCs w:val="21"/>
              </w:rPr>
              <w:t>X</w:t>
            </w:r>
            <w:r w:rsidRPr="003E4911">
              <w:rPr>
                <w:rFonts w:ascii="宋体" w:hAnsi="宋体" w:hint="eastAsia"/>
                <w:color w:val="000000"/>
                <w:szCs w:val="21"/>
              </w:rPr>
              <w:t>BW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w:t>
            </w:r>
          </w:p>
        </w:tc>
        <w:tc>
          <w:tcPr>
            <w:tcW w:w="709" w:type="dxa"/>
          </w:tcPr>
          <w:p w:rsidR="005213E8" w:rsidRDefault="005213E8" w:rsidP="00512E3F">
            <w:r w:rsidRPr="00354CE3">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DE06.00.215.00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Apgar评分间隔时间代码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PFJGSJDM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olor w:val="000000"/>
                <w:szCs w:val="21"/>
              </w:rPr>
              <w:t>1</w:t>
            </w:r>
            <w:r w:rsidRPr="003E4911">
              <w:rPr>
                <w:rFonts w:ascii="宋体" w:hAnsi="宋体" w:hint="eastAsia"/>
                <w:color w:val="000000"/>
                <w:szCs w:val="21"/>
              </w:rPr>
              <w:t>、</w:t>
            </w:r>
            <w:r w:rsidRPr="003E4911">
              <w:rPr>
                <w:rFonts w:ascii="宋体" w:hAnsi="宋体"/>
                <w:color w:val="000000"/>
                <w:szCs w:val="21"/>
              </w:rPr>
              <w:t>1min</w:t>
            </w:r>
            <w:r w:rsidRPr="003E4911">
              <w:rPr>
                <w:rFonts w:ascii="宋体" w:hAnsi="宋体" w:hint="eastAsia"/>
                <w:color w:val="000000"/>
                <w:szCs w:val="21"/>
              </w:rPr>
              <w:t>；</w:t>
            </w:r>
            <w:r w:rsidRPr="003E4911">
              <w:rPr>
                <w:rFonts w:ascii="宋体" w:hAnsi="宋体"/>
                <w:color w:val="000000"/>
                <w:szCs w:val="21"/>
              </w:rPr>
              <w:t>2</w:t>
            </w:r>
            <w:r w:rsidRPr="003E4911">
              <w:rPr>
                <w:rFonts w:ascii="宋体" w:hAnsi="宋体" w:hint="eastAsia"/>
                <w:color w:val="000000"/>
                <w:szCs w:val="21"/>
              </w:rPr>
              <w:t>、</w:t>
            </w:r>
            <w:r w:rsidRPr="003E4911">
              <w:rPr>
                <w:rFonts w:ascii="宋体" w:hAnsi="宋体"/>
                <w:color w:val="000000"/>
                <w:szCs w:val="21"/>
              </w:rPr>
              <w:t>5min</w:t>
            </w:r>
            <w:r w:rsidRPr="003E4911">
              <w:rPr>
                <w:rFonts w:ascii="宋体" w:hAnsi="宋体" w:hint="eastAsia"/>
                <w:color w:val="000000"/>
                <w:szCs w:val="21"/>
              </w:rPr>
              <w:t>；</w:t>
            </w:r>
            <w:r w:rsidRPr="003E4911">
              <w:rPr>
                <w:rFonts w:ascii="宋体" w:hAnsi="宋体"/>
                <w:color w:val="000000"/>
                <w:szCs w:val="21"/>
              </w:rPr>
              <w:t>3</w:t>
            </w:r>
            <w:r w:rsidRPr="003E4911">
              <w:rPr>
                <w:rFonts w:ascii="宋体" w:hAnsi="宋体" w:hint="eastAsia"/>
                <w:color w:val="000000"/>
                <w:szCs w:val="21"/>
              </w:rPr>
              <w:t>、</w:t>
            </w:r>
            <w:r w:rsidRPr="003E4911">
              <w:rPr>
                <w:rFonts w:ascii="宋体" w:hAnsi="宋体"/>
                <w:color w:val="000000"/>
                <w:szCs w:val="21"/>
              </w:rPr>
              <w:t>10min</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DE05.10.001.00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Apgar评分值</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PFZ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分娩结局代码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FMJJDM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1、活产；2、死胎；3、死产</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DE05.10.160.00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新生儿异常情况代码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XSEYCDM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见说明（1），</w:t>
            </w:r>
            <w:r w:rsidRPr="003E4911">
              <w:rPr>
                <w:rFonts w:ascii="宋体" w:hAnsi="宋体" w:cs="宋体"/>
                <w:color w:val="000000"/>
                <w:szCs w:val="21"/>
              </w:rPr>
              <w:t>CV05.10.020</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手术医生签名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SSYSQM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手术医生</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SSYS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麻醉医生签名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MZYSQM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麻醉医生</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MZYS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器械护士签名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QXHSQM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器械护士</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QXHS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手术助手签名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SSZSQM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手术助手</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SSZS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儿科医生签名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EKYSQM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儿科医生</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EKYS</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记录人员签名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JLRYQM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8E60ED">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hint="eastAsia"/>
                <w:color w:val="000000"/>
                <w:szCs w:val="21"/>
              </w:rPr>
              <w:t>记录人员</w:t>
            </w:r>
            <w:r>
              <w:rPr>
                <w:rFonts w:ascii="宋体" w:hAnsi="宋体" w:cs="宋体" w:hint="eastAsia"/>
                <w:color w:val="000000"/>
                <w:kern w:val="0"/>
                <w:szCs w:val="21"/>
              </w:rPr>
              <w:t>工号</w:t>
            </w:r>
          </w:p>
        </w:tc>
        <w:tc>
          <w:tcPr>
            <w:tcW w:w="1281" w:type="dxa"/>
            <w:vAlign w:val="center"/>
          </w:tcPr>
          <w:p w:rsidR="005213E8" w:rsidRPr="003E4911" w:rsidRDefault="005213E8" w:rsidP="00512E3F">
            <w:pPr>
              <w:widowControl/>
              <w:jc w:val="left"/>
              <w:rPr>
                <w:rFonts w:ascii="宋体" w:hAnsi="宋体" w:cs="宋体"/>
                <w:kern w:val="0"/>
                <w:szCs w:val="21"/>
              </w:rPr>
            </w:pPr>
            <w:r w:rsidRPr="003E4911">
              <w:rPr>
                <w:rFonts w:ascii="宋体" w:hAnsi="宋体" w:hint="eastAsia"/>
                <w:color w:val="000000"/>
                <w:szCs w:val="21"/>
              </w:rPr>
              <w:t>JLRY</w:t>
            </w:r>
            <w:r>
              <w:rPr>
                <w:rFonts w:ascii="宋体" w:hAnsi="宋体" w:cs="宋体" w:hint="eastAsia"/>
                <w:kern w:val="0"/>
                <w:szCs w:val="21"/>
              </w:rPr>
              <w:t>GH</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16</w:t>
            </w:r>
          </w:p>
        </w:tc>
        <w:tc>
          <w:tcPr>
            <w:tcW w:w="709" w:type="dxa"/>
          </w:tcPr>
          <w:p w:rsidR="005213E8" w:rsidRDefault="005213E8" w:rsidP="00512E3F">
            <w:r w:rsidRPr="006612B2">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Default="005213E8" w:rsidP="005213E8">
      <w:r>
        <w:rPr>
          <w:rFonts w:hint="eastAsia"/>
        </w:rPr>
        <w:t>说明：</w:t>
      </w:r>
    </w:p>
    <w:p w:rsidR="005213E8" w:rsidRDefault="005213E8" w:rsidP="00631648">
      <w:pPr>
        <w:numPr>
          <w:ilvl w:val="0"/>
          <w:numId w:val="13"/>
        </w:numPr>
        <w:rPr>
          <w:rFonts w:ascii="宋体" w:hAnsi="宋体" w:cs="宋体"/>
          <w:color w:val="000000"/>
          <w:szCs w:val="21"/>
        </w:rPr>
      </w:pPr>
      <w:r w:rsidRPr="00BB7230">
        <w:rPr>
          <w:rFonts w:ascii="宋体" w:hAnsi="宋体" w:cs="宋体"/>
          <w:color w:val="000000"/>
          <w:szCs w:val="21"/>
        </w:rPr>
        <w:t>CV05.10.020</w:t>
      </w:r>
      <w:r>
        <w:rPr>
          <w:rFonts w:ascii="宋体" w:hAnsi="宋体" w:cs="宋体" w:hint="eastAsia"/>
          <w:color w:val="000000"/>
          <w:szCs w:val="21"/>
        </w:rPr>
        <w:t>新生儿异常情况代码表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无</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早期新生儿死亡</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lastRenderedPageBreak/>
              <w:t>3</w:t>
            </w:r>
          </w:p>
        </w:tc>
        <w:tc>
          <w:tcPr>
            <w:tcW w:w="2934" w:type="dxa"/>
            <w:vAlign w:val="bottom"/>
          </w:tcPr>
          <w:p w:rsidR="005213E8" w:rsidRPr="00F73973" w:rsidRDefault="005213E8" w:rsidP="00512E3F">
            <w:pPr>
              <w:rPr>
                <w:rFonts w:ascii="宋体" w:hAnsi="宋体" w:cs="宋体"/>
                <w:sz w:val="22"/>
              </w:rPr>
            </w:pPr>
            <w:r>
              <w:rPr>
                <w:rFonts w:hint="eastAsia"/>
                <w:sz w:val="22"/>
              </w:rPr>
              <w:t>畸形</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早产</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5</w:t>
            </w:r>
          </w:p>
        </w:tc>
        <w:tc>
          <w:tcPr>
            <w:tcW w:w="2934" w:type="dxa"/>
            <w:vAlign w:val="bottom"/>
          </w:tcPr>
          <w:p w:rsidR="005213E8" w:rsidRPr="00F73973" w:rsidRDefault="005213E8" w:rsidP="00512E3F">
            <w:pPr>
              <w:rPr>
                <w:rFonts w:ascii="宋体" w:hAnsi="宋体" w:cs="宋体"/>
                <w:sz w:val="22"/>
              </w:rPr>
            </w:pPr>
            <w:r>
              <w:rPr>
                <w:rFonts w:hint="eastAsia"/>
                <w:sz w:val="22"/>
              </w:rPr>
              <w:t>窒息</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sz w:val="22"/>
              </w:rPr>
            </w:pPr>
            <w:r>
              <w:rPr>
                <w:rFonts w:hint="eastAsia"/>
                <w:sz w:val="22"/>
              </w:rPr>
              <w:t>6</w:t>
            </w:r>
          </w:p>
        </w:tc>
        <w:tc>
          <w:tcPr>
            <w:tcW w:w="2934" w:type="dxa"/>
            <w:vAlign w:val="bottom"/>
          </w:tcPr>
          <w:p w:rsidR="005213E8" w:rsidRDefault="005213E8" w:rsidP="00512E3F">
            <w:pPr>
              <w:rPr>
                <w:sz w:val="22"/>
              </w:rPr>
            </w:pPr>
            <w:r>
              <w:rPr>
                <w:rFonts w:hint="eastAsia"/>
                <w:sz w:val="22"/>
              </w:rPr>
              <w:t>低出生体重</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9</w:t>
            </w:r>
          </w:p>
        </w:tc>
        <w:tc>
          <w:tcPr>
            <w:tcW w:w="2934" w:type="dxa"/>
            <w:vAlign w:val="bottom"/>
          </w:tcPr>
          <w:p w:rsidR="005213E8" w:rsidRPr="00F73973" w:rsidRDefault="005213E8" w:rsidP="00512E3F">
            <w:pPr>
              <w:rPr>
                <w:rFonts w:ascii="宋体" w:hAnsi="宋体" w:cs="宋体"/>
                <w:sz w:val="22"/>
              </w:rPr>
            </w:pPr>
            <w:r>
              <w:rPr>
                <w:rFonts w:ascii="宋体" w:hAnsi="宋体" w:cs="宋体"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pPr>
    </w:p>
    <w:p w:rsidR="005213E8" w:rsidRPr="00362555" w:rsidRDefault="005213E8" w:rsidP="0049659C">
      <w:pPr>
        <w:pStyle w:val="2"/>
      </w:pPr>
      <w:bookmarkStart w:id="296" w:name="_Toc429573901"/>
      <w:r w:rsidRPr="00362555">
        <w:rPr>
          <w:rFonts w:hint="eastAsia"/>
        </w:rPr>
        <w:t>护理操作记录</w:t>
      </w:r>
      <w:bookmarkEnd w:id="296"/>
    </w:p>
    <w:p w:rsidR="005213E8" w:rsidRPr="004E32DC" w:rsidRDefault="005213E8" w:rsidP="005213E8">
      <w:pPr>
        <w:rPr>
          <w:b/>
        </w:rPr>
      </w:pPr>
      <w:r w:rsidRPr="004E32DC">
        <w:rPr>
          <w:rFonts w:hint="eastAsia"/>
          <w:b/>
        </w:rPr>
        <w:t>护理操作关系如下图：</w:t>
      </w:r>
    </w:p>
    <w:p w:rsidR="005213E8" w:rsidRPr="004E3FEE" w:rsidRDefault="00375C9C" w:rsidP="005213E8">
      <w:r>
        <w:pict>
          <v:group id="_x0000_s1062" editas="canvas" style="width:415.3pt;height:337.85pt;mso-position-horizontal-relative:char;mso-position-vertical-relative:line" coordorigin="1800,1000" coordsize="8306,6757">
            <o:lock v:ext="edit" aspectratio="t"/>
            <v:shape id="_x0000_s1063" type="#_x0000_t75" style="position:absolute;left:1800;top:1000;width:8306;height:6757" o:preferrelative="f">
              <v:fill o:detectmouseclick="t"/>
              <v:path o:extrusionok="t" o:connecttype="none"/>
              <o:lock v:ext="edit" text="t"/>
            </v:shape>
            <v:shape id="_x0000_s1064" type="#_x0000_t32" style="position:absolute;left:2715;top:5203;width:1657;height:95;flip:y" o:connectortype="straight">
              <v:stroke endarrow="block"/>
            </v:shape>
            <v:rect id="_x0000_s1065" style="position:absolute;left:1920;top:4779;width:795;height:1037" fillcolor="#b2a1c7" strokecolor="#b2a1c7" strokeweight="1pt">
              <v:fill color2="#e5dfec" angle="-45" focus="-50%" type="gradient"/>
              <v:shadow on="t" type="perspective" color="#3f3151" opacity=".5" offset="1pt" offset2="-3pt"/>
              <v:textbox style="mso-next-textbox:#_x0000_s1065">
                <w:txbxContent>
                  <w:p w:rsidR="008F7C35" w:rsidRDefault="008F7C35" w:rsidP="005213E8">
                    <w:r>
                      <w:rPr>
                        <w:rFonts w:hint="eastAsia"/>
                      </w:rPr>
                      <w:t>入院记录表</w:t>
                    </w:r>
                  </w:p>
                </w:txbxContent>
              </v:textbox>
            </v:rect>
            <v:rect id="_x0000_s1066" style="position:absolute;left:4027;top:3920;width:2220;height:525" fillcolor="#fabf8f" strokecolor="#fabf8f" strokeweight="1pt">
              <v:fill color2="#fde9d9" angle="-45" focus="-50%" type="gradient"/>
              <v:shadow on="t" type="perspective" color="#974706" opacity=".5" offset="1pt" offset2="-3pt"/>
              <v:textbox style="mso-next-textbox:#_x0000_s1066">
                <w:txbxContent>
                  <w:p w:rsidR="008F7C35" w:rsidRDefault="008F7C35" w:rsidP="005213E8">
                    <w:r>
                      <w:rPr>
                        <w:rFonts w:hint="eastAsia"/>
                      </w:rPr>
                      <w:t>病危（重）护理记录</w:t>
                    </w:r>
                  </w:p>
                </w:txbxContent>
              </v:textbox>
            </v:rect>
            <v:rect id="_x0000_s1067" style="position:absolute;left:6929;top:1149;width:1171;height:786" fillcolor="#fabf8f" strokecolor="#fabf8f" strokeweight="1pt">
              <v:fill color2="#fde9d9" angle="-45" focus="-50%" type="gradient"/>
              <v:shadow on="t" type="perspective" color="#974706" opacity=".5" offset="1pt" offset2="-3pt"/>
              <v:textbox style="mso-next-textbox:#_x0000_s1067">
                <w:txbxContent>
                  <w:p w:rsidR="008F7C35" w:rsidRDefault="008F7C35" w:rsidP="005213E8">
                    <w:r>
                      <w:rPr>
                        <w:rFonts w:hint="eastAsia"/>
                      </w:rPr>
                      <w:t>生命体征测量记录</w:t>
                    </w:r>
                  </w:p>
                </w:txbxContent>
              </v:textbox>
            </v:rect>
            <v:rect id="_x0000_s1068" style="position:absolute;left:4237;top:6595;width:2048;height:525" fillcolor="#fabf8f" strokecolor="#fabf8f" strokeweight="1pt">
              <v:fill color2="#fde9d9" angle="-45" focus="-50%" type="gradient"/>
              <v:shadow on="t" type="perspective" color="#974706" opacity=".5" offset="1pt" offset2="-3pt"/>
              <v:textbox style="mso-next-textbox:#_x0000_s1068">
                <w:txbxContent>
                  <w:p w:rsidR="008F7C35" w:rsidRDefault="008F7C35" w:rsidP="005213E8">
                    <w:r>
                      <w:rPr>
                        <w:rFonts w:hint="eastAsia"/>
                      </w:rPr>
                      <w:t>高值耗材使用记录</w:t>
                    </w:r>
                  </w:p>
                </w:txbxContent>
              </v:textbox>
            </v:rect>
            <v:rect id="_x0000_s1069" style="position:absolute;left:4372;top:4940;width:1583;height:525" fillcolor="#fabf8f" strokecolor="#fabf8f" strokeweight="1pt">
              <v:fill color2="#fde9d9" angle="-45" focus="-50%" type="gradient"/>
              <v:shadow on="t" type="perspective" color="#974706" opacity=".5" offset="1pt" offset2="-3pt"/>
              <v:textbox style="mso-next-textbox:#_x0000_s1069">
                <w:txbxContent>
                  <w:p w:rsidR="008F7C35" w:rsidRDefault="008F7C35" w:rsidP="005213E8">
                    <w:r>
                      <w:rPr>
                        <w:rFonts w:hint="eastAsia"/>
                      </w:rPr>
                      <w:t>手术护理记录</w:t>
                    </w:r>
                  </w:p>
                </w:txbxContent>
              </v:textbox>
            </v:rect>
            <v:shape id="_x0000_s1070" type="#_x0000_t32" style="position:absolute;left:2715;top:4183;width:1312;height:1115;flip:y" o:connectortype="straight">
              <v:stroke endarrow="block"/>
            </v:shape>
            <v:shape id="_x0000_s1071" type="#_x0000_t32" style="position:absolute;left:2715;top:5298;width:1522;height:1560" o:connectortype="straight">
              <v:stroke endarrow="block"/>
            </v:shape>
            <v:shape id="_x0000_s1072" type="#_x0000_t32" style="position:absolute;left:2715;top:5298;width:1702;height:707" o:connectortype="straight">
              <v:stroke endarrow="block"/>
            </v:shape>
            <v:rect id="_x0000_s1073" style="position:absolute;left:4417;top:5742;width:1418;height:525" fillcolor="#fabf8f" strokecolor="#fabf8f" strokeweight="1pt">
              <v:fill color2="#fde9d9" angle="-45" focus="-50%" type="gradient"/>
              <v:shadow on="t" type="perspective" color="#974706" opacity=".5" offset="1pt" offset2="-3pt"/>
              <v:textbox style="mso-next-textbox:#_x0000_s1073">
                <w:txbxContent>
                  <w:p w:rsidR="008F7C35" w:rsidRDefault="008F7C35" w:rsidP="005213E8">
                    <w:r>
                      <w:rPr>
                        <w:rFonts w:hint="eastAsia"/>
                      </w:rPr>
                      <w:t>出入量记录</w:t>
                    </w:r>
                  </w:p>
                </w:txbxContent>
              </v:textbox>
            </v:rect>
            <v:shape id="_x0000_s1074" type="#_x0000_t32" style="position:absolute;left:8100;top:1542;width:341;height:1093" o:connectortype="straight">
              <v:stroke endarrow="block"/>
            </v:shape>
            <v:shape id="_x0000_s1075" type="#_x0000_t32" style="position:absolute;left:2715;top:3377;width:1342;height:1921;flip:y" o:connectortype="straight">
              <v:stroke endarrow="block"/>
            </v:shape>
            <v:shape id="_x0000_s1076" type="#_x0000_t32" style="position:absolute;left:5955;top:2635;width:2486;height:2568;flip:y" o:connectortype="straight">
              <v:stroke endarrow="block"/>
            </v:shape>
            <v:shape id="_x0000_s1077" type="#_x0000_t32" style="position:absolute;left:5955;top:5203;width:2362;height:291" o:connectortype="straight">
              <v:stroke endarrow="block"/>
            </v:shape>
            <v:shape id="_x0000_s1078" type="#_x0000_t32" style="position:absolute;left:5835;top:3980;width:2606;height:2025;flip:y" o:connectortype="straight">
              <v:stroke endarrow="block"/>
            </v:shape>
            <v:rect id="_x0000_s1080" style="position:absolute;left:4057;top:3114;width:1665;height:525" fillcolor="#fabf8f" strokecolor="#fabf8f" strokeweight="1pt">
              <v:fill color2="#fde9d9" angle="-45" focus="-50%" type="gradient"/>
              <v:shadow on="t" type="perspective" color="#974706" opacity=".5" offset="1pt" offset2="-3pt"/>
              <v:textbox style="mso-next-textbox:#_x0000_s1080">
                <w:txbxContent>
                  <w:p w:rsidR="008F7C35" w:rsidRDefault="008F7C35" w:rsidP="005213E8">
                    <w:r>
                      <w:rPr>
                        <w:rFonts w:hint="eastAsia"/>
                      </w:rPr>
                      <w:t>一般护理记录</w:t>
                    </w:r>
                  </w:p>
                </w:txbxContent>
              </v:textbox>
            </v:rect>
            <v:rect id="_x0000_s1081" style="position:absolute;left:8317;top:5231;width:1665;height:525" fillcolor="#b2a1c7" strokecolor="#b2a1c7" strokeweight="1pt">
              <v:fill color2="#e5dfec" angle="-45" focus="-50%" type="gradient"/>
              <v:shadow on="t" type="perspective" color="#3f3151" opacity=".5" offset="1pt" offset2="-3pt"/>
              <v:textbox style="mso-next-textbox:#_x0000_s1081">
                <w:txbxContent>
                  <w:p w:rsidR="008F7C35" w:rsidRDefault="008F7C35" w:rsidP="005213E8">
                    <w:r>
                      <w:rPr>
                        <w:rFonts w:hint="eastAsia"/>
                      </w:rPr>
                      <w:t>手术明细表</w:t>
                    </w:r>
                  </w:p>
                </w:txbxContent>
              </v:textbox>
            </v:rect>
            <v:rect id="_x0000_s1083" style="position:absolute;left:7966;top:7031;width:1911;height:525" fillcolor="#b2a1c7" strokecolor="#b2a1c7" strokeweight="1pt">
              <v:fill color2="#e5dfec" angle="-45" focus="-50%" type="gradient"/>
              <v:shadow on="t" type="perspective" color="#3f3151" opacity=".5" offset="1pt" offset2="-3pt"/>
              <v:textbox style="mso-next-textbox:#_x0000_s1083">
                <w:txbxContent>
                  <w:p w:rsidR="008F7C35" w:rsidRDefault="008F7C35" w:rsidP="005213E8">
                    <w:r>
                      <w:rPr>
                        <w:rFonts w:hint="eastAsia"/>
                      </w:rPr>
                      <w:t>住院医嘱明细表</w:t>
                    </w:r>
                  </w:p>
                </w:txbxContent>
              </v:textbox>
            </v:rect>
            <v:shape id="_x0000_s1084" type="#_x0000_t32" style="position:absolute;left:5835;top:6005;width:2131;height:1289" o:connectortype="straight">
              <v:stroke endarrow="block"/>
            </v:shape>
            <v:shape id="_x0000_s1085" type="#_x0000_t202" style="position:absolute;left:3600;top:3584;width:946;height:436" filled="f" stroked="f">
              <v:textbox style="mso-next-textbox:#_x0000_s108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86" type="#_x0000_t202" style="position:absolute;left:3600;top:4445;width:946;height:436" filled="f" stroked="f">
              <v:textbox style="mso-next-textbox:#_x0000_s108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87" type="#_x0000_t202" style="position:absolute;left:3600;top:5231;width:946;height:436" filled="f" stroked="f">
              <v:textbox style="mso-next-textbox:#_x0000_s108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88" type="#_x0000_t202" style="position:absolute;left:3600;top:5928;width:946;height:436" filled="f" stroked="f">
              <v:textbox style="mso-next-textbox:#_x0000_s108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89" type="#_x0000_t202" style="position:absolute;left:7641;top:3272;width:946;height:436" filled="f" stroked="f">
              <v:textbox style="mso-next-textbox:#_x0000_s108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0" type="#_x0000_t202" style="position:absolute;left:7020;top:3708;width:946;height:436" filled="f" stroked="f">
              <v:textbox style="mso-next-textbox:#_x0000_s109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1" type="#_x0000_t202" style="position:absolute;left:7296;top:6463;width:946;height:436" filled="f" stroked="f">
              <v:textbox style="mso-next-textbox:#_x0000_s109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3" type="#_x0000_t202" style="position:absolute;left:7495;top:5029;width:946;height:436" filled="f" stroked="f">
              <v:textbox style="mso-next-textbox:#_x0000_s109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4" type="#_x0000_t202" style="position:absolute;left:7154;top:4242;width:946;height:436" filled="f" stroked="f">
              <v:textbox style="mso-next-textbox:#_x0000_s109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5" type="#_x0000_t202" style="position:absolute;left:3960;top:7120;width:946;height:436" filled="f" stroked="f">
              <v:textbox style="mso-next-textbox:#_x0000_s109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096" style="position:absolute;left:3960;top:1542;width:1598;height:525" fillcolor="#b2a1c7" strokecolor="#b2a1c7" strokeweight="1pt">
              <v:fill color2="#e5dfec" angle="-45" focus="-50%" type="gradient"/>
              <v:shadow on="t" type="perspective" color="#3f3151" opacity=".5" offset="1pt" offset2="-3pt"/>
              <v:textbox style="mso-next-textbox:#_x0000_s1096">
                <w:txbxContent>
                  <w:p w:rsidR="008F7C35" w:rsidRDefault="008F7C35" w:rsidP="005213E8">
                    <w:r>
                      <w:rPr>
                        <w:rFonts w:hint="eastAsia"/>
                      </w:rPr>
                      <w:t>入院评估记录</w:t>
                    </w:r>
                  </w:p>
                </w:txbxContent>
              </v:textbox>
            </v:rect>
            <v:shape id="_x0000_s1097" type="#_x0000_t32" style="position:absolute;left:2715;top:1805;width:1245;height:3493;flip:y" o:connectortype="straight">
              <v:stroke endarrow="block"/>
            </v:shape>
            <v:shape id="_x0000_s1098" type="#_x0000_t202" style="position:absolute;left:8100;top:1844;width:946;height:436" filled="f" stroked="f">
              <v:textbox style="mso-next-textbox:#_x0000_s109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99" type="#_x0000_t202" style="position:absolute;left:6929;top:2372;width:946;height:436" filled="f" stroked="f">
              <v:textbox style="mso-next-textbox:#_x0000_s109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100" type="#_x0000_t202" style="position:absolute;left:5835;top:2107;width:946;height:436" filled="f" stroked="f">
              <v:textbox style="mso-next-textbox:#_x0000_s110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101" type="#_x0000_t32" style="position:absolute;left:6247;top:2635;width:2194;height:1548;flip:y" o:connectortype="straight">
              <v:stroke endarrow="block"/>
            </v:shape>
            <v:shape id="_x0000_s1102" type="#_x0000_t32" style="position:absolute;left:5722;top:2635;width:2719;height:742;flip:y" o:connectortype="straight">
              <v:stroke endarrow="block"/>
            </v:shape>
            <v:shape id="_x0000_s1103" type="#_x0000_t32" style="position:absolute;left:6247;top:3980;width:2194;height:203;flip:y" o:connectortype="straight">
              <v:stroke endarrow="block"/>
            </v:shape>
            <v:shape id="_x0000_s1104" type="#_x0000_t32" style="position:absolute;left:5722;top:3377;width:2719;height:603" o:connectortype="straight">
              <v:stroke endarrow="block"/>
            </v:shape>
            <v:shape id="_x0000_s1105" type="#_x0000_t32" style="position:absolute;left:5955;top:3980;width:2486;height:1223;flip:y" o:connectortype="straight">
              <v:stroke endarrow="block"/>
            </v:shape>
            <v:shape id="_x0000_s1106" type="#_x0000_t32" style="position:absolute;left:5835;top:2635;width:2606;height:3370;flip:y" o:connectortype="straight">
              <v:stroke endarrow="block"/>
            </v:shape>
            <v:shape id="_x0000_s1107" type="#_x0000_t32" style="position:absolute;left:5722;top:1542;width:1207;height:1835;flip:y" o:connectortype="straight">
              <v:stroke endarrow="block"/>
            </v:shape>
            <v:shape id="_x0000_s1108" type="#_x0000_t32" style="position:absolute;left:6247;top:1542;width:682;height:2641;flip:y" o:connectortype="straight">
              <v:stroke endarrow="block"/>
            </v:shape>
            <v:shape id="_x0000_s1109" type="#_x0000_t202" style="position:absolute;left:5722;top:1408;width:946;height:436" filled="f" stroked="f">
              <v:textbox style="mso-next-textbox:#_x0000_s110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110" style="position:absolute;left:8481;top:2372;width:1590;height:540" fillcolor="#92cddc" strokecolor="#92cddc" strokeweight="1pt">
              <v:fill color2="#daeef3" angle="-45" focus="-50%" type="gradient"/>
              <v:shadow on="t" type="perspective" color="#205867" opacity=".5" offset="1pt" offset2="-3pt"/>
              <v:textbox style="mso-next-textbox:#_x0000_s1110">
                <w:txbxContent>
                  <w:p w:rsidR="008F7C35" w:rsidRDefault="008F7C35" w:rsidP="005213E8">
                    <w:r>
                      <w:rPr>
                        <w:rFonts w:hint="eastAsia"/>
                      </w:rPr>
                      <w:t>护理观察明细</w:t>
                    </w:r>
                  </w:p>
                  <w:p w:rsidR="008F7C35" w:rsidRPr="00EF59BE" w:rsidRDefault="008F7C35" w:rsidP="005213E8"/>
                </w:txbxContent>
              </v:textbox>
            </v:rect>
            <v:rect id="_x0000_s1111" style="position:absolute;left:8409;top:3719;width:1590;height:540" fillcolor="#92cddc" strokecolor="#92cddc" strokeweight="1pt">
              <v:fill color2="#daeef3" angle="-45" focus="-50%" type="gradient"/>
              <v:shadow on="t" type="perspective" color="#205867" opacity=".5" offset="1pt" offset2="-3pt"/>
              <v:textbox style="mso-next-textbox:#_x0000_s1111">
                <w:txbxContent>
                  <w:p w:rsidR="008F7C35" w:rsidRDefault="008F7C35" w:rsidP="005213E8">
                    <w:r>
                      <w:rPr>
                        <w:rFonts w:hint="eastAsia"/>
                      </w:rPr>
                      <w:t>护理操作明细</w:t>
                    </w:r>
                  </w:p>
                  <w:p w:rsidR="008F7C35" w:rsidRPr="00EF59BE" w:rsidRDefault="008F7C35" w:rsidP="005213E8"/>
                </w:txbxContent>
              </v:textbox>
            </v:rect>
            <v:shape id="_x0000_s1112" type="#_x0000_t32" style="position:absolute;left:5558;top:1542;width:1371;height:263;flip:y" o:connectortype="straight">
              <v:stroke endarrow="block"/>
            </v:shape>
            <v:shape id="_x0000_s1113" type="#_x0000_t32" style="position:absolute;left:4759;top:2067;width:131;height:1047" o:connectortype="straight">
              <v:stroke endarrow="block"/>
            </v:shape>
            <v:shape id="_x0000_s1114" type="#_x0000_t202" style="position:absolute;left:4417;top:2372;width:946;height:436" filled="f" stroked="f">
              <v:textbox style="mso-next-textbox:#_x0000_s111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E9140E" w:rsidRDefault="005213E8" w:rsidP="0049659C">
      <w:pPr>
        <w:pStyle w:val="3"/>
        <w:rPr>
          <w:rFonts w:ascii="宋体" w:hAnsi="宋体"/>
        </w:rPr>
      </w:pPr>
      <w:bookmarkStart w:id="297" w:name="_Toc429573902"/>
      <w:r w:rsidRPr="00E9140E">
        <w:rPr>
          <w:rFonts w:ascii="宋体" w:hAnsi="宋体" w:hint="eastAsia"/>
        </w:rPr>
        <w:t>—般护理记录</w:t>
      </w:r>
      <w:r w:rsidRPr="001F7DF3">
        <w:rPr>
          <w:rFonts w:hint="eastAsia"/>
        </w:rPr>
        <w:t>（</w:t>
      </w:r>
      <w:r>
        <w:rPr>
          <w:rFonts w:hint="eastAsia"/>
        </w:rPr>
        <w:t>TB_EMR_YBHLJL</w:t>
      </w:r>
      <w:r w:rsidRPr="001F7DF3">
        <w:rPr>
          <w:rFonts w:hint="eastAsia"/>
        </w:rPr>
        <w:t>）</w:t>
      </w:r>
      <w:bookmarkEnd w:id="297"/>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jc w:val="left"/>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jc w:val="left"/>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WDDE98.00.024.00</w:t>
            </w:r>
          </w:p>
        </w:tc>
        <w:tc>
          <w:tcPr>
            <w:tcW w:w="2160" w:type="dxa"/>
            <w:tcBorders>
              <w:bottom w:val="single" w:sz="4" w:space="0" w:color="auto"/>
            </w:tcBorders>
            <w:shd w:val="clear" w:color="auto" w:fill="FFCC99"/>
            <w:vAlign w:val="center"/>
          </w:tcPr>
          <w:p w:rsidR="005213E8" w:rsidRPr="003E4911" w:rsidRDefault="005213E8" w:rsidP="00512E3F">
            <w:pPr>
              <w:jc w:val="left"/>
              <w:rPr>
                <w:rFonts w:ascii="宋体" w:hAnsi="宋体"/>
                <w:szCs w:val="21"/>
              </w:rPr>
            </w:pPr>
            <w:r>
              <w:rPr>
                <w:rFonts w:ascii="宋体" w:hAnsi="宋体" w:hint="eastAsia"/>
                <w:szCs w:val="21"/>
              </w:rPr>
              <w:t>一般护理记录流水号</w:t>
            </w:r>
          </w:p>
        </w:tc>
        <w:tc>
          <w:tcPr>
            <w:tcW w:w="1281" w:type="dxa"/>
            <w:tcBorders>
              <w:bottom w:val="single" w:sz="4" w:space="0" w:color="auto"/>
            </w:tcBorders>
            <w:shd w:val="clear" w:color="auto" w:fill="FFCC99"/>
            <w:vAlign w:val="center"/>
          </w:tcPr>
          <w:p w:rsidR="005213E8" w:rsidRPr="003E4911" w:rsidRDefault="005213E8" w:rsidP="00512E3F">
            <w:pPr>
              <w:jc w:val="left"/>
              <w:rPr>
                <w:rFonts w:ascii="宋体" w:hAnsi="宋体"/>
                <w:szCs w:val="21"/>
              </w:rPr>
            </w:pPr>
            <w:r>
              <w:rPr>
                <w:rFonts w:ascii="宋体" w:hAnsi="宋体" w:hint="eastAsia"/>
                <w:szCs w:val="21"/>
              </w:rPr>
              <w:t>YBHLJLLSH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DE08.10.026.00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DE02.10.022.00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过敏史</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DE04.50.149.00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血氧饱和度（％)</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XYBHD</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DE04.10.237.00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足背动脉搏动标志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ZBDMBDBZ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DE03.00.080.00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饮食情况代码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YSQKDM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1、良好；2、—般；3、较差</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DE06.00.291.00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饮食指导代码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YSZDDM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见说明（3），</w:t>
            </w:r>
            <w:r w:rsidRPr="003E4911">
              <w:rPr>
                <w:rFonts w:ascii="宋体" w:hAnsi="宋体"/>
                <w:color w:val="000000"/>
                <w:szCs w:val="21"/>
              </w:rPr>
              <w:t>CV06.00.224</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DE06.00.181.00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简要病情</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JYBQ</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DE06.00.204.00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发出手术安全核对表标志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FCSSAQHDBZ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DE06.00.338.00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收回手术安全核对表标志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SHSSAQHDBZ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DE06.00.204.00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发出手术风险评估表标志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FCSSFXPGBZ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DE06.00.338.00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收回手术风险评估表标志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SHSSFXPGBZ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DE06.00.201.00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隔离标志</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GLBZ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DE06.00.202.00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隔离种类代码</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GLZLDM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见说明（4），</w:t>
            </w:r>
            <w:r w:rsidRPr="003E4911">
              <w:rPr>
                <w:rFonts w:ascii="宋体" w:hAnsi="宋体"/>
                <w:color w:val="000000"/>
                <w:szCs w:val="21"/>
              </w:rPr>
              <w:t>CV06.00.222</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护士签名</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jc w:val="left"/>
              <w:rPr>
                <w:rFonts w:ascii="宋体" w:hAnsi="宋体" w:cs="宋体"/>
                <w:color w:val="000000"/>
                <w:szCs w:val="21"/>
              </w:rPr>
            </w:pPr>
            <w:r w:rsidRPr="003E4911">
              <w:rPr>
                <w:rFonts w:ascii="宋体" w:hAnsi="宋体" w:hint="eastAsia"/>
                <w:color w:val="000000"/>
                <w:szCs w:val="21"/>
              </w:rPr>
              <w:t>QMRQSJ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DE06.00.211.00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护理等级代码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HLDJDM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w:t>
            </w:r>
          </w:p>
        </w:tc>
        <w:tc>
          <w:tcPr>
            <w:tcW w:w="709" w:type="dxa"/>
          </w:tcPr>
          <w:p w:rsidR="005213E8" w:rsidRPr="00BB7230" w:rsidRDefault="005213E8" w:rsidP="00512E3F">
            <w:pPr>
              <w:autoSpaceDE w:val="0"/>
              <w:autoSpaceDN w:val="0"/>
              <w:adjustRightInd w:val="0"/>
              <w:jc w:val="center"/>
              <w:rPr>
                <w:rFonts w:ascii="宋体" w:hAnsi="宋体"/>
                <w:szCs w:val="21"/>
              </w:rPr>
            </w:pPr>
            <w:r w:rsidRPr="00BB7230">
              <w:rPr>
                <w:rFonts w:ascii="宋体" w:hAnsi="宋体" w:hint="eastAsia"/>
                <w:szCs w:val="21"/>
              </w:rPr>
              <w:t>必填</w:t>
            </w:r>
          </w:p>
        </w:tc>
        <w:tc>
          <w:tcPr>
            <w:tcW w:w="3260" w:type="dxa"/>
          </w:tcPr>
          <w:p w:rsidR="005213E8" w:rsidRPr="00BB7230" w:rsidRDefault="005213E8" w:rsidP="00512E3F">
            <w:pPr>
              <w:rPr>
                <w:rFonts w:ascii="宋体" w:hAnsi="宋体" w:cs="宋体"/>
                <w:color w:val="000000"/>
                <w:szCs w:val="21"/>
              </w:rPr>
            </w:pPr>
            <w:r>
              <w:rPr>
                <w:rFonts w:ascii="宋体" w:hAnsi="宋体" w:cs="宋体" w:hint="eastAsia"/>
                <w:color w:val="000000"/>
                <w:szCs w:val="21"/>
              </w:rPr>
              <w:t>见说明（1），</w:t>
            </w:r>
            <w:r w:rsidRPr="00BB7230">
              <w:rPr>
                <w:rFonts w:ascii="宋体" w:hAnsi="宋体" w:cs="宋体"/>
                <w:color w:val="000000"/>
                <w:szCs w:val="21"/>
              </w:rPr>
              <w:t>CV06.00.220</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DE06.00.212.00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护理类型代码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HLLXDM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w:t>
            </w:r>
          </w:p>
        </w:tc>
        <w:tc>
          <w:tcPr>
            <w:tcW w:w="709" w:type="dxa"/>
          </w:tcPr>
          <w:p w:rsidR="005213E8" w:rsidRPr="00BB7230" w:rsidRDefault="005213E8" w:rsidP="00512E3F">
            <w:pPr>
              <w:autoSpaceDE w:val="0"/>
              <w:autoSpaceDN w:val="0"/>
              <w:adjustRightInd w:val="0"/>
              <w:jc w:val="center"/>
              <w:rPr>
                <w:rFonts w:ascii="宋体" w:hAnsi="宋体"/>
                <w:szCs w:val="21"/>
              </w:rPr>
            </w:pPr>
            <w:r w:rsidRPr="00BB7230">
              <w:rPr>
                <w:rFonts w:ascii="宋体" w:hAnsi="宋体" w:hint="eastAsia"/>
                <w:szCs w:val="21"/>
              </w:rPr>
              <w:t>必填</w:t>
            </w:r>
          </w:p>
        </w:tc>
        <w:tc>
          <w:tcPr>
            <w:tcW w:w="3260" w:type="dxa"/>
          </w:tcPr>
          <w:p w:rsidR="005213E8" w:rsidRPr="00BB7230" w:rsidRDefault="005213E8" w:rsidP="00512E3F">
            <w:pPr>
              <w:rPr>
                <w:rFonts w:ascii="宋体" w:hAnsi="宋体" w:cs="宋体"/>
                <w:color w:val="000000"/>
                <w:szCs w:val="21"/>
              </w:rPr>
            </w:pPr>
            <w:r>
              <w:rPr>
                <w:rFonts w:ascii="宋体" w:hAnsi="宋体" w:cs="宋体" w:hint="eastAsia"/>
                <w:color w:val="000000"/>
                <w:szCs w:val="21"/>
              </w:rPr>
              <w:t>见说明（2），</w:t>
            </w:r>
            <w:r w:rsidRPr="00BB7230">
              <w:rPr>
                <w:rFonts w:ascii="宋体" w:hAnsi="宋体" w:cs="宋体"/>
                <w:color w:val="000000"/>
                <w:szCs w:val="21"/>
              </w:rPr>
              <w:t>CV06.00.221</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DE06.00.209.00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导管护理描述</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DGHLMS</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1000</w:t>
            </w:r>
          </w:p>
        </w:tc>
        <w:tc>
          <w:tcPr>
            <w:tcW w:w="709" w:type="dxa"/>
          </w:tcPr>
          <w:p w:rsidR="005213E8" w:rsidRPr="00BB7230"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tcPr>
          <w:p w:rsidR="005213E8" w:rsidRPr="00BB7230" w:rsidRDefault="005213E8" w:rsidP="00512E3F">
            <w:pPr>
              <w:rPr>
                <w:rFonts w:ascii="宋体" w:hAnsi="宋体" w:cs="宋体"/>
                <w:color w:val="000000"/>
                <w:szCs w:val="21"/>
              </w:rPr>
            </w:pP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DE06.00.229.00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气管护理代码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QGHLDM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w:t>
            </w:r>
          </w:p>
        </w:tc>
        <w:tc>
          <w:tcPr>
            <w:tcW w:w="709" w:type="dxa"/>
          </w:tcPr>
          <w:p w:rsidR="005213E8" w:rsidRPr="00BB7230"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1、翻身拍背；2、雾化吸人；3、吸痰</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DE04.10.259.00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体位护理</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TWHL</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30</w:t>
            </w:r>
          </w:p>
        </w:tc>
        <w:tc>
          <w:tcPr>
            <w:tcW w:w="709" w:type="dxa"/>
          </w:tcPr>
          <w:p w:rsidR="005213E8" w:rsidRDefault="005213E8" w:rsidP="00512E3F">
            <w:pPr>
              <w:jc w:val="center"/>
            </w:pPr>
            <w:r w:rsidRPr="00C10E48">
              <w:rPr>
                <w:rFonts w:ascii="宋体" w:hAnsi="宋体" w:hint="eastAsia"/>
                <w:szCs w:val="21"/>
              </w:rPr>
              <w:t>可选</w:t>
            </w:r>
          </w:p>
        </w:tc>
        <w:tc>
          <w:tcPr>
            <w:tcW w:w="3260" w:type="dxa"/>
          </w:tcPr>
          <w:p w:rsidR="005213E8" w:rsidRPr="00BB7230" w:rsidRDefault="005213E8" w:rsidP="00512E3F">
            <w:pPr>
              <w:rPr>
                <w:rFonts w:ascii="宋体" w:hAnsi="宋体" w:cs="宋体"/>
                <w:color w:val="000000"/>
                <w:szCs w:val="21"/>
              </w:rPr>
            </w:pP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DE04.50.068.00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皮肤护理</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PFHL</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50</w:t>
            </w:r>
          </w:p>
        </w:tc>
        <w:tc>
          <w:tcPr>
            <w:tcW w:w="709" w:type="dxa"/>
          </w:tcPr>
          <w:p w:rsidR="005213E8" w:rsidRDefault="005213E8" w:rsidP="00512E3F">
            <w:pPr>
              <w:jc w:val="center"/>
            </w:pPr>
            <w:r w:rsidRPr="00C10E48">
              <w:rPr>
                <w:rFonts w:ascii="宋体" w:hAnsi="宋体" w:hint="eastAsia"/>
                <w:szCs w:val="21"/>
              </w:rPr>
              <w:t>可选</w:t>
            </w:r>
          </w:p>
        </w:tc>
        <w:tc>
          <w:tcPr>
            <w:tcW w:w="3260" w:type="dxa"/>
          </w:tcPr>
          <w:p w:rsidR="005213E8" w:rsidRPr="00BB7230" w:rsidRDefault="005213E8" w:rsidP="00512E3F">
            <w:pPr>
              <w:rPr>
                <w:rFonts w:ascii="宋体" w:hAnsi="宋体" w:cs="宋体"/>
                <w:color w:val="000000"/>
                <w:szCs w:val="21"/>
              </w:rPr>
            </w:pP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DE06.00.292.00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营养护理</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YYHL</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w:t>
            </w:r>
          </w:p>
        </w:tc>
        <w:tc>
          <w:tcPr>
            <w:tcW w:w="709" w:type="dxa"/>
          </w:tcPr>
          <w:p w:rsidR="005213E8" w:rsidRDefault="005213E8" w:rsidP="00512E3F">
            <w:pPr>
              <w:jc w:val="center"/>
            </w:pPr>
            <w:r w:rsidRPr="00C10E48">
              <w:rPr>
                <w:rFonts w:ascii="宋体" w:hAnsi="宋体" w:hint="eastAsia"/>
                <w:szCs w:val="21"/>
              </w:rPr>
              <w:t>可选</w:t>
            </w:r>
          </w:p>
        </w:tc>
        <w:tc>
          <w:tcPr>
            <w:tcW w:w="3260" w:type="dxa"/>
          </w:tcPr>
          <w:p w:rsidR="005213E8" w:rsidRPr="00BB7230" w:rsidRDefault="005213E8" w:rsidP="00512E3F">
            <w:pPr>
              <w:rPr>
                <w:rFonts w:ascii="宋体" w:hAnsi="宋体" w:cs="宋体"/>
                <w:color w:val="000000"/>
                <w:szCs w:val="21"/>
              </w:rPr>
            </w:pP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DE06.00.291.00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饮食指导代码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YSZDDM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2</w:t>
            </w:r>
          </w:p>
        </w:tc>
        <w:tc>
          <w:tcPr>
            <w:tcW w:w="709" w:type="dxa"/>
          </w:tcPr>
          <w:p w:rsidR="005213E8" w:rsidRPr="00BB7230" w:rsidRDefault="005213E8" w:rsidP="00512E3F">
            <w:pPr>
              <w:autoSpaceDE w:val="0"/>
              <w:autoSpaceDN w:val="0"/>
              <w:adjustRightInd w:val="0"/>
              <w:jc w:val="center"/>
              <w:rPr>
                <w:rFonts w:ascii="宋体" w:hAnsi="宋体"/>
                <w:szCs w:val="21"/>
              </w:rPr>
            </w:pPr>
            <w:r>
              <w:rPr>
                <w:rFonts w:ascii="宋体" w:hAnsi="宋体" w:hint="eastAsia"/>
                <w:szCs w:val="21"/>
              </w:rPr>
              <w:t>必填</w:t>
            </w:r>
          </w:p>
        </w:tc>
        <w:tc>
          <w:tcPr>
            <w:tcW w:w="3260" w:type="dxa"/>
          </w:tcPr>
          <w:p w:rsidR="005213E8" w:rsidRPr="00BB7230" w:rsidRDefault="005213E8" w:rsidP="00512E3F">
            <w:pPr>
              <w:rPr>
                <w:rFonts w:ascii="宋体" w:hAnsi="宋体" w:cs="宋体"/>
                <w:color w:val="000000"/>
                <w:szCs w:val="21"/>
              </w:rPr>
            </w:pPr>
            <w:r>
              <w:rPr>
                <w:rFonts w:ascii="宋体" w:hAnsi="宋体" w:hint="eastAsia"/>
                <w:color w:val="000000"/>
                <w:szCs w:val="21"/>
              </w:rPr>
              <w:t>见说明（3），</w:t>
            </w:r>
            <w:r w:rsidRPr="00BB7230">
              <w:rPr>
                <w:rFonts w:ascii="宋体" w:hAnsi="宋体"/>
                <w:color w:val="000000"/>
                <w:szCs w:val="21"/>
              </w:rPr>
              <w:t>CV06.00.224</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DE06.00.283.00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心理护理代码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XLHLDM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w:t>
            </w:r>
          </w:p>
        </w:tc>
        <w:tc>
          <w:tcPr>
            <w:tcW w:w="709" w:type="dxa"/>
          </w:tcPr>
          <w:p w:rsidR="005213E8" w:rsidRPr="00BB7230" w:rsidRDefault="005213E8" w:rsidP="00512E3F">
            <w:pPr>
              <w:autoSpaceDE w:val="0"/>
              <w:autoSpaceDN w:val="0"/>
              <w:adjustRightInd w:val="0"/>
              <w:jc w:val="center"/>
              <w:rPr>
                <w:rFonts w:ascii="宋体" w:hAnsi="宋体"/>
                <w:szCs w:val="21"/>
              </w:rPr>
            </w:pPr>
            <w:r>
              <w:rPr>
                <w:rFonts w:ascii="宋体" w:hAnsi="宋体" w:hint="eastAsia"/>
                <w:szCs w:val="21"/>
              </w:rPr>
              <w:t>必填</w:t>
            </w:r>
          </w:p>
        </w:tc>
        <w:tc>
          <w:tcPr>
            <w:tcW w:w="32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1、根据病人心理状况施行心理护理；2、家属心理支持</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lastRenderedPageBreak/>
              <w:t>DE06.00.178.00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安全护理代码</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AQHLDM</w:t>
            </w:r>
          </w:p>
        </w:tc>
        <w:tc>
          <w:tcPr>
            <w:tcW w:w="850"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w:t>
            </w:r>
          </w:p>
        </w:tc>
        <w:tc>
          <w:tcPr>
            <w:tcW w:w="709" w:type="dxa"/>
          </w:tcPr>
          <w:p w:rsidR="005213E8" w:rsidRPr="00BB7230" w:rsidRDefault="005213E8" w:rsidP="00512E3F">
            <w:pPr>
              <w:autoSpaceDE w:val="0"/>
              <w:autoSpaceDN w:val="0"/>
              <w:adjustRightInd w:val="0"/>
              <w:jc w:val="center"/>
              <w:rPr>
                <w:rFonts w:ascii="宋体" w:hAnsi="宋体"/>
                <w:szCs w:val="21"/>
              </w:rPr>
            </w:pPr>
            <w:r>
              <w:rPr>
                <w:rFonts w:ascii="宋体" w:hAnsi="宋体" w:hint="eastAsia"/>
                <w:szCs w:val="21"/>
              </w:rPr>
              <w:t>必填</w:t>
            </w:r>
          </w:p>
        </w:tc>
        <w:tc>
          <w:tcPr>
            <w:tcW w:w="32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1、勤巡视病房；2、加床档；3、约束四肢</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w:t>
            </w:r>
            <w:r>
              <w:rPr>
                <w:rFonts w:ascii="宋体" w:hAnsi="宋体" w:cs="宋体" w:hint="eastAsia"/>
                <w:color w:val="000000"/>
                <w:kern w:val="0"/>
                <w:szCs w:val="21"/>
              </w:rPr>
              <w:t>生命体征监测记录</w:t>
            </w:r>
          </w:p>
        </w:tc>
        <w:tc>
          <w:tcPr>
            <w:tcW w:w="1281" w:type="dxa"/>
            <w:vAlign w:val="center"/>
          </w:tcPr>
          <w:p w:rsidR="005213E8" w:rsidRPr="003E4911" w:rsidRDefault="005213E8" w:rsidP="00512E3F">
            <w:pPr>
              <w:widowControl/>
              <w:rPr>
                <w:rFonts w:ascii="宋体" w:hAnsi="宋体" w:cs="宋体"/>
                <w:color w:val="000000"/>
                <w:kern w:val="0"/>
                <w:szCs w:val="21"/>
              </w:rPr>
            </w:pPr>
            <w:r w:rsidRPr="003E4911">
              <w:rPr>
                <w:rFonts w:ascii="宋体" w:hAnsi="宋体" w:cs="宋体" w:hint="eastAsia"/>
                <w:color w:val="000000"/>
                <w:kern w:val="0"/>
                <w:szCs w:val="21"/>
              </w:rPr>
              <w:t>SFY</w:t>
            </w:r>
            <w:r>
              <w:rPr>
                <w:rFonts w:ascii="宋体" w:hAnsi="宋体" w:cs="宋体" w:hint="eastAsia"/>
                <w:color w:val="000000"/>
                <w:kern w:val="0"/>
                <w:szCs w:val="21"/>
              </w:rPr>
              <w:t>SMTZJCL</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r>
              <w:rPr>
                <w:rFonts w:ascii="宋体" w:hAnsi="宋体" w:cs="宋体" w:hint="eastAsia"/>
                <w:color w:val="000000"/>
                <w:kern w:val="0"/>
                <w:szCs w:val="21"/>
              </w:rPr>
              <w:t>（生命体征监测表中也包含一般护理记录，使用此字段）</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r>
        <w:rPr>
          <w:rFonts w:hint="eastAsia"/>
        </w:rPr>
        <w:t>说明：</w:t>
      </w:r>
    </w:p>
    <w:p w:rsidR="005213E8" w:rsidRDefault="005213E8" w:rsidP="00631648">
      <w:pPr>
        <w:numPr>
          <w:ilvl w:val="0"/>
          <w:numId w:val="15"/>
        </w:numPr>
      </w:pPr>
      <w:r w:rsidRPr="00BB7230">
        <w:rPr>
          <w:rFonts w:ascii="宋体" w:hAnsi="宋体" w:cs="宋体"/>
          <w:color w:val="000000"/>
          <w:szCs w:val="21"/>
        </w:rPr>
        <w:t>CV06.00.220</w:t>
      </w:r>
      <w:r w:rsidRPr="00DD0A63">
        <w:rPr>
          <w:rFonts w:ascii="宋体" w:hAnsi="宋体" w:cs="宋体" w:hint="eastAsia"/>
          <w:color w:val="000000"/>
          <w:szCs w:val="21"/>
        </w:rPr>
        <w:t>护理等级代码表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特级护理</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一级护理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二级护理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三级护理</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pPr>
    </w:p>
    <w:p w:rsidR="005213E8" w:rsidRPr="00DD0A63" w:rsidRDefault="005213E8" w:rsidP="00631648">
      <w:pPr>
        <w:numPr>
          <w:ilvl w:val="0"/>
          <w:numId w:val="15"/>
        </w:numPr>
      </w:pPr>
      <w:r w:rsidRPr="00BB7230">
        <w:rPr>
          <w:rFonts w:ascii="宋体" w:hAnsi="宋体" w:cs="宋体"/>
          <w:color w:val="000000"/>
          <w:szCs w:val="21"/>
        </w:rPr>
        <w:t>CV06.00.221</w:t>
      </w:r>
      <w:r w:rsidRPr="00DD0A63">
        <w:rPr>
          <w:rFonts w:ascii="宋体" w:hAnsi="宋体" w:cs="宋体" w:hint="eastAsia"/>
          <w:color w:val="000000"/>
          <w:szCs w:val="21"/>
        </w:rPr>
        <w:t>护理类型代码表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基础护理</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特殊护理</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辩证施护</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9</w:t>
            </w:r>
          </w:p>
        </w:tc>
        <w:tc>
          <w:tcPr>
            <w:tcW w:w="2934" w:type="dxa"/>
            <w:vAlign w:val="bottom"/>
          </w:tcPr>
          <w:p w:rsidR="005213E8" w:rsidRPr="00F73973" w:rsidRDefault="005213E8" w:rsidP="00512E3F">
            <w:pPr>
              <w:rPr>
                <w:rFonts w:ascii="宋体" w:hAnsi="宋体" w:cs="宋体"/>
                <w:sz w:val="22"/>
              </w:rPr>
            </w:pPr>
            <w:r>
              <w:rPr>
                <w:rFonts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631648">
      <w:pPr>
        <w:numPr>
          <w:ilvl w:val="0"/>
          <w:numId w:val="15"/>
        </w:numPr>
      </w:pPr>
      <w:r w:rsidRPr="00DD0A63">
        <w:rPr>
          <w:rFonts w:hint="eastAsia"/>
        </w:rPr>
        <w:tab/>
        <w:t xml:space="preserve">CV06.00.224 </w:t>
      </w:r>
      <w:r w:rsidRPr="00DD0A63">
        <w:rPr>
          <w:rFonts w:hint="eastAsia"/>
        </w:rPr>
        <w:t>饮食指导代码</w:t>
      </w:r>
      <w:r>
        <w:rPr>
          <w:rFonts w:hint="eastAsia"/>
        </w:rPr>
        <w:t>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Pr>
                <w:rFonts w:hint="eastAsia"/>
                <w:sz w:val="22"/>
              </w:rPr>
              <w:t>01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普通饮食</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0</w:t>
            </w: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软食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0</w:t>
            </w: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半流食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0</w:t>
            </w: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流食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0</w:t>
            </w:r>
            <w:r w:rsidRPr="00F73973">
              <w:rPr>
                <w:rFonts w:hint="eastAsia"/>
                <w:sz w:val="22"/>
              </w:rPr>
              <w:t>5</w:t>
            </w:r>
          </w:p>
        </w:tc>
        <w:tc>
          <w:tcPr>
            <w:tcW w:w="2934" w:type="dxa"/>
            <w:vAlign w:val="bottom"/>
          </w:tcPr>
          <w:p w:rsidR="005213E8" w:rsidRPr="00F73973" w:rsidRDefault="005213E8" w:rsidP="00512E3F">
            <w:pPr>
              <w:rPr>
                <w:rFonts w:ascii="宋体" w:hAnsi="宋体" w:cs="宋体"/>
                <w:sz w:val="22"/>
              </w:rPr>
            </w:pPr>
            <w:r>
              <w:rPr>
                <w:rFonts w:hint="eastAsia"/>
                <w:sz w:val="22"/>
              </w:rPr>
              <w:t>禁食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Pr>
                <w:rFonts w:hint="eastAsia"/>
                <w:sz w:val="22"/>
              </w:rPr>
              <w:t>0</w:t>
            </w:r>
            <w:r w:rsidRPr="00F73973">
              <w:rPr>
                <w:rFonts w:hint="eastAsia"/>
                <w:sz w:val="22"/>
              </w:rPr>
              <w:t>6</w:t>
            </w:r>
          </w:p>
        </w:tc>
        <w:tc>
          <w:tcPr>
            <w:tcW w:w="2934" w:type="dxa"/>
            <w:vAlign w:val="bottom"/>
          </w:tcPr>
          <w:p w:rsidR="005213E8" w:rsidRPr="00F73973" w:rsidRDefault="005213E8" w:rsidP="00512E3F">
            <w:pPr>
              <w:rPr>
                <w:rFonts w:ascii="宋体" w:hAnsi="宋体" w:cs="宋体"/>
                <w:sz w:val="22"/>
              </w:rPr>
            </w:pPr>
            <w:r>
              <w:rPr>
                <w:rFonts w:hint="eastAsia"/>
                <w:sz w:val="22"/>
              </w:rPr>
              <w:t>禁食水</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07</w:t>
            </w:r>
          </w:p>
        </w:tc>
        <w:tc>
          <w:tcPr>
            <w:tcW w:w="2934" w:type="dxa"/>
            <w:vAlign w:val="bottom"/>
          </w:tcPr>
          <w:p w:rsidR="005213E8" w:rsidRDefault="005213E8" w:rsidP="00512E3F">
            <w:pPr>
              <w:rPr>
                <w:sz w:val="22"/>
              </w:rPr>
            </w:pPr>
            <w:r>
              <w:rPr>
                <w:rFonts w:hint="eastAsia"/>
                <w:sz w:val="22"/>
              </w:rPr>
              <w:t>鼻饲饮食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08</w:t>
            </w:r>
          </w:p>
        </w:tc>
        <w:tc>
          <w:tcPr>
            <w:tcW w:w="2934" w:type="dxa"/>
            <w:vAlign w:val="bottom"/>
          </w:tcPr>
          <w:p w:rsidR="005213E8" w:rsidRDefault="005213E8" w:rsidP="00512E3F">
            <w:pPr>
              <w:rPr>
                <w:sz w:val="22"/>
              </w:rPr>
            </w:pPr>
            <w:r>
              <w:rPr>
                <w:rFonts w:hint="eastAsia"/>
                <w:sz w:val="22"/>
              </w:rPr>
              <w:t>低盐低脂饮食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09</w:t>
            </w:r>
          </w:p>
        </w:tc>
        <w:tc>
          <w:tcPr>
            <w:tcW w:w="2934" w:type="dxa"/>
            <w:vAlign w:val="bottom"/>
          </w:tcPr>
          <w:p w:rsidR="005213E8" w:rsidRDefault="005213E8" w:rsidP="00512E3F">
            <w:pPr>
              <w:rPr>
                <w:sz w:val="22"/>
              </w:rPr>
            </w:pPr>
            <w:r>
              <w:rPr>
                <w:rFonts w:hint="eastAsia"/>
                <w:sz w:val="22"/>
              </w:rPr>
              <w:t>糖尿病饮食</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9</w:t>
            </w:r>
            <w:r>
              <w:rPr>
                <w:rFonts w:hint="eastAsia"/>
                <w:sz w:val="22"/>
              </w:rPr>
              <w:t>9</w:t>
            </w:r>
          </w:p>
        </w:tc>
        <w:tc>
          <w:tcPr>
            <w:tcW w:w="2934" w:type="dxa"/>
            <w:vAlign w:val="bottom"/>
          </w:tcPr>
          <w:p w:rsidR="005213E8" w:rsidRPr="00F73973" w:rsidRDefault="005213E8" w:rsidP="00512E3F">
            <w:pPr>
              <w:rPr>
                <w:rFonts w:ascii="宋体" w:hAnsi="宋体" w:cs="宋体"/>
                <w:sz w:val="22"/>
              </w:rPr>
            </w:pPr>
            <w:r w:rsidRPr="00F73973">
              <w:rPr>
                <w:rFonts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Pr="00DD0A63" w:rsidRDefault="005213E8" w:rsidP="00631648">
      <w:pPr>
        <w:numPr>
          <w:ilvl w:val="0"/>
          <w:numId w:val="15"/>
        </w:numPr>
      </w:pPr>
      <w:r w:rsidRPr="00BB7230">
        <w:rPr>
          <w:rFonts w:ascii="宋体" w:hAnsi="宋体"/>
          <w:color w:val="000000"/>
          <w:szCs w:val="21"/>
        </w:rPr>
        <w:t>CV06.00.222</w:t>
      </w:r>
      <w:r>
        <w:rPr>
          <w:rFonts w:ascii="宋体" w:hAnsi="宋体" w:hint="eastAsia"/>
          <w:color w:val="000000"/>
          <w:szCs w:val="21"/>
        </w:rPr>
        <w:t>隔离种类代码表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消化道隔离</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呼吸道隔离</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接触隔离</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sz w:val="22"/>
              </w:rPr>
            </w:pPr>
            <w:r>
              <w:rPr>
                <w:rFonts w:hint="eastAsia"/>
                <w:sz w:val="22"/>
              </w:rPr>
              <w:lastRenderedPageBreak/>
              <w:t>4</w:t>
            </w:r>
          </w:p>
        </w:tc>
        <w:tc>
          <w:tcPr>
            <w:tcW w:w="2934" w:type="dxa"/>
            <w:vAlign w:val="bottom"/>
          </w:tcPr>
          <w:p w:rsidR="005213E8" w:rsidRDefault="005213E8" w:rsidP="00512E3F">
            <w:pPr>
              <w:rPr>
                <w:sz w:val="22"/>
              </w:rPr>
            </w:pPr>
            <w:r>
              <w:rPr>
                <w:rFonts w:hint="eastAsia"/>
                <w:sz w:val="22"/>
              </w:rPr>
              <w:t>血液</w:t>
            </w:r>
            <w:r>
              <w:rPr>
                <w:rFonts w:hint="eastAsia"/>
                <w:sz w:val="22"/>
              </w:rPr>
              <w:t>-</w:t>
            </w:r>
            <w:r>
              <w:rPr>
                <w:rFonts w:hint="eastAsia"/>
                <w:sz w:val="22"/>
              </w:rPr>
              <w:t>体液隔离</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5</w:t>
            </w:r>
          </w:p>
        </w:tc>
        <w:tc>
          <w:tcPr>
            <w:tcW w:w="2934" w:type="dxa"/>
            <w:vAlign w:val="bottom"/>
          </w:tcPr>
          <w:p w:rsidR="005213E8" w:rsidRDefault="005213E8" w:rsidP="00512E3F">
            <w:pPr>
              <w:rPr>
                <w:sz w:val="22"/>
              </w:rPr>
            </w:pPr>
            <w:r>
              <w:rPr>
                <w:rFonts w:hint="eastAsia"/>
                <w:sz w:val="22"/>
              </w:rPr>
              <w:t>严密隔离</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6</w:t>
            </w:r>
          </w:p>
        </w:tc>
        <w:tc>
          <w:tcPr>
            <w:tcW w:w="2934" w:type="dxa"/>
            <w:vAlign w:val="bottom"/>
          </w:tcPr>
          <w:p w:rsidR="005213E8" w:rsidRDefault="005213E8" w:rsidP="00512E3F">
            <w:pPr>
              <w:rPr>
                <w:sz w:val="22"/>
              </w:rPr>
            </w:pPr>
            <w:r>
              <w:rPr>
                <w:rFonts w:hint="eastAsia"/>
                <w:sz w:val="22"/>
              </w:rPr>
              <w:t>昆虫隔离</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Default="005213E8" w:rsidP="00512E3F">
            <w:pPr>
              <w:jc w:val="center"/>
              <w:rPr>
                <w:sz w:val="22"/>
              </w:rPr>
            </w:pPr>
            <w:r>
              <w:rPr>
                <w:rFonts w:hint="eastAsia"/>
                <w:sz w:val="22"/>
              </w:rPr>
              <w:t>7</w:t>
            </w:r>
          </w:p>
        </w:tc>
        <w:tc>
          <w:tcPr>
            <w:tcW w:w="2934" w:type="dxa"/>
            <w:vAlign w:val="bottom"/>
          </w:tcPr>
          <w:p w:rsidR="005213E8" w:rsidRDefault="005213E8" w:rsidP="00512E3F">
            <w:pPr>
              <w:rPr>
                <w:sz w:val="22"/>
              </w:rPr>
            </w:pPr>
            <w:r>
              <w:rPr>
                <w:rFonts w:hint="eastAsia"/>
                <w:sz w:val="22"/>
              </w:rPr>
              <w:t>保护性隔离</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 w:rsidR="005213E8" w:rsidRDefault="005213E8" w:rsidP="005213E8"/>
    <w:p w:rsidR="005213E8" w:rsidRPr="00E9140E" w:rsidRDefault="005213E8" w:rsidP="0049659C">
      <w:pPr>
        <w:pStyle w:val="3"/>
        <w:rPr>
          <w:rFonts w:ascii="宋体" w:hAnsi="宋体"/>
        </w:rPr>
      </w:pPr>
      <w:bookmarkStart w:id="298" w:name="_Toc429573903"/>
      <w:r w:rsidRPr="00E9140E">
        <w:rPr>
          <w:rFonts w:ascii="宋体" w:hAnsi="宋体" w:hint="eastAsia"/>
        </w:rPr>
        <w:t>病危（重）护理记录</w:t>
      </w:r>
      <w:r w:rsidRPr="001F7DF3">
        <w:rPr>
          <w:rFonts w:hint="eastAsia"/>
        </w:rPr>
        <w:t>（</w:t>
      </w:r>
      <w:r>
        <w:rPr>
          <w:rFonts w:hint="eastAsia"/>
        </w:rPr>
        <w:t>TB_EMR_WBZHLJL</w:t>
      </w:r>
      <w:r w:rsidRPr="001F7DF3">
        <w:rPr>
          <w:rFonts w:hint="eastAsia"/>
        </w:rPr>
        <w:t>）</w:t>
      </w:r>
      <w:bookmarkEnd w:id="298"/>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w:t>
            </w:r>
            <w:r w:rsidRPr="003E4911">
              <w:rPr>
                <w:rFonts w:ascii="宋体" w:hAnsi="宋体" w:hint="eastAsia"/>
                <w:color w:val="000000"/>
                <w:szCs w:val="21"/>
              </w:rPr>
              <w:t>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WDDE98.00.025.00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sidRPr="00E9140E">
              <w:rPr>
                <w:rFonts w:ascii="宋体" w:hAnsi="宋体" w:hint="eastAsia"/>
              </w:rPr>
              <w:t>病危（重）护理记</w:t>
            </w:r>
            <w:r>
              <w:rPr>
                <w:rFonts w:ascii="宋体" w:hAnsi="宋体" w:hint="eastAsia"/>
              </w:rPr>
              <w:t>录</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BWZHLJLLSH</w:t>
            </w:r>
          </w:p>
        </w:tc>
        <w:tc>
          <w:tcPr>
            <w:tcW w:w="850"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Borders>
              <w:bottom w:val="single" w:sz="4" w:space="0" w:color="auto"/>
            </w:tcBorders>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过敏史</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DE04.50.102.00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血糖检测值</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XTJCZ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DE03.00.080.00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饮食情况代码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YSQKDM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1、良好；2、—般；3、较差</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呼吸机监护项目</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HXJJHXM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QMRQJ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w:t>
            </w:r>
            <w:r>
              <w:rPr>
                <w:rFonts w:ascii="宋体" w:hAnsi="宋体" w:cs="宋体" w:hint="eastAsia"/>
                <w:color w:val="000000"/>
                <w:kern w:val="0"/>
                <w:szCs w:val="21"/>
              </w:rPr>
              <w:t>生命体征监测记录</w:t>
            </w:r>
          </w:p>
        </w:tc>
        <w:tc>
          <w:tcPr>
            <w:tcW w:w="1281" w:type="dxa"/>
            <w:vAlign w:val="center"/>
          </w:tcPr>
          <w:p w:rsidR="005213E8" w:rsidRPr="003E4911" w:rsidRDefault="005213E8" w:rsidP="00512E3F">
            <w:pPr>
              <w:widowControl/>
              <w:rPr>
                <w:rFonts w:ascii="宋体" w:hAnsi="宋体" w:cs="宋体"/>
                <w:color w:val="000000"/>
                <w:kern w:val="0"/>
                <w:szCs w:val="21"/>
              </w:rPr>
            </w:pPr>
            <w:r w:rsidRPr="003E4911">
              <w:rPr>
                <w:rFonts w:ascii="宋体" w:hAnsi="宋体" w:cs="宋体" w:hint="eastAsia"/>
                <w:color w:val="000000"/>
                <w:kern w:val="0"/>
                <w:szCs w:val="21"/>
              </w:rPr>
              <w:t>SFY</w:t>
            </w:r>
            <w:r>
              <w:rPr>
                <w:rFonts w:ascii="宋体" w:hAnsi="宋体" w:cs="宋体" w:hint="eastAsia"/>
                <w:color w:val="000000"/>
                <w:kern w:val="0"/>
                <w:szCs w:val="21"/>
              </w:rPr>
              <w:t>SMTZJC</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p w:rsidR="005213E8" w:rsidRPr="00E9140E" w:rsidRDefault="005213E8" w:rsidP="0049659C">
      <w:pPr>
        <w:pStyle w:val="3"/>
        <w:rPr>
          <w:rFonts w:ascii="宋体" w:hAnsi="宋体"/>
        </w:rPr>
      </w:pPr>
      <w:bookmarkStart w:id="299" w:name="_Toc429573904"/>
      <w:r w:rsidRPr="00E9140E">
        <w:rPr>
          <w:rFonts w:ascii="宋体" w:hAnsi="宋体" w:hint="eastAsia"/>
        </w:rPr>
        <w:t>手术护理记录</w:t>
      </w:r>
      <w:r w:rsidRPr="001F7DF3">
        <w:rPr>
          <w:rFonts w:hint="eastAsia"/>
        </w:rPr>
        <w:t>（</w:t>
      </w:r>
      <w:r>
        <w:rPr>
          <w:rFonts w:hint="eastAsia"/>
        </w:rPr>
        <w:t>TB_EMR_SSHLJL</w:t>
      </w:r>
      <w:r w:rsidRPr="001F7DF3">
        <w:rPr>
          <w:rFonts w:hint="eastAsia"/>
        </w:rPr>
        <w:t>）</w:t>
      </w:r>
      <w:bookmarkEnd w:id="299"/>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WDDE98.00.029.00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手术护理记录流水号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SSHLJLLSH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85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2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DE08.10.025.00</w:t>
            </w:r>
          </w:p>
        </w:tc>
        <w:tc>
          <w:tcPr>
            <w:tcW w:w="2160" w:type="dxa"/>
            <w:vAlign w:val="center"/>
          </w:tcPr>
          <w:p w:rsidR="005213E8" w:rsidRPr="003E4911" w:rsidRDefault="005213E8" w:rsidP="00512E3F">
            <w:pPr>
              <w:rPr>
                <w:rFonts w:ascii="宋体" w:hAnsi="宋体" w:cs="宋体"/>
                <w:color w:val="000000"/>
                <w:szCs w:val="21"/>
              </w:rPr>
            </w:pPr>
            <w:r>
              <w:rPr>
                <w:rFonts w:ascii="宋体" w:hAnsi="宋体" w:hint="eastAsia"/>
                <w:color w:val="000000"/>
                <w:szCs w:val="21"/>
              </w:rPr>
              <w:t>科室编码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w:t>
            </w:r>
            <w:r>
              <w:rPr>
                <w:rFonts w:ascii="宋体" w:hAnsi="宋体" w:hint="eastAsia"/>
                <w:color w:val="000000"/>
                <w:szCs w:val="21"/>
              </w:rPr>
              <w:t>BM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DE06.00.256.00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手术间编号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SSJBH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color w:val="00000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体重(kg)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DE04.50.001.00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ABO血型代码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B93936" w:rsidP="00512E3F">
            <w:pPr>
              <w:rPr>
                <w:rFonts w:ascii="宋体" w:hAnsi="宋体" w:cs="宋体"/>
                <w:color w:val="000000"/>
                <w:szCs w:val="21"/>
              </w:rPr>
            </w:pPr>
            <w:r>
              <w:rPr>
                <w:rFonts w:ascii="宋体" w:hAnsi="宋体" w:hint="eastAsia"/>
                <w:color w:val="000000"/>
                <w:szCs w:val="21"/>
              </w:rPr>
              <w:t>见基本健康信息说明（1）</w:t>
            </w:r>
            <w:r w:rsidR="005213E8" w:rsidRPr="003E4911">
              <w:rPr>
                <w:rFonts w:ascii="宋体" w:hAnsi="宋体" w:hint="eastAsia"/>
                <w:color w:val="000000"/>
                <w:szCs w:val="21"/>
              </w:rPr>
              <w:t>，CV04.50.005ABO血型代码表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DE04.50.010.00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Rh血型代码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RHXXDM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B93936" w:rsidP="00512E3F">
            <w:pPr>
              <w:rPr>
                <w:rFonts w:ascii="宋体" w:hAnsi="宋体" w:cs="宋体"/>
                <w:color w:val="000000"/>
                <w:szCs w:val="21"/>
              </w:rPr>
            </w:pPr>
            <w:r>
              <w:rPr>
                <w:rFonts w:ascii="宋体" w:hAnsi="宋体" w:cs="宋体" w:hint="eastAsia"/>
                <w:color w:val="000000"/>
                <w:kern w:val="0"/>
                <w:szCs w:val="21"/>
              </w:rPr>
              <w:t>见基本健康信息说明（2）</w:t>
            </w:r>
            <w:r w:rsidR="005213E8" w:rsidRPr="003E4911">
              <w:rPr>
                <w:rFonts w:ascii="宋体" w:hAnsi="宋体" w:cs="宋体" w:hint="eastAsia"/>
                <w:color w:val="000000"/>
                <w:kern w:val="0"/>
                <w:szCs w:val="21"/>
              </w:rPr>
              <w:t>，</w:t>
            </w:r>
            <w:r w:rsidR="005213E8" w:rsidRPr="003E4911">
              <w:rPr>
                <w:rFonts w:ascii="宋体" w:hAnsi="宋体" w:hint="eastAsia"/>
                <w:color w:val="000000"/>
                <w:szCs w:val="21"/>
              </w:rPr>
              <w:t>CV04.50.020</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DE05.01.024.00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术前</w:t>
            </w:r>
            <w:r w:rsidRPr="003E4911">
              <w:rPr>
                <w:rFonts w:ascii="宋体" w:hAnsi="宋体" w:hint="eastAsia"/>
                <w:szCs w:val="21"/>
              </w:rPr>
              <w:t>诊断</w:t>
            </w:r>
            <w:r w:rsidRPr="003E4911">
              <w:rPr>
                <w:rFonts w:ascii="宋体" w:hAnsi="宋体" w:hint="eastAsia"/>
                <w:color w:val="000000"/>
                <w:szCs w:val="21"/>
              </w:rPr>
              <w:t>编码</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SQZDBM</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11</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ICD-10</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DE02.10.023.00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过敏史标志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GMSBZ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DE02.10.022.00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过敏史</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kern w:val="0"/>
                <w:szCs w:val="21"/>
              </w:rPr>
              <w:t>有多项时用“；”隔开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皮肤检查描述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PFJCMS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1000</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DE06.00.236.00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入手术室日期时间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RSSSRQ</w:t>
            </w:r>
            <w:r>
              <w:rPr>
                <w:rFonts w:ascii="宋体" w:hAnsi="宋体" w:hint="eastAsia"/>
                <w:color w:val="000000"/>
                <w:szCs w:val="21"/>
              </w:rPr>
              <w:t>S</w:t>
            </w:r>
            <w:r w:rsidRPr="003E4911">
              <w:rPr>
                <w:rFonts w:ascii="宋体" w:hAnsi="宋体" w:hint="eastAsia"/>
                <w:color w:val="000000"/>
                <w:szCs w:val="21"/>
              </w:rPr>
              <w:t>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DE06.00.191.00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出手术室日期时间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CSSSRQSJ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DE06.00.317.00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准备事项</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ZBSX</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DE04.30.060.00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术中病理标志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SZBLBZ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DE08.50.042.00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术中所用物品名称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SZSYWPMC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color w:val="00000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DE09.00.111.00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术前清点标志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SQQDBZ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DE06.00.204.00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术前核对标志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SQHDBZ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术后核对标志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SHHDBZ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DE06.00.206.00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病人交接核对项目</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BRJJHDXM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巡台护士签名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巡台</w:t>
            </w: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XT</w:t>
            </w: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器械护士签名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QXHSQM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器械</w:t>
            </w: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QX</w:t>
            </w: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交接护士签名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JJHSQM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交接护士</w:t>
            </w:r>
            <w:r>
              <w:rPr>
                <w:rFonts w:ascii="宋体" w:hAnsi="宋体" w:hint="eastAsia"/>
                <w:color w:val="000000"/>
                <w:szCs w:val="21"/>
              </w:rPr>
              <w:t>工号</w:t>
            </w:r>
          </w:p>
        </w:tc>
        <w:tc>
          <w:tcPr>
            <w:tcW w:w="1281"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JJ</w:t>
            </w: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转运者签名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ZYZQM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3E4911">
              <w:rPr>
                <w:rFonts w:ascii="宋体" w:hAnsi="宋体" w:hint="eastAsia"/>
                <w:color w:val="000000"/>
                <w:szCs w:val="21"/>
              </w:rPr>
              <w:t>转运者</w:t>
            </w:r>
            <w:r>
              <w:rPr>
                <w:rFonts w:ascii="宋体" w:hAnsi="宋体" w:hint="eastAsia"/>
                <w:color w:val="000000"/>
                <w:szCs w:val="21"/>
              </w:rPr>
              <w:t>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ZYZGH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tcPr>
          <w:p w:rsidR="005213E8" w:rsidRDefault="005213E8" w:rsidP="00512E3F">
            <w:r w:rsidRPr="00CE4D6B">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DE09.00.107.00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交接日期时间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JJRQSJ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QMRQSJ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WDDE98.00.004.00</w:t>
            </w:r>
          </w:p>
        </w:tc>
        <w:tc>
          <w:tcPr>
            <w:tcW w:w="2160" w:type="dxa"/>
          </w:tcPr>
          <w:p w:rsidR="005213E8" w:rsidRPr="003E4911" w:rsidRDefault="0049659C" w:rsidP="00512E3F">
            <w:pPr>
              <w:rPr>
                <w:rFonts w:ascii="宋体" w:hAnsi="宋体"/>
                <w:color w:val="000000"/>
                <w:szCs w:val="21"/>
              </w:rPr>
            </w:pPr>
            <w:r>
              <w:rPr>
                <w:rFonts w:ascii="宋体" w:hAnsi="宋体" w:hint="eastAsia"/>
                <w:color w:val="000000"/>
                <w:szCs w:val="21"/>
              </w:rPr>
              <w:t>是否有手术明细</w:t>
            </w:r>
          </w:p>
        </w:tc>
        <w:tc>
          <w:tcPr>
            <w:tcW w:w="1281" w:type="dxa"/>
          </w:tcPr>
          <w:p w:rsidR="005213E8" w:rsidRPr="003E4911" w:rsidRDefault="005213E8" w:rsidP="00512E3F">
            <w:pPr>
              <w:rPr>
                <w:rFonts w:ascii="宋体" w:hAnsi="宋体"/>
                <w:color w:val="000000"/>
                <w:szCs w:val="21"/>
              </w:rPr>
            </w:pPr>
            <w:r w:rsidRPr="003E4911">
              <w:rPr>
                <w:rFonts w:ascii="宋体" w:hAnsi="宋体" w:hint="eastAsia"/>
                <w:color w:val="000000"/>
                <w:szCs w:val="21"/>
              </w:rPr>
              <w:t>SFYSSJL</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可选</w:t>
            </w:r>
          </w:p>
        </w:tc>
        <w:tc>
          <w:tcPr>
            <w:tcW w:w="3260" w:type="dxa"/>
          </w:tcPr>
          <w:p w:rsidR="005213E8" w:rsidRPr="003E4911" w:rsidRDefault="005213E8" w:rsidP="00512E3F">
            <w:pPr>
              <w:rPr>
                <w:rFonts w:ascii="宋体" w:hAnsi="宋体" w:cs="宋体"/>
                <w:color w:val="000000"/>
                <w:szCs w:val="21"/>
              </w:rPr>
            </w:pPr>
            <w:r w:rsidRPr="003E4911">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00" w:name="_Toc429573905"/>
      <w:r w:rsidRPr="00E9140E">
        <w:rPr>
          <w:rFonts w:ascii="宋体" w:hAnsi="宋体" w:hint="eastAsia"/>
        </w:rPr>
        <w:t>生命体征测量记录</w:t>
      </w:r>
      <w:r w:rsidRPr="001F7DF3">
        <w:rPr>
          <w:rFonts w:hint="eastAsia"/>
        </w:rPr>
        <w:t>（</w:t>
      </w:r>
      <w:r>
        <w:rPr>
          <w:rFonts w:hint="eastAsia"/>
        </w:rPr>
        <w:t>TB_EMR_SMTZCLJL</w:t>
      </w:r>
      <w:r w:rsidRPr="001F7DF3">
        <w:rPr>
          <w:rFonts w:hint="eastAsia"/>
        </w:rPr>
        <w:t>）</w:t>
      </w:r>
      <w:bookmarkEnd w:id="300"/>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WDDE98.00.030.00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生命体征测量记录流水号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SMTZCLJLSH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住院号</w:t>
            </w:r>
          </w:p>
        </w:tc>
        <w:tc>
          <w:tcPr>
            <w:tcW w:w="1281"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WDDE98.00.031.00</w:t>
            </w:r>
          </w:p>
        </w:tc>
        <w:tc>
          <w:tcPr>
            <w:tcW w:w="2160" w:type="dxa"/>
            <w:tcBorders>
              <w:bottom w:val="single" w:sz="4" w:space="0" w:color="auto"/>
            </w:tcBorders>
            <w:shd w:val="clear" w:color="auto" w:fill="auto"/>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关联表名</w:t>
            </w:r>
          </w:p>
        </w:tc>
        <w:tc>
          <w:tcPr>
            <w:tcW w:w="1281" w:type="dxa"/>
            <w:tcBorders>
              <w:bottom w:val="single" w:sz="4" w:space="0" w:color="auto"/>
            </w:tcBorders>
            <w:shd w:val="clear" w:color="auto" w:fill="auto"/>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GLBM</w:t>
            </w:r>
          </w:p>
        </w:tc>
        <w:tc>
          <w:tcPr>
            <w:tcW w:w="850" w:type="dxa"/>
            <w:tcBorders>
              <w:bottom w:val="single" w:sz="4" w:space="0" w:color="auto"/>
            </w:tcBorders>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09" w:type="dxa"/>
            <w:tcBorders>
              <w:bottom w:val="single" w:sz="4" w:space="0" w:color="auto"/>
            </w:tcBorders>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260" w:type="dxa"/>
            <w:tcBorders>
              <w:bottom w:val="single" w:sz="4" w:space="0" w:color="auto"/>
            </w:tcBorders>
            <w:shd w:val="clear" w:color="auto" w:fill="auto"/>
            <w:vAlign w:val="center"/>
          </w:tcPr>
          <w:p w:rsidR="005213E8" w:rsidRPr="00453D03" w:rsidRDefault="005213E8" w:rsidP="00512E3F">
            <w:pPr>
              <w:rPr>
                <w:rFonts w:ascii="宋体" w:hAnsi="宋体" w:cs="宋体"/>
                <w:color w:val="000000"/>
                <w:kern w:val="0"/>
                <w:szCs w:val="21"/>
              </w:rPr>
            </w:pPr>
            <w:r>
              <w:rPr>
                <w:rFonts w:ascii="宋体" w:hAnsi="宋体" w:cs="宋体" w:hint="eastAsia"/>
                <w:color w:val="000000"/>
                <w:kern w:val="0"/>
                <w:szCs w:val="21"/>
              </w:rPr>
              <w:t>说明哪些表里有生命体征测量记录，</w:t>
            </w:r>
            <w:r w:rsidRPr="00453D03">
              <w:rPr>
                <w:rFonts w:ascii="宋体" w:hAnsi="宋体" w:cs="宋体" w:hint="eastAsia"/>
                <w:color w:val="000000"/>
                <w:kern w:val="0"/>
                <w:szCs w:val="21"/>
              </w:rPr>
              <w:t>此处填写对应的表名称</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color w:val="00000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rPr>
                <w:rFonts w:ascii="宋体" w:hAnsi="宋体"/>
                <w:szCs w:val="21"/>
              </w:rPr>
            </w:pPr>
            <w:r>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color w:val="00000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DE06.00.092.00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入院日期时间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RYRQSJ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DE06.00.310.00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实际住院天数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SJZYTS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DE06.00.270.00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手术或分娩后天数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SSHFMHTS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记录日期时间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JLRQSJ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DE04.10.081.00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呼吸频率(次/min)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HXPLC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DE06.00.239.00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使用呼吸机标志</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SYHXJBZ</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DE04.10.118.00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脉率(次/min)</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MLC</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DE04.10.206.00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起搏器心率(次/min)</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QBQXLC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体温（℃）</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4.1</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收缩压（mmHg)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SSY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DE04.10.176.00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舒张压(mmHg)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SZY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体重（kg)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6.2</w:t>
            </w:r>
          </w:p>
        </w:tc>
        <w:tc>
          <w:tcPr>
            <w:tcW w:w="709" w:type="dxa"/>
            <w:shd w:val="clear" w:color="auto" w:fill="auto"/>
            <w:vAlign w:val="center"/>
          </w:tcPr>
          <w:p w:rsidR="005213E8" w:rsidRPr="00BF2534" w:rsidRDefault="005213E8" w:rsidP="00512E3F">
            <w:pPr>
              <w:autoSpaceDE w:val="0"/>
              <w:autoSpaceDN w:val="0"/>
              <w:adjustRightInd w:val="0"/>
              <w:jc w:val="center"/>
              <w:rPr>
                <w:rFonts w:ascii="宋体" w:hAnsi="宋体"/>
                <w:color w:val="000000"/>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DE04.10.052.00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腹围（cm)</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FW</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5.1</w:t>
            </w:r>
          </w:p>
        </w:tc>
        <w:tc>
          <w:tcPr>
            <w:tcW w:w="709" w:type="dxa"/>
            <w:shd w:val="clear" w:color="auto" w:fill="auto"/>
            <w:vAlign w:val="center"/>
          </w:tcPr>
          <w:p w:rsidR="005213E8" w:rsidRPr="00BF2534" w:rsidRDefault="005213E8" w:rsidP="00512E3F">
            <w:pPr>
              <w:autoSpaceDE w:val="0"/>
              <w:autoSpaceDN w:val="0"/>
              <w:adjustRightInd w:val="0"/>
              <w:jc w:val="center"/>
              <w:rPr>
                <w:rFonts w:ascii="宋体" w:hAnsi="宋体"/>
                <w:color w:val="000000"/>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BF2534" w:rsidRDefault="005213E8" w:rsidP="00512E3F">
            <w:pPr>
              <w:autoSpaceDE w:val="0"/>
              <w:autoSpaceDN w:val="0"/>
              <w:adjustRightInd w:val="0"/>
              <w:jc w:val="center"/>
              <w:rPr>
                <w:rFonts w:ascii="宋体" w:hAnsi="宋体"/>
                <w:color w:val="000000"/>
                <w:szCs w:val="21"/>
              </w:rPr>
            </w:pPr>
            <w:r w:rsidRPr="00BF2534">
              <w:rPr>
                <w:rFonts w:ascii="宋体" w:hAnsi="宋体" w:hint="eastAsia"/>
                <w:color w:val="00000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BF2534" w:rsidRDefault="005213E8" w:rsidP="00512E3F">
            <w:pPr>
              <w:autoSpaceDE w:val="0"/>
              <w:autoSpaceDN w:val="0"/>
              <w:adjustRightInd w:val="0"/>
              <w:jc w:val="center"/>
              <w:rPr>
                <w:rFonts w:ascii="宋体" w:hAnsi="宋体"/>
                <w:color w:val="000000"/>
                <w:szCs w:val="21"/>
              </w:rPr>
            </w:pPr>
            <w:r w:rsidRPr="00BF2534">
              <w:rPr>
                <w:rFonts w:ascii="宋体" w:hAnsi="宋体" w:hint="eastAsia"/>
                <w:color w:val="000000"/>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QMRQSJ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BF2534" w:rsidRDefault="005213E8" w:rsidP="00512E3F">
            <w:pPr>
              <w:autoSpaceDE w:val="0"/>
              <w:autoSpaceDN w:val="0"/>
              <w:adjustRightInd w:val="0"/>
              <w:jc w:val="center"/>
              <w:rPr>
                <w:rFonts w:ascii="宋体" w:hAnsi="宋体"/>
                <w:color w:val="000000"/>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BF2534" w:rsidRDefault="005213E8" w:rsidP="00512E3F">
            <w:pPr>
              <w:autoSpaceDE w:val="0"/>
              <w:autoSpaceDN w:val="0"/>
              <w:adjustRightInd w:val="0"/>
              <w:jc w:val="center"/>
              <w:rPr>
                <w:rFonts w:ascii="宋体" w:hAnsi="宋体"/>
                <w:color w:val="000000"/>
                <w:szCs w:val="21"/>
              </w:rPr>
            </w:pPr>
            <w:r w:rsidRPr="00BF2534">
              <w:rPr>
                <w:rFonts w:ascii="宋体" w:hAnsi="宋体" w:hint="eastAsia"/>
                <w:color w:val="00000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850"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BF2534" w:rsidRDefault="005213E8" w:rsidP="00512E3F">
            <w:pPr>
              <w:autoSpaceDE w:val="0"/>
              <w:autoSpaceDN w:val="0"/>
              <w:adjustRightInd w:val="0"/>
              <w:jc w:val="center"/>
              <w:rPr>
                <w:rFonts w:ascii="宋体" w:hAnsi="宋体"/>
                <w:color w:val="000000"/>
                <w:szCs w:val="21"/>
              </w:rPr>
            </w:pPr>
            <w:r w:rsidRPr="00BF2534">
              <w:rPr>
                <w:rFonts w:ascii="宋体" w:hAnsi="宋体"/>
                <w:color w:val="00000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p w:rsidR="005213E8" w:rsidRDefault="005213E8" w:rsidP="005213E8"/>
    <w:p w:rsidR="005213E8" w:rsidRPr="00E9140E" w:rsidRDefault="005213E8" w:rsidP="0049659C">
      <w:pPr>
        <w:pStyle w:val="3"/>
        <w:rPr>
          <w:rFonts w:ascii="宋体" w:hAnsi="宋体"/>
        </w:rPr>
      </w:pPr>
      <w:bookmarkStart w:id="301" w:name="_Toc429573906"/>
      <w:r w:rsidRPr="00E9140E">
        <w:rPr>
          <w:rFonts w:ascii="宋体" w:hAnsi="宋体" w:hint="eastAsia"/>
        </w:rPr>
        <w:t>出入量记录</w:t>
      </w:r>
      <w:r w:rsidRPr="001F7DF3">
        <w:rPr>
          <w:rFonts w:hint="eastAsia"/>
        </w:rPr>
        <w:t>（</w:t>
      </w:r>
      <w:r>
        <w:rPr>
          <w:rFonts w:hint="eastAsia"/>
        </w:rPr>
        <w:t>TB_EMR_CRLJL</w:t>
      </w:r>
      <w:r w:rsidRPr="001F7DF3">
        <w:rPr>
          <w:rFonts w:hint="eastAsia"/>
        </w:rPr>
        <w:t>）</w:t>
      </w:r>
      <w:bookmarkEnd w:id="301"/>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WDDE98.00.032.00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出入量记录流水号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CRLJLLSH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住院号</w:t>
            </w:r>
          </w:p>
        </w:tc>
        <w:tc>
          <w:tcPr>
            <w:tcW w:w="1281"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DE04.10.188.00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体重(kg)</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TZ</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color w:val="000000"/>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803B72"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szCs w:val="21"/>
              </w:rPr>
            </w:pPr>
            <w:r w:rsidRPr="003E4911">
              <w:rPr>
                <w:rFonts w:ascii="宋体" w:hAnsi="宋体" w:hint="eastAsia"/>
                <w:szCs w:val="21"/>
              </w:rPr>
              <w:t>记录日期时间</w:t>
            </w:r>
          </w:p>
        </w:tc>
        <w:tc>
          <w:tcPr>
            <w:tcW w:w="1281" w:type="dxa"/>
            <w:vAlign w:val="center"/>
          </w:tcPr>
          <w:p w:rsidR="005213E8" w:rsidRPr="003E4911" w:rsidRDefault="005213E8" w:rsidP="00512E3F">
            <w:pPr>
              <w:rPr>
                <w:rFonts w:ascii="宋体" w:hAnsi="宋体" w:cs="宋体"/>
                <w:szCs w:val="21"/>
              </w:rPr>
            </w:pPr>
            <w:r w:rsidRPr="003E4911">
              <w:rPr>
                <w:rFonts w:ascii="宋体" w:hAnsi="宋体" w:hint="eastAsia"/>
                <w:szCs w:val="21"/>
              </w:rPr>
              <w:t>JLRQSJ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DE04.01.048.00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呕吐标志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OTBZ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DE04.01.051.00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排尿困难标志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PNKNBZ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QMRQSJ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15</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是否有中药处方</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SFYZYCF</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WDDE98.00.012.00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是否有西药处方</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SFYXYCF</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数值</w:t>
            </w:r>
          </w:p>
        </w:tc>
        <w:tc>
          <w:tcPr>
            <w:tcW w:w="709" w:type="dxa"/>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Pr="00E9140E" w:rsidRDefault="005213E8" w:rsidP="005213E8">
      <w:pPr>
        <w:pStyle w:val="3"/>
        <w:rPr>
          <w:rFonts w:ascii="宋体" w:hAnsi="宋体"/>
        </w:rPr>
      </w:pPr>
      <w:bookmarkStart w:id="302" w:name="_Toc429573907"/>
      <w:r w:rsidRPr="00E9140E">
        <w:rPr>
          <w:rFonts w:ascii="宋体" w:hAnsi="宋体" w:hint="eastAsia"/>
        </w:rPr>
        <w:t>高值耗材使用记录</w:t>
      </w:r>
      <w:r w:rsidRPr="001F7DF3">
        <w:rPr>
          <w:rFonts w:hint="eastAsia"/>
        </w:rPr>
        <w:t>（</w:t>
      </w:r>
      <w:r>
        <w:rPr>
          <w:rFonts w:hint="eastAsia"/>
        </w:rPr>
        <w:t>TB_EMR_GZHCSYJL</w:t>
      </w:r>
      <w:r w:rsidRPr="001F7DF3">
        <w:rPr>
          <w:rFonts w:hint="eastAsia"/>
        </w:rPr>
        <w:t>）</w:t>
      </w:r>
      <w:bookmarkEnd w:id="302"/>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DE08.10.052.00</w:t>
            </w:r>
          </w:p>
        </w:tc>
        <w:tc>
          <w:tcPr>
            <w:tcW w:w="2160"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医疗机构代码</w:t>
            </w:r>
          </w:p>
        </w:tc>
        <w:tc>
          <w:tcPr>
            <w:tcW w:w="1281" w:type="dxa"/>
            <w:shd w:val="clear" w:color="auto" w:fill="FFCC99"/>
            <w:vAlign w:val="center"/>
          </w:tcPr>
          <w:p w:rsidR="005213E8" w:rsidRPr="003E4911" w:rsidRDefault="005213E8" w:rsidP="00512E3F">
            <w:pPr>
              <w:rPr>
                <w:rFonts w:ascii="宋体" w:hAnsi="宋体"/>
                <w:szCs w:val="21"/>
              </w:rPr>
            </w:pPr>
            <w:r w:rsidRPr="003E4911">
              <w:rPr>
                <w:rFonts w:ascii="宋体" w:hAnsi="宋体" w:hint="eastAsia"/>
                <w:szCs w:val="21"/>
              </w:rPr>
              <w:t>YLJGDM</w:t>
            </w:r>
          </w:p>
        </w:tc>
        <w:tc>
          <w:tcPr>
            <w:tcW w:w="850"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kern w:val="0"/>
                <w:szCs w:val="21"/>
              </w:rPr>
              <w:t>22</w:t>
            </w:r>
          </w:p>
        </w:tc>
        <w:tc>
          <w:tcPr>
            <w:tcW w:w="709" w:type="dxa"/>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WDDE98.00.033.00</w:t>
            </w:r>
          </w:p>
        </w:tc>
        <w:tc>
          <w:tcPr>
            <w:tcW w:w="2160"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高值耗材使用记录流水号</w:t>
            </w:r>
          </w:p>
        </w:tc>
        <w:tc>
          <w:tcPr>
            <w:tcW w:w="1281" w:type="dxa"/>
            <w:tcBorders>
              <w:bottom w:val="single" w:sz="4" w:space="0" w:color="auto"/>
            </w:tcBorders>
            <w:shd w:val="clear" w:color="auto" w:fill="FFCC99"/>
            <w:vAlign w:val="center"/>
          </w:tcPr>
          <w:p w:rsidR="005213E8" w:rsidRPr="003E4911" w:rsidRDefault="005213E8" w:rsidP="00512E3F">
            <w:pPr>
              <w:rPr>
                <w:rFonts w:ascii="宋体" w:hAnsi="宋体"/>
                <w:szCs w:val="21"/>
              </w:rPr>
            </w:pPr>
            <w:r>
              <w:rPr>
                <w:rFonts w:ascii="宋体" w:hAnsi="宋体" w:hint="eastAsia"/>
                <w:szCs w:val="21"/>
              </w:rPr>
              <w:t>GZHCSYJLSH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850"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住院号</w:t>
            </w:r>
          </w:p>
        </w:tc>
        <w:tc>
          <w:tcPr>
            <w:tcW w:w="1281"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r w:rsidRPr="003E4911">
              <w:rPr>
                <w:rFonts w:ascii="宋体" w:hAnsi="宋体" w:hint="eastAsia"/>
                <w:color w:val="00000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auto"/>
            <w:vAlign w:val="center"/>
          </w:tcPr>
          <w:p w:rsidR="00E2545B" w:rsidRPr="003E4911" w:rsidRDefault="00E2545B"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科室名称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KSMC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w:t>
            </w:r>
            <w:r w:rsidRPr="003E4911">
              <w:rPr>
                <w:rFonts w:ascii="宋体" w:hAnsi="宋体" w:hint="eastAsia"/>
                <w:szCs w:val="21"/>
              </w:rPr>
              <w:t>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DE08.10.054.00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病区名称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BQMC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DE01.00.019.00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病房号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BFH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DE01.00.026.00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病床号</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BCH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10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患者姓名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HZXM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DE02.01.040.00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性别代码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XBDM</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GB/T2261.1—2003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DE02.01.026.00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NLS</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年龄（月）</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NLY</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记录日期时间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JLRQSJ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vAlign w:val="center"/>
          </w:tcPr>
          <w:p w:rsidR="005213E8" w:rsidRPr="003E4911" w:rsidRDefault="005213E8" w:rsidP="00512E3F">
            <w:pPr>
              <w:jc w:val="center"/>
              <w:rPr>
                <w:rFonts w:ascii="宋体" w:hAnsi="宋体" w:cs="宋体"/>
                <w:szCs w:val="21"/>
              </w:rPr>
            </w:pP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DE08.50.058.00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植入性耗材标志</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ZRXHCBZ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DE08.50.044.00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材料名称</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CLMC</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DE08.50.055.00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产品编码</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CPBM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20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DE08.10.042.00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产品生产厂家</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CPSCCJ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70</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DE08.50.035.00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产品供应商</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CPGYS</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70</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tcBorders>
              <w:bottom w:val="single" w:sz="4" w:space="0" w:color="auto"/>
            </w:tcBorders>
            <w:vAlign w:val="center"/>
          </w:tcPr>
          <w:p w:rsidR="005213E8" w:rsidRPr="004D2C0D" w:rsidRDefault="005213E8" w:rsidP="00512E3F">
            <w:pPr>
              <w:widowControl/>
              <w:jc w:val="center"/>
              <w:rPr>
                <w:rFonts w:cs="宋体"/>
                <w:bCs/>
                <w:kern w:val="0"/>
              </w:rPr>
            </w:pPr>
            <w:r w:rsidRPr="004D2C0D">
              <w:rPr>
                <w:rFonts w:cs="宋体" w:hint="eastAsia"/>
                <w:bCs/>
                <w:kern w:val="0"/>
              </w:rPr>
              <w:t>DE08.50.034.00</w:t>
            </w:r>
          </w:p>
        </w:tc>
        <w:tc>
          <w:tcPr>
            <w:tcW w:w="2160"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耗材单位</w:t>
            </w:r>
          </w:p>
        </w:tc>
        <w:tc>
          <w:tcPr>
            <w:tcW w:w="1281" w:type="dxa"/>
            <w:tcBorders>
              <w:bottom w:val="single" w:sz="4" w:space="0" w:color="auto"/>
            </w:tcBorders>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HCDW</w:t>
            </w:r>
          </w:p>
        </w:tc>
        <w:tc>
          <w:tcPr>
            <w:tcW w:w="850"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tcBorders>
              <w:bottom w:val="single" w:sz="4" w:space="0" w:color="auto"/>
            </w:tcBorders>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6</w:t>
            </w:r>
          </w:p>
        </w:tc>
        <w:tc>
          <w:tcPr>
            <w:tcW w:w="709" w:type="dxa"/>
            <w:tcBorders>
              <w:bottom w:val="single" w:sz="4" w:space="0" w:color="auto"/>
            </w:tcBorders>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DE06.00.241.00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数量</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SL</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数值</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5</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DE06.00.242.00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使用途径</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SYTJ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30</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DE02.01.039.00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护士签名</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HSQM</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32</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shd w:val="clear" w:color="auto" w:fill="auto"/>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DE09.00.053.00</w:t>
            </w:r>
          </w:p>
        </w:tc>
        <w:tc>
          <w:tcPr>
            <w:tcW w:w="2160"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签名日期时间</w:t>
            </w:r>
          </w:p>
        </w:tc>
        <w:tc>
          <w:tcPr>
            <w:tcW w:w="1281" w:type="dxa"/>
            <w:vAlign w:val="center"/>
          </w:tcPr>
          <w:p w:rsidR="005213E8" w:rsidRPr="003E4911" w:rsidRDefault="005213E8" w:rsidP="00512E3F">
            <w:pPr>
              <w:rPr>
                <w:rFonts w:ascii="宋体" w:hAnsi="宋体" w:cs="宋体"/>
                <w:color w:val="000000"/>
                <w:szCs w:val="21"/>
              </w:rPr>
            </w:pPr>
            <w:r w:rsidRPr="003E4911">
              <w:rPr>
                <w:rFonts w:ascii="宋体" w:hAnsi="宋体" w:hint="eastAsia"/>
                <w:color w:val="000000"/>
                <w:szCs w:val="21"/>
              </w:rPr>
              <w:t>QMRQSJ</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DATETIME</w:t>
            </w:r>
          </w:p>
        </w:tc>
        <w:tc>
          <w:tcPr>
            <w:tcW w:w="709" w:type="dxa"/>
            <w:shd w:val="clear" w:color="auto" w:fill="auto"/>
            <w:vAlign w:val="center"/>
          </w:tcPr>
          <w:p w:rsidR="005213E8" w:rsidRPr="003E4911" w:rsidRDefault="005213E8" w:rsidP="00512E3F">
            <w:pPr>
              <w:jc w:val="center"/>
              <w:rPr>
                <w:rFonts w:ascii="宋体" w:hAnsi="宋体" w:cs="宋体"/>
                <w:szCs w:val="21"/>
              </w:rPr>
            </w:pPr>
          </w:p>
        </w:tc>
        <w:tc>
          <w:tcPr>
            <w:tcW w:w="709" w:type="dxa"/>
            <w:shd w:val="clear" w:color="auto" w:fill="auto"/>
            <w:vAlign w:val="center"/>
          </w:tcPr>
          <w:p w:rsidR="005213E8" w:rsidRPr="003E4911" w:rsidRDefault="005213E8" w:rsidP="00512E3F">
            <w:pPr>
              <w:autoSpaceDE w:val="0"/>
              <w:autoSpaceDN w:val="0"/>
              <w:adjustRightInd w:val="0"/>
              <w:jc w:val="center"/>
              <w:rPr>
                <w:rFonts w:ascii="宋体" w:hAnsi="宋体"/>
                <w:szCs w:val="21"/>
              </w:rPr>
            </w:pPr>
            <w:r w:rsidRPr="003E4911">
              <w:rPr>
                <w:rFonts w:ascii="宋体" w:hAnsi="宋体" w:hint="eastAsia"/>
                <w:szCs w:val="21"/>
              </w:rPr>
              <w:t>必填</w:t>
            </w:r>
          </w:p>
        </w:tc>
        <w:tc>
          <w:tcPr>
            <w:tcW w:w="3260" w:type="dxa"/>
            <w:vAlign w:val="center"/>
          </w:tcPr>
          <w:p w:rsidR="005213E8" w:rsidRPr="003E4911" w:rsidRDefault="005213E8" w:rsidP="00512E3F">
            <w:pPr>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850"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bl>
    <w:p w:rsidR="005213E8" w:rsidRPr="00362555" w:rsidRDefault="005213E8" w:rsidP="005213E8">
      <w:pPr>
        <w:pStyle w:val="2"/>
      </w:pPr>
      <w:bookmarkStart w:id="303" w:name="_Toc429573908"/>
      <w:r w:rsidRPr="00362555">
        <w:rPr>
          <w:rFonts w:hint="eastAsia"/>
        </w:rPr>
        <w:t>护理评估与计划</w:t>
      </w:r>
      <w:bookmarkEnd w:id="303"/>
    </w:p>
    <w:p w:rsidR="005213E8" w:rsidRPr="004E32DC" w:rsidRDefault="005213E8" w:rsidP="005213E8">
      <w:pPr>
        <w:rPr>
          <w:b/>
        </w:rPr>
      </w:pPr>
      <w:r w:rsidRPr="004E32DC">
        <w:rPr>
          <w:rFonts w:hint="eastAsia"/>
          <w:b/>
        </w:rPr>
        <w:t>护理评估与计划关系如下图：</w:t>
      </w:r>
    </w:p>
    <w:p w:rsidR="005213E8" w:rsidRPr="004E3FEE" w:rsidRDefault="00375C9C" w:rsidP="005213E8">
      <w:r>
        <w:pict>
          <v:group id="_x0000_s1038" editas="canvas" style="width:415.3pt;height:249.2pt;mso-position-horizontal-relative:char;mso-position-vertical-relative:line" coordorigin="1800,1443" coordsize="8306,4984">
            <o:lock v:ext="edit" aspectratio="t"/>
            <v:shape id="_x0000_s1039" type="#_x0000_t75" style="position:absolute;left:1800;top:1443;width:8306;height:4984" o:preferrelative="f">
              <v:fill o:detectmouseclick="t"/>
              <v:path o:extrusionok="t" o:connecttype="none"/>
              <o:lock v:ext="edit" text="t"/>
            </v:shape>
            <v:rect id="_x0000_s1040" style="position:absolute;left:5266;top:2896;width:1589;height:464" strokecolor="#fabf8f" strokeweight="1pt">
              <v:fill color2="#fbd4b4" focusposition="1" focussize="" focus="100%" type="gradient"/>
              <v:shadow on="t" type="perspective" color="#974706" opacity=".5" offset="1pt" offset2="-3pt"/>
              <v:textbox style="mso-next-textbox:#_x0000_s1040">
                <w:txbxContent>
                  <w:p w:rsidR="008F7C35" w:rsidRDefault="008F7C35" w:rsidP="005213E8">
                    <w:r>
                      <w:rPr>
                        <w:rFonts w:hint="eastAsia"/>
                      </w:rPr>
                      <w:t>入院评估记录</w:t>
                    </w:r>
                  </w:p>
                </w:txbxContent>
              </v:textbox>
            </v:rect>
            <v:rect id="_x0000_s1041" style="position:absolute;left:5266;top:3840;width:1589;height:465" strokecolor="#fabf8f" strokeweight="1pt">
              <v:fill color2="#fbd4b4" focusposition="1" focussize="" focus="100%" type="gradient"/>
              <v:shadow on="t" type="perspective" color="#974706" opacity=".5" offset="1pt" offset2="-3pt"/>
              <v:textbox style="mso-next-textbox:#_x0000_s1041">
                <w:txbxContent>
                  <w:p w:rsidR="008F7C35" w:rsidRDefault="008F7C35" w:rsidP="005213E8">
                    <w:r>
                      <w:rPr>
                        <w:rFonts w:hint="eastAsia"/>
                      </w:rPr>
                      <w:t>护理评估记录</w:t>
                    </w:r>
                  </w:p>
                </w:txbxContent>
              </v:textbox>
            </v:rect>
            <v:rect id="_x0000_s1042" style="position:absolute;left:5266;top:4815;width:1589;height:465" strokecolor="#fabf8f" strokeweight="1pt">
              <v:fill color2="#fbd4b4" focusposition="1" focussize="" focus="100%" type="gradient"/>
              <v:shadow on="t" type="perspective" color="#974706" opacity=".5" offset="1pt" offset2="-3pt"/>
              <v:textbox style="mso-next-textbox:#_x0000_s1042">
                <w:txbxContent>
                  <w:p w:rsidR="008F7C35" w:rsidRDefault="008F7C35" w:rsidP="005213E8">
                    <w:r>
                      <w:rPr>
                        <w:rFonts w:hint="eastAsia"/>
                      </w:rPr>
                      <w:t>出院评估记录</w:t>
                    </w:r>
                  </w:p>
                </w:txbxContent>
              </v:textbox>
            </v:rect>
            <v:rect id="_x0000_s1043" style="position:absolute;left:8188;top:3360;width:1590;height:465" fillcolor="#b2a1c7" strokecolor="#b2a1c7" strokeweight="1pt">
              <v:fill color2="#e5dfec" angle="-45" focusposition="1" focussize="" focus="-50%" type="gradient"/>
              <v:shadow on="t" type="perspective" color="#3f3151" opacity=".5" offset="1pt" offset2="-3pt"/>
              <v:textbox style="mso-next-textbox:#_x0000_s1043">
                <w:txbxContent>
                  <w:p w:rsidR="008F7C35" w:rsidRDefault="008F7C35" w:rsidP="005213E8">
                    <w:r>
                      <w:rPr>
                        <w:rFonts w:hint="eastAsia"/>
                      </w:rPr>
                      <w:t>一般护理记录</w:t>
                    </w:r>
                  </w:p>
                </w:txbxContent>
              </v:textbox>
            </v:rect>
            <v:shape id="_x0000_s1044" type="#_x0000_t32" style="position:absolute;left:6855;top:3135;width:1333;height:480" o:connectortype="straight">
              <v:stroke endarrow="block"/>
            </v:shape>
            <v:shape id="_x0000_s1045" type="#_x0000_t32" style="position:absolute;left:6855;top:4140;width:1333;height:210" o:connectortype="straight">
              <v:stroke endarrow="block"/>
            </v:shape>
            <v:rect id="_x0000_s1046" style="position:absolute;left:2175;top:3570;width:1500;height:525" fillcolor="#b2a1c7" strokecolor="#b2a1c7" strokeweight="1pt">
              <v:fill color2="#e5dfec" angle="-45" focus="-50%" type="gradient"/>
              <v:shadow on="t" type="perspective" color="#3f3151" opacity=".5" offset="1pt" offset2="-3pt"/>
              <v:textbox style="mso-next-textbox:#_x0000_s1046">
                <w:txbxContent>
                  <w:p w:rsidR="008F7C35" w:rsidRDefault="008F7C35" w:rsidP="005213E8">
                    <w:r>
                      <w:rPr>
                        <w:rFonts w:hint="eastAsia"/>
                      </w:rPr>
                      <w:t>入院记录表</w:t>
                    </w:r>
                  </w:p>
                </w:txbxContent>
              </v:textbox>
            </v:rect>
            <v:rect id="_x0000_s1047" style="position:absolute;left:2160;top:2099;width:1500;height:527" fillcolor="#b2a1c7" strokecolor="#b2a1c7" strokeweight="1pt">
              <v:fill color2="#e5dfec" angle="-45" focus="-50%" type="gradient"/>
              <v:shadow on="t" type="perspective" color="#3f3151" opacity=".5" offset="1pt" offset2="-3pt"/>
              <v:textbox style="mso-next-textbox:#_x0000_s1047">
                <w:txbxContent>
                  <w:p w:rsidR="008F7C35" w:rsidRDefault="008F7C35" w:rsidP="005213E8">
                    <w:r>
                      <w:rPr>
                        <w:rFonts w:hint="eastAsia"/>
                      </w:rPr>
                      <w:t>患者基本信息</w:t>
                    </w:r>
                  </w:p>
                </w:txbxContent>
              </v:textbox>
            </v:rect>
            <v:shape id="_x0000_s1048" type="#_x0000_t32" style="position:absolute;left:2955;top:2626;width:1;height:884" o:connectortype="straight">
              <v:stroke endarrow="block"/>
            </v:shape>
            <v:shape id="_x0000_s1049" type="#_x0000_t32" style="position:absolute;left:3675;top:3135;width:1591;height:705;flip:y" o:connectortype="straight">
              <v:stroke endarrow="block"/>
            </v:shape>
            <v:shape id="_x0000_s1050" type="#_x0000_t32" style="position:absolute;left:3675;top:3840;width:1591;height:255" o:connectortype="straight">
              <v:stroke endarrow="block"/>
            </v:shape>
            <v:shape id="_x0000_s1051" type="#_x0000_t32" style="position:absolute;left:3660;top:3840;width:1606;height:1216" o:connectortype="straight">
              <v:stroke endarrow="block"/>
            </v:shape>
            <v:shape id="_x0000_s1052" type="#_x0000_t202" style="position:absolute;left:1942;top:2896;width:946;height:464" filled="f" stroked="f">
              <v:textbox style="mso-next-textbox:#_x0000_s105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53" type="#_x0000_t202" style="position:absolute;left:3701;top:3074;width:946;height:436" filled="f" stroked="f">
              <v:textbox style="mso-next-textbox:#_x0000_s105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54" type="#_x0000_t202" style="position:absolute;left:4110;top:3704;width:946;height:436" filled="f" stroked="f">
              <v:textbox style="mso-next-textbox:#_x0000_s105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55" type="#_x0000_t202" style="position:absolute;left:3908;top:4620;width:946;height:436" filled="f" stroked="f">
              <v:textbox style="mso-next-textbox:#_x0000_s105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56" type="#_x0000_t202" style="position:absolute;left:7143;top:4140;width:946;height:436" filled="f" stroked="f">
              <v:textbox style="mso-next-textbox:#_x0000_s105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57" type="#_x0000_t202" style="position:absolute;left:7180;top:2774;width:946;height:436" filled="f" stroked="f">
              <v:textbox style="mso-next-textbox:#_x0000_s105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058" style="position:absolute;left:7725;top:2161;width:2381;height:465" fillcolor="#b2a1c7" strokecolor="#b2a1c7" strokeweight="1pt">
              <v:fill color2="#e5dfec" angle="-45" focusposition="1" focussize="" focus="-50%" type="gradient"/>
              <v:shadow on="t" type="perspective" color="#3f3151" opacity=".5" offset="1pt" offset2="-3pt"/>
              <v:textbox style="mso-next-textbox:#_x0000_s1058">
                <w:txbxContent>
                  <w:p w:rsidR="008F7C35" w:rsidRDefault="008F7C35" w:rsidP="005213E8">
                    <w:r>
                      <w:rPr>
                        <w:rFonts w:hint="eastAsia"/>
                      </w:rPr>
                      <w:t>生命体征监测记录</w:t>
                    </w:r>
                  </w:p>
                </w:txbxContent>
              </v:textbox>
            </v:rect>
            <v:shape id="_x0000_s1059" type="#_x0000_t32" style="position:absolute;left:6855;top:2394;width:870;height:741;flip:y" o:connectortype="straight">
              <v:stroke endarrow="block"/>
            </v:shape>
            <v:shape id="_x0000_s1060" type="#_x0000_t202" style="position:absolute;left:6474;top:2338;width:946;height:436" filled="f" stroked="f">
              <v:textbox style="mso-next-textbox:#_x0000_s106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rect id="_x0000_s1061" style="position:absolute;left:8188;top:4080;width:1590;height:540" fillcolor="#92cddc" strokecolor="#92cddc" strokeweight="1pt">
              <v:fill color2="#daeef3" angle="-45" focus="-50%" type="gradient"/>
              <v:shadow on="t" type="perspective" color="#205867" opacity=".5" offset="1pt" offset2="-3pt"/>
              <v:textbox style="mso-next-textbox:#_x0000_s1061">
                <w:txbxContent>
                  <w:p w:rsidR="008F7C35" w:rsidRDefault="008F7C35" w:rsidP="005213E8">
                    <w:r>
                      <w:rPr>
                        <w:rFonts w:hint="eastAsia"/>
                      </w:rPr>
                      <w:t>护理操作明细</w:t>
                    </w:r>
                  </w:p>
                  <w:p w:rsidR="008F7C35" w:rsidRPr="00EF59BE" w:rsidRDefault="008F7C35" w:rsidP="005213E8"/>
                </w:txbxContent>
              </v:textbox>
            </v:rect>
            <w10:wrap type="none"/>
            <w10:anchorlock/>
          </v:group>
        </w:pict>
      </w:r>
    </w:p>
    <w:p w:rsidR="005213E8" w:rsidRPr="00E9140E" w:rsidRDefault="005213E8" w:rsidP="0049659C">
      <w:pPr>
        <w:pStyle w:val="3"/>
        <w:rPr>
          <w:rFonts w:ascii="宋体" w:hAnsi="宋体"/>
        </w:rPr>
      </w:pPr>
      <w:bookmarkStart w:id="304" w:name="_Toc429573909"/>
      <w:r w:rsidRPr="00E9140E">
        <w:rPr>
          <w:rFonts w:ascii="宋体" w:hAnsi="宋体" w:hint="eastAsia"/>
        </w:rPr>
        <w:t>入院评估记录</w:t>
      </w:r>
      <w:r w:rsidRPr="001F7DF3">
        <w:rPr>
          <w:rFonts w:hint="eastAsia"/>
        </w:rPr>
        <w:t>（</w:t>
      </w:r>
      <w:r>
        <w:rPr>
          <w:rFonts w:hint="eastAsia"/>
        </w:rPr>
        <w:t>TB_EMR_RYPGJL</w:t>
      </w:r>
      <w:r w:rsidRPr="001F7DF3">
        <w:rPr>
          <w:rFonts w:hint="eastAsia"/>
        </w:rPr>
        <w:t>）</w:t>
      </w:r>
      <w:bookmarkEnd w:id="304"/>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914"/>
        <w:gridCol w:w="645"/>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914"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lastRenderedPageBreak/>
              <w:t>类型</w:t>
            </w:r>
          </w:p>
        </w:tc>
        <w:tc>
          <w:tcPr>
            <w:tcW w:w="645"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lastRenderedPageBreak/>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w:t>
            </w:r>
            <w:r w:rsidRPr="004E3FEE">
              <w:rPr>
                <w:rFonts w:ascii="宋体" w:hAnsi="宋体" w:hint="eastAsia"/>
                <w:b/>
                <w:sz w:val="21"/>
                <w:szCs w:val="21"/>
              </w:rPr>
              <w:lastRenderedPageBreak/>
              <w:t>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lastRenderedPageBreak/>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lastRenderedPageBreak/>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医疗机构代码</w:t>
            </w:r>
          </w:p>
        </w:tc>
        <w:tc>
          <w:tcPr>
            <w:tcW w:w="1281"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YLJGDM</w:t>
            </w:r>
          </w:p>
        </w:tc>
        <w:tc>
          <w:tcPr>
            <w:tcW w:w="914"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22</w:t>
            </w:r>
          </w:p>
        </w:tc>
        <w:tc>
          <w:tcPr>
            <w:tcW w:w="709" w:type="dxa"/>
            <w:shd w:val="clear" w:color="auto" w:fill="FFCC99"/>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WDDE98.00.034.00</w:t>
            </w:r>
          </w:p>
        </w:tc>
        <w:tc>
          <w:tcPr>
            <w:tcW w:w="21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入院评估记录流水号</w:t>
            </w:r>
          </w:p>
        </w:tc>
        <w:tc>
          <w:tcPr>
            <w:tcW w:w="1281"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RYPGJLLSH</w:t>
            </w:r>
          </w:p>
        </w:tc>
        <w:tc>
          <w:tcPr>
            <w:tcW w:w="914"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645"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卡号</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KH</w:t>
            </w:r>
          </w:p>
        </w:tc>
        <w:tc>
          <w:tcPr>
            <w:tcW w:w="91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32</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卡类型</w:t>
            </w:r>
          </w:p>
        </w:tc>
        <w:tc>
          <w:tcPr>
            <w:tcW w:w="1281" w:type="dxa"/>
            <w:shd w:val="clear" w:color="auto" w:fill="auto"/>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KLX</w:t>
            </w:r>
          </w:p>
        </w:tc>
        <w:tc>
          <w:tcPr>
            <w:tcW w:w="914"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16</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shd w:val="clear" w:color="auto" w:fill="auto"/>
            <w:vAlign w:val="center"/>
          </w:tcPr>
          <w:p w:rsidR="005213E8"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color w:val="000000"/>
                <w:kern w:val="0"/>
                <w:szCs w:val="21"/>
              </w:rPr>
              <w:t>ZYH</w:t>
            </w:r>
          </w:p>
        </w:tc>
        <w:tc>
          <w:tcPr>
            <w:tcW w:w="91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45"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科室名称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KSMC</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3E4911">
              <w:rPr>
                <w:rFonts w:ascii="宋体" w:hAnsi="宋体" w:cs="宋体"/>
                <w:color w:val="000000"/>
                <w:kern w:val="0"/>
                <w:szCs w:val="21"/>
              </w:rPr>
              <w:t>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914"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病区名称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BQMC</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病房号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BFH</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病床号</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BCH</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患者姓名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HZXM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性别代码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XBDM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GB/T 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年龄（月）</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NLY</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国籍代码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GJDM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hint="eastAsia"/>
              </w:rPr>
              <w:t>GB</w:t>
            </w:r>
            <w:r w:rsidRPr="00DA37D5">
              <w:rPr>
                <w:rFonts w:hint="eastAsia"/>
                <w:color w:val="000000"/>
              </w:rPr>
              <w:t>/T2659-2000</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民族</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MZ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婚姻状况代码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HYZKDM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hint="eastAsia"/>
              </w:rPr>
              <w:t>GB/T2261.2-2003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DE02.01.052.00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职业类别代码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ZYLBDM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学历代码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XLDM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bookmarkStart w:id="305" w:name="_Toc314271862"/>
            <w:r>
              <w:rPr>
                <w:rFonts w:hint="eastAsia"/>
              </w:rPr>
              <w:t>GB/4658-2006</w:t>
            </w:r>
            <w:bookmarkEnd w:id="305"/>
            <w:r w:rsidRPr="003E4911">
              <w:rPr>
                <w:rFonts w:ascii="宋体" w:hAnsi="宋体" w:cs="宋体"/>
                <w:color w:val="000000"/>
                <w:kern w:val="0"/>
                <w:szCs w:val="21"/>
              </w:rPr>
              <w:t xml:space="preserve"> </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患者电话号码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HZDHHM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工作单位电话号码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GZDWDHHM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患者电子邮件地址</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HZDZYJDZ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70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联系人姓名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LXRXM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DE02.01.010.00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联系人电话号码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LXRDHHM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DE06.00.237.00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入</w:t>
            </w:r>
            <w:r w:rsidRPr="003E4911">
              <w:rPr>
                <w:rFonts w:ascii="宋体" w:hAnsi="宋体" w:cs="宋体"/>
                <w:color w:val="000000"/>
                <w:kern w:val="0"/>
                <w:szCs w:val="21"/>
              </w:rPr>
              <w:t>病房方式</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RBFFS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DE04.01.117.00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主要症状</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ZYZZ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入</w:t>
            </w:r>
            <w:r w:rsidRPr="003E4911">
              <w:rPr>
                <w:rFonts w:ascii="宋体" w:hAnsi="宋体" w:cs="宋体"/>
                <w:color w:val="000000"/>
                <w:kern w:val="0"/>
                <w:szCs w:val="21"/>
              </w:rPr>
              <w:t>院原因</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RYYY</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DE06.00.339.00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入</w:t>
            </w:r>
            <w:r w:rsidRPr="003E4911">
              <w:rPr>
                <w:rFonts w:ascii="宋体" w:hAnsi="宋体" w:cs="宋体"/>
                <w:color w:val="000000"/>
                <w:kern w:val="0"/>
                <w:szCs w:val="21"/>
              </w:rPr>
              <w:t>院途径代码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RYTJDM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bCs/>
                <w:kern w:val="0"/>
                <w:szCs w:val="21"/>
              </w:rPr>
              <w:t>见说明（1），</w:t>
            </w:r>
            <w:r w:rsidRPr="003E4911">
              <w:rPr>
                <w:rFonts w:ascii="宋体" w:hAnsi="宋体" w:cs="宋体"/>
                <w:bCs/>
                <w:kern w:val="0"/>
                <w:szCs w:val="21"/>
              </w:rPr>
              <w:t>CV09.00.403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Apgar评分值</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PFZ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DE03.00.080.00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饮食情况代码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YSQKDM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1.良好2.—般3.较差</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DE05.10.022.00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发育程度代码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FYCDDM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1.正力型2.无力型 3.超力型</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DE05.10.142.00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精神状态正常标志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JSZTZCBZ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DE05.10.142.00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精神状态正常标志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JSZTZCBZ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DE05.10.065.00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睡眠状况</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SMZK</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bCs/>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DE05.10.158.00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特殊情况</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TSQK</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DE05.10.084.00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心理状态代码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XLZTDM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见说明（3），</w:t>
            </w:r>
            <w:r w:rsidRPr="003E4911">
              <w:rPr>
                <w:rFonts w:ascii="宋体" w:hAnsi="宋体" w:cs="宋体"/>
                <w:color w:val="000000"/>
                <w:kern w:val="0"/>
                <w:szCs w:val="21"/>
              </w:rPr>
              <w:t>CV05.10.002心理状态代码表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DE05.10.097.00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营养状态代码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YYZTDM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1.良好2.中等3.差</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DE05.10.122.00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自理能力代码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ZLNLDM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1.完全自理2.部分自理 3.不能自理</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DE02.10.022.00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过敏史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GMS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DE05.10.031.00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一般健康状况标志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YBJKZKBZ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DE02.10.026.00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疾病史（含外伤）</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JBSHWS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DE05.10.119.00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患者传染性标志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HZCRXBZ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DE02.10.008.00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传染病史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CRBS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DE02.10.101.00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预防接种史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YFJZS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DE02.10.061.00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手术史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SSS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DE02.10.100.00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输血史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SXS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DE02.10.022.00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过敏史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GMS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DE02.10.103.00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家族史</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JZS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1000</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tcPr>
          <w:p w:rsidR="005213E8" w:rsidRDefault="005213E8" w:rsidP="00512E3F">
            <w:r w:rsidRPr="006118D7">
              <w:rPr>
                <w:rFonts w:ascii="宋体" w:hAnsi="宋体" w:cs="宋体" w:hint="eastAsia"/>
                <w:color w:val="000000"/>
                <w:kern w:val="0"/>
                <w:szCs w:val="21"/>
              </w:rPr>
              <w:t>有多条时用“：“隔开</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DE03.00.070.00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吸烟标志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XYBZ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DE03.00.065.00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停止吸烟天数</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TZXYTS</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DE03.00.073.00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吸烟状况代码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XYZKDM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1.从不吸烟2.过去吸，已戒烟3.吸烟</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日吸烟量（支）</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RXYLZ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DE03.00.030.00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饮酒标志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YJBZ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DE03.00.076.00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饮酒频率代码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YJPLDM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见说明（4），</w:t>
            </w:r>
            <w:r w:rsidRPr="003E4911">
              <w:rPr>
                <w:rFonts w:ascii="宋体" w:hAnsi="宋体" w:cs="宋体"/>
                <w:color w:val="000000"/>
                <w:kern w:val="0"/>
                <w:szCs w:val="21"/>
              </w:rPr>
              <w:t xml:space="preserve"> CV03.00.104饮酒频率代码表</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DE03.00.054.00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日饮酒量（mL)</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RYJL</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数值</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3</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1.从不吸烟2.过去吸，已戒烟3.吸烟</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DE06.00.280.00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通知医师标志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TZYSBZ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DE06.00.279.00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通知医师日期时间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TZYSRQSJ</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DATETIME</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DE05.10.144.00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评估日期时间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PGRQSJ</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DATETIME</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责任护士签名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ZRHSQM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3652A8">
              <w:rPr>
                <w:rStyle w:val="MingLiU"/>
                <w:rFonts w:ascii="宋体" w:eastAsia="宋体" w:hAnsi="宋体" w:hint="eastAsia"/>
                <w:b w:val="0"/>
                <w:sz w:val="21"/>
                <w:szCs w:val="21"/>
              </w:rPr>
              <w:t>责任护士</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3652A8">
              <w:rPr>
                <w:rStyle w:val="MingLiU"/>
                <w:rFonts w:ascii="宋体" w:eastAsia="宋体" w:hAnsi="宋体" w:hint="eastAsia"/>
                <w:b w:val="0"/>
                <w:sz w:val="21"/>
                <w:szCs w:val="21"/>
              </w:rPr>
              <w:t>ZRHS</w:t>
            </w:r>
            <w:r w:rsidRPr="003652A8">
              <w:rPr>
                <w:rFonts w:ascii="宋体" w:hAnsi="宋体" w:hint="eastAsia"/>
                <w:color w:val="000000"/>
                <w:szCs w:val="21"/>
              </w:rPr>
              <w:t>GH</w:t>
            </w:r>
          </w:p>
        </w:tc>
        <w:tc>
          <w:tcPr>
            <w:tcW w:w="91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645"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vAlign w:val="center"/>
          </w:tcPr>
          <w:p w:rsidR="005213E8" w:rsidRDefault="005213E8" w:rsidP="00512E3F">
            <w:pPr>
              <w:jc w:val="center"/>
            </w:pPr>
            <w:r w:rsidRPr="00A36F24">
              <w:rPr>
                <w:rFonts w:ascii="宋体" w:hAnsi="宋体" w:hint="eastAsia"/>
                <w:szCs w:val="21"/>
              </w:rPr>
              <w:t>可选</w:t>
            </w:r>
          </w:p>
        </w:tc>
        <w:tc>
          <w:tcPr>
            <w:tcW w:w="3260" w:type="dxa"/>
            <w:vAlign w:val="center"/>
          </w:tcPr>
          <w:p w:rsidR="005213E8" w:rsidRPr="003652A8"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接诊护士签名</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JZHSQM</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字符串</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Pr>
                <w:rStyle w:val="MingLiU"/>
                <w:rFonts w:ascii="宋体" w:eastAsia="宋体" w:hAnsi="宋体" w:hint="eastAsia"/>
                <w:b w:val="0"/>
                <w:sz w:val="21"/>
                <w:szCs w:val="21"/>
              </w:rPr>
              <w:t>接诊</w:t>
            </w:r>
            <w:r w:rsidRPr="003652A8">
              <w:rPr>
                <w:rStyle w:val="MingLiU"/>
                <w:rFonts w:ascii="宋体" w:eastAsia="宋体" w:hAnsi="宋体" w:hint="eastAsia"/>
                <w:b w:val="0"/>
                <w:sz w:val="21"/>
                <w:szCs w:val="21"/>
              </w:rPr>
              <w:t>护士</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Pr>
                <w:rStyle w:val="MingLiU"/>
                <w:rFonts w:ascii="宋体" w:eastAsia="宋体" w:hAnsi="宋体" w:hint="eastAsia"/>
                <w:b w:val="0"/>
                <w:sz w:val="21"/>
                <w:szCs w:val="21"/>
              </w:rPr>
              <w:t>JZ</w:t>
            </w:r>
            <w:r w:rsidRPr="003652A8">
              <w:rPr>
                <w:rStyle w:val="MingLiU"/>
                <w:rFonts w:ascii="宋体" w:eastAsia="宋体" w:hAnsi="宋体" w:hint="eastAsia"/>
                <w:b w:val="0"/>
                <w:sz w:val="21"/>
                <w:szCs w:val="21"/>
              </w:rPr>
              <w:t>HS</w:t>
            </w:r>
            <w:r w:rsidRPr="003652A8">
              <w:rPr>
                <w:rFonts w:ascii="宋体" w:hAnsi="宋体" w:hint="eastAsia"/>
                <w:color w:val="000000"/>
                <w:szCs w:val="21"/>
              </w:rPr>
              <w:t>GH</w:t>
            </w:r>
          </w:p>
        </w:tc>
        <w:tc>
          <w:tcPr>
            <w:tcW w:w="91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645"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vAlign w:val="center"/>
          </w:tcPr>
          <w:p w:rsidR="005213E8" w:rsidRDefault="005213E8" w:rsidP="00512E3F">
            <w:pPr>
              <w:jc w:val="center"/>
            </w:pPr>
            <w:r w:rsidRPr="00A36F24">
              <w:rPr>
                <w:rFonts w:ascii="宋体" w:hAnsi="宋体" w:hint="eastAsia"/>
                <w:szCs w:val="21"/>
              </w:rPr>
              <w:t>可选</w:t>
            </w:r>
          </w:p>
        </w:tc>
        <w:tc>
          <w:tcPr>
            <w:tcW w:w="3260" w:type="dxa"/>
            <w:vAlign w:val="center"/>
          </w:tcPr>
          <w:p w:rsidR="005213E8" w:rsidRPr="003652A8"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签名日期时间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QMRQSJ</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DATETIME</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WDDE98.00.026.00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是否有护理观察记录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SFYHLGC</w:t>
            </w:r>
          </w:p>
        </w:tc>
        <w:tc>
          <w:tcPr>
            <w:tcW w:w="914"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hint="eastAsia"/>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是否有</w:t>
            </w:r>
            <w:r>
              <w:rPr>
                <w:rFonts w:ascii="宋体" w:hAnsi="宋体" w:cs="宋体" w:hint="eastAsia"/>
                <w:color w:val="000000"/>
                <w:kern w:val="0"/>
                <w:szCs w:val="21"/>
              </w:rPr>
              <w:t>生命体征监测记录</w:t>
            </w:r>
          </w:p>
        </w:tc>
        <w:tc>
          <w:tcPr>
            <w:tcW w:w="1281" w:type="dxa"/>
            <w:vAlign w:val="center"/>
          </w:tcPr>
          <w:p w:rsidR="005213E8" w:rsidRPr="003E4911" w:rsidRDefault="005213E8" w:rsidP="00512E3F">
            <w:pPr>
              <w:widowControl/>
              <w:rPr>
                <w:rFonts w:ascii="宋体" w:hAnsi="宋体" w:cs="宋体"/>
                <w:color w:val="000000"/>
                <w:kern w:val="0"/>
                <w:szCs w:val="21"/>
              </w:rPr>
            </w:pPr>
            <w:r w:rsidRPr="003E4911">
              <w:rPr>
                <w:rFonts w:ascii="宋体" w:hAnsi="宋体" w:cs="宋体" w:hint="eastAsia"/>
                <w:color w:val="000000"/>
                <w:kern w:val="0"/>
                <w:szCs w:val="21"/>
              </w:rPr>
              <w:t>SFY</w:t>
            </w:r>
            <w:r>
              <w:rPr>
                <w:rFonts w:ascii="宋体" w:hAnsi="宋体" w:cs="宋体" w:hint="eastAsia"/>
                <w:color w:val="000000"/>
                <w:kern w:val="0"/>
                <w:szCs w:val="21"/>
              </w:rPr>
              <w:t>SMTZJCL</w:t>
            </w:r>
          </w:p>
        </w:tc>
        <w:tc>
          <w:tcPr>
            <w:tcW w:w="914"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可选</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修改标志</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XGBZ</w:t>
            </w:r>
          </w:p>
        </w:tc>
        <w:tc>
          <w:tcPr>
            <w:tcW w:w="914"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bCs/>
                <w:kern w:val="0"/>
                <w:szCs w:val="21"/>
              </w:rPr>
              <w:t>字符</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编码。0：正常、1：撤销；见</w:t>
            </w:r>
            <w:r>
              <w:rPr>
                <w:rFonts w:ascii="宋体" w:hAnsi="宋体" w:cs="宋体" w:hint="eastAsia"/>
                <w:color w:val="000000"/>
                <w:kern w:val="0"/>
                <w:szCs w:val="21"/>
              </w:rPr>
              <w:t>2</w:t>
            </w:r>
            <w:r w:rsidRPr="003E4911">
              <w:rPr>
                <w:rFonts w:ascii="宋体" w:hAnsi="宋体" w:cs="宋体" w:hint="eastAsia"/>
                <w:color w:val="000000"/>
                <w:kern w:val="0"/>
                <w:szCs w:val="21"/>
              </w:rPr>
              <w:t>.1.1说明（5）</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数据生成</w:t>
            </w:r>
            <w:r w:rsidRPr="003E4911">
              <w:rPr>
                <w:rFonts w:ascii="宋体" w:hAnsi="宋体" w:cs="宋体"/>
                <w:color w:val="000000"/>
                <w:kern w:val="0"/>
                <w:szCs w:val="21"/>
              </w:rPr>
              <w:t>时间</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Y</w:t>
            </w:r>
            <w:r w:rsidRPr="003E4911">
              <w:rPr>
                <w:rFonts w:ascii="宋体" w:hAnsi="宋体" w:cs="宋体" w:hint="eastAsia"/>
                <w:color w:val="000000"/>
                <w:kern w:val="0"/>
                <w:szCs w:val="21"/>
              </w:rPr>
              <w:t>W</w:t>
            </w:r>
            <w:r w:rsidRPr="003E4911">
              <w:rPr>
                <w:rFonts w:ascii="宋体" w:hAnsi="宋体" w:cs="宋体"/>
                <w:color w:val="000000"/>
                <w:kern w:val="0"/>
                <w:szCs w:val="21"/>
              </w:rPr>
              <w:t>SCSJ</w:t>
            </w:r>
          </w:p>
        </w:tc>
        <w:tc>
          <w:tcPr>
            <w:tcW w:w="914" w:type="dxa"/>
            <w:vAlign w:val="center"/>
          </w:tcPr>
          <w:p w:rsidR="005213E8" w:rsidRPr="003E4911" w:rsidRDefault="005213E8" w:rsidP="00512E3F">
            <w:pPr>
              <w:widowControl/>
              <w:autoSpaceDE w:val="0"/>
              <w:autoSpaceDN w:val="0"/>
              <w:adjustRightInd w:val="0"/>
              <w:ind w:rightChars="-74" w:right="-155"/>
              <w:jc w:val="center"/>
              <w:rPr>
                <w:rFonts w:ascii="宋体" w:hAnsi="宋体" w:cs="宋体"/>
                <w:color w:val="000000"/>
                <w:kern w:val="0"/>
                <w:szCs w:val="21"/>
              </w:rPr>
            </w:pPr>
            <w:r w:rsidRPr="003E4911">
              <w:rPr>
                <w:rFonts w:ascii="宋体" w:hAnsi="宋体" w:cs="宋体"/>
                <w:color w:val="000000"/>
                <w:kern w:val="0"/>
                <w:szCs w:val="21"/>
              </w:rPr>
              <w:t>DATETIME</w:t>
            </w:r>
          </w:p>
        </w:tc>
        <w:tc>
          <w:tcPr>
            <w:tcW w:w="645"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sidRPr="003E4911">
              <w:rPr>
                <w:rFonts w:ascii="宋体" w:hAnsi="宋体" w:cs="宋体"/>
                <w:color w:val="000000"/>
                <w:kern w:val="0"/>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业务操作获取</w:t>
            </w:r>
            <w:r w:rsidRPr="003E4911">
              <w:rPr>
                <w:rFonts w:ascii="宋体" w:hAnsi="宋体" w:cs="宋体"/>
                <w:color w:val="000000"/>
                <w:kern w:val="0"/>
                <w:szCs w:val="21"/>
              </w:rPr>
              <w:t>该</w:t>
            </w:r>
            <w:r w:rsidRPr="003E4911">
              <w:rPr>
                <w:rFonts w:ascii="宋体" w:hAnsi="宋体" w:cs="宋体" w:hint="eastAsia"/>
                <w:color w:val="000000"/>
                <w:kern w:val="0"/>
                <w:szCs w:val="21"/>
              </w:rPr>
              <w:t>患者信息</w:t>
            </w:r>
            <w:r w:rsidRPr="003E4911">
              <w:rPr>
                <w:rFonts w:ascii="宋体" w:hAnsi="宋体" w:cs="宋体"/>
                <w:color w:val="000000"/>
                <w:kern w:val="0"/>
                <w:szCs w:val="21"/>
              </w:rPr>
              <w:t>的时间</w:t>
            </w:r>
          </w:p>
        </w:tc>
      </w:tr>
    </w:tbl>
    <w:p w:rsidR="005213E8" w:rsidRDefault="005213E8" w:rsidP="005213E8">
      <w:r>
        <w:rPr>
          <w:rFonts w:hint="eastAsia"/>
        </w:rPr>
        <w:t>说明：</w:t>
      </w:r>
    </w:p>
    <w:p w:rsidR="005213E8" w:rsidRPr="00A87650" w:rsidRDefault="005213E8" w:rsidP="00631648">
      <w:pPr>
        <w:numPr>
          <w:ilvl w:val="0"/>
          <w:numId w:val="16"/>
        </w:numPr>
      </w:pPr>
      <w:r w:rsidRPr="004A7568">
        <w:rPr>
          <w:rFonts w:ascii="宋体" w:hAnsi="宋体" w:cs="宋体"/>
          <w:bCs/>
          <w:kern w:val="0"/>
        </w:rPr>
        <w:t>CV09.00.403</w:t>
      </w:r>
      <w:r>
        <w:rPr>
          <w:rFonts w:ascii="宋体" w:hAnsi="宋体" w:cs="宋体" w:hint="eastAsia"/>
          <w:bCs/>
          <w:kern w:val="0"/>
        </w:rPr>
        <w:t>入院途径代码表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8"/>
        <w:gridCol w:w="2819"/>
        <w:gridCol w:w="4170"/>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门诊</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急诊</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3</w:t>
            </w:r>
          </w:p>
        </w:tc>
        <w:tc>
          <w:tcPr>
            <w:tcW w:w="2934" w:type="dxa"/>
            <w:vAlign w:val="bottom"/>
          </w:tcPr>
          <w:p w:rsidR="005213E8" w:rsidRPr="00F73973" w:rsidRDefault="005213E8" w:rsidP="00512E3F">
            <w:pPr>
              <w:rPr>
                <w:rFonts w:ascii="宋体" w:hAnsi="宋体" w:cs="宋体"/>
                <w:sz w:val="22"/>
              </w:rPr>
            </w:pPr>
            <w:r>
              <w:rPr>
                <w:rFonts w:hint="eastAsia"/>
                <w:sz w:val="22"/>
              </w:rPr>
              <w:t>其他医疗机构转入</w:t>
            </w:r>
          </w:p>
        </w:tc>
        <w:tc>
          <w:tcPr>
            <w:tcW w:w="4350" w:type="dxa"/>
            <w:vAlign w:val="bottom"/>
          </w:tcPr>
          <w:p w:rsidR="005213E8" w:rsidRPr="00F73973" w:rsidRDefault="005213E8" w:rsidP="00512E3F">
            <w:pPr>
              <w:rPr>
                <w:rFonts w:ascii="宋体" w:hAnsi="宋体" w:cs="宋体"/>
                <w:sz w:val="22"/>
              </w:rPr>
            </w:pP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4</w:t>
            </w:r>
          </w:p>
        </w:tc>
        <w:tc>
          <w:tcPr>
            <w:tcW w:w="2934" w:type="dxa"/>
            <w:vAlign w:val="bottom"/>
          </w:tcPr>
          <w:p w:rsidR="005213E8" w:rsidRPr="00F73973" w:rsidRDefault="005213E8" w:rsidP="00512E3F">
            <w:pPr>
              <w:rPr>
                <w:rFonts w:ascii="宋体" w:hAnsi="宋体" w:cs="宋体"/>
                <w:sz w:val="22"/>
              </w:rPr>
            </w:pPr>
            <w:r>
              <w:rPr>
                <w:rFonts w:hint="eastAsia"/>
                <w:sz w:val="22"/>
              </w:rPr>
              <w:t>其他</w:t>
            </w:r>
          </w:p>
        </w:tc>
        <w:tc>
          <w:tcPr>
            <w:tcW w:w="4350" w:type="dxa"/>
            <w:vAlign w:val="bottom"/>
          </w:tcPr>
          <w:p w:rsidR="005213E8" w:rsidRPr="00F73973" w:rsidRDefault="005213E8" w:rsidP="00512E3F">
            <w:pPr>
              <w:rPr>
                <w:rFonts w:ascii="宋体" w:hAnsi="宋体" w:cs="宋体"/>
                <w:sz w:val="22"/>
              </w:rPr>
            </w:pPr>
          </w:p>
        </w:tc>
      </w:tr>
    </w:tbl>
    <w:p w:rsidR="005213E8" w:rsidRDefault="005213E8" w:rsidP="005213E8">
      <w:pPr>
        <w:ind w:left="720"/>
      </w:pPr>
    </w:p>
    <w:p w:rsidR="005213E8" w:rsidRDefault="005213E8" w:rsidP="00631648">
      <w:pPr>
        <w:numPr>
          <w:ilvl w:val="0"/>
          <w:numId w:val="16"/>
        </w:numPr>
      </w:pPr>
      <w:r w:rsidRPr="00A87650">
        <w:rPr>
          <w:rFonts w:hint="eastAsia"/>
        </w:rPr>
        <w:lastRenderedPageBreak/>
        <w:t>CV06.00.208</w:t>
      </w:r>
      <w:r w:rsidRPr="00A87650">
        <w:rPr>
          <w:rFonts w:hint="eastAsia"/>
        </w:rPr>
        <w:t>随访周期建议代码表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bottom"/>
          </w:tcPr>
          <w:p w:rsidR="005213E8" w:rsidRDefault="005213E8" w:rsidP="00512E3F">
            <w:pPr>
              <w:jc w:val="center"/>
              <w:rPr>
                <w:rFonts w:ascii="宋体" w:hAnsi="宋体" w:cs="宋体"/>
                <w:sz w:val="22"/>
              </w:rPr>
            </w:pPr>
            <w:r>
              <w:rPr>
                <w:rFonts w:ascii="宋体" w:hAnsi="宋体" w:hint="eastAsia"/>
                <w:sz w:val="22"/>
              </w:rPr>
              <w:t>01</w:t>
            </w:r>
          </w:p>
        </w:tc>
        <w:tc>
          <w:tcPr>
            <w:tcW w:w="2934" w:type="dxa"/>
            <w:tcBorders>
              <w:top w:val="single" w:sz="12" w:space="0" w:color="auto"/>
            </w:tcBorders>
            <w:vAlign w:val="bottom"/>
          </w:tcPr>
          <w:p w:rsidR="005213E8" w:rsidRDefault="005213E8" w:rsidP="00512E3F">
            <w:pPr>
              <w:rPr>
                <w:rFonts w:ascii="宋体" w:hAnsi="宋体" w:cs="宋体"/>
                <w:sz w:val="22"/>
              </w:rPr>
            </w:pPr>
            <w:r>
              <w:rPr>
                <w:rFonts w:ascii="宋体" w:hAnsi="宋体" w:hint="eastAsia"/>
                <w:sz w:val="22"/>
              </w:rPr>
              <w:t>每2周</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02</w:t>
            </w:r>
          </w:p>
        </w:tc>
        <w:tc>
          <w:tcPr>
            <w:tcW w:w="2934" w:type="dxa"/>
            <w:vAlign w:val="bottom"/>
          </w:tcPr>
          <w:p w:rsidR="005213E8" w:rsidRDefault="005213E8" w:rsidP="00512E3F">
            <w:pPr>
              <w:rPr>
                <w:rFonts w:ascii="宋体" w:hAnsi="宋体" w:cs="宋体"/>
                <w:sz w:val="22"/>
              </w:rPr>
            </w:pPr>
            <w:r>
              <w:rPr>
                <w:rFonts w:ascii="宋体" w:hAnsi="宋体" w:hint="eastAsia"/>
                <w:sz w:val="22"/>
              </w:rPr>
              <w:t>每1个月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03</w:t>
            </w:r>
          </w:p>
        </w:tc>
        <w:tc>
          <w:tcPr>
            <w:tcW w:w="2934" w:type="dxa"/>
            <w:vAlign w:val="bottom"/>
          </w:tcPr>
          <w:p w:rsidR="005213E8" w:rsidRDefault="005213E8" w:rsidP="00512E3F">
            <w:pPr>
              <w:rPr>
                <w:rFonts w:ascii="宋体" w:hAnsi="宋体" w:cs="宋体"/>
                <w:sz w:val="22"/>
              </w:rPr>
            </w:pPr>
            <w:r>
              <w:rPr>
                <w:rFonts w:ascii="宋体" w:hAnsi="宋体" w:hint="eastAsia"/>
                <w:sz w:val="22"/>
              </w:rPr>
              <w:t>每2个月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04</w:t>
            </w:r>
          </w:p>
        </w:tc>
        <w:tc>
          <w:tcPr>
            <w:tcW w:w="2934" w:type="dxa"/>
            <w:vAlign w:val="bottom"/>
          </w:tcPr>
          <w:p w:rsidR="005213E8" w:rsidRDefault="005213E8" w:rsidP="00512E3F">
            <w:pPr>
              <w:rPr>
                <w:rFonts w:ascii="宋体" w:hAnsi="宋体" w:cs="宋体"/>
                <w:sz w:val="22"/>
              </w:rPr>
            </w:pPr>
            <w:r>
              <w:rPr>
                <w:rFonts w:ascii="宋体" w:hAnsi="宋体" w:hint="eastAsia"/>
                <w:sz w:val="22"/>
              </w:rPr>
              <w:t>每3个月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05</w:t>
            </w:r>
          </w:p>
        </w:tc>
        <w:tc>
          <w:tcPr>
            <w:tcW w:w="2934" w:type="dxa"/>
            <w:vAlign w:val="bottom"/>
          </w:tcPr>
          <w:p w:rsidR="005213E8" w:rsidRDefault="005213E8" w:rsidP="00512E3F">
            <w:pPr>
              <w:rPr>
                <w:rFonts w:ascii="宋体" w:hAnsi="宋体" w:cs="宋体"/>
                <w:sz w:val="22"/>
              </w:rPr>
            </w:pPr>
            <w:r>
              <w:rPr>
                <w:rFonts w:ascii="宋体" w:hAnsi="宋体" w:hint="eastAsia"/>
                <w:sz w:val="22"/>
              </w:rPr>
              <w:t>每半年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06</w:t>
            </w:r>
          </w:p>
        </w:tc>
        <w:tc>
          <w:tcPr>
            <w:tcW w:w="2934" w:type="dxa"/>
            <w:vAlign w:val="bottom"/>
          </w:tcPr>
          <w:p w:rsidR="005213E8" w:rsidRDefault="005213E8" w:rsidP="00512E3F">
            <w:pPr>
              <w:rPr>
                <w:rFonts w:ascii="宋体" w:hAnsi="宋体" w:cs="宋体"/>
                <w:sz w:val="22"/>
              </w:rPr>
            </w:pPr>
            <w:r>
              <w:rPr>
                <w:rFonts w:ascii="宋体" w:hAnsi="宋体" w:hint="eastAsia"/>
                <w:sz w:val="22"/>
              </w:rPr>
              <w:t>每年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07</w:t>
            </w:r>
          </w:p>
        </w:tc>
        <w:tc>
          <w:tcPr>
            <w:tcW w:w="2934" w:type="dxa"/>
            <w:vAlign w:val="bottom"/>
          </w:tcPr>
          <w:p w:rsidR="005213E8" w:rsidRDefault="005213E8" w:rsidP="00512E3F">
            <w:pPr>
              <w:rPr>
                <w:rFonts w:ascii="宋体" w:hAnsi="宋体" w:cs="宋体"/>
                <w:sz w:val="22"/>
              </w:rPr>
            </w:pPr>
            <w:r>
              <w:rPr>
                <w:rFonts w:ascii="宋体" w:hAnsi="宋体" w:hint="eastAsia"/>
                <w:sz w:val="22"/>
              </w:rPr>
              <w:t>每2年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08</w:t>
            </w:r>
          </w:p>
        </w:tc>
        <w:tc>
          <w:tcPr>
            <w:tcW w:w="2934" w:type="dxa"/>
            <w:vAlign w:val="bottom"/>
          </w:tcPr>
          <w:p w:rsidR="005213E8" w:rsidRDefault="005213E8" w:rsidP="00512E3F">
            <w:pPr>
              <w:rPr>
                <w:rFonts w:ascii="宋体" w:hAnsi="宋体" w:cs="宋体"/>
                <w:sz w:val="22"/>
              </w:rPr>
            </w:pPr>
            <w:r>
              <w:rPr>
                <w:rFonts w:ascii="宋体" w:hAnsi="宋体" w:hint="eastAsia"/>
                <w:sz w:val="22"/>
              </w:rPr>
              <w:t>无需</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99</w:t>
            </w:r>
          </w:p>
        </w:tc>
        <w:tc>
          <w:tcPr>
            <w:tcW w:w="2934" w:type="dxa"/>
            <w:vAlign w:val="bottom"/>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Default="005213E8" w:rsidP="005213E8">
      <w:pPr>
        <w:ind w:left="720"/>
      </w:pPr>
    </w:p>
    <w:p w:rsidR="005213E8" w:rsidRDefault="005213E8" w:rsidP="00631648">
      <w:pPr>
        <w:numPr>
          <w:ilvl w:val="0"/>
          <w:numId w:val="16"/>
        </w:numPr>
      </w:pPr>
      <w:r w:rsidRPr="00A87650">
        <w:rPr>
          <w:rFonts w:hint="eastAsia"/>
        </w:rPr>
        <w:t>CV05.10.002</w:t>
      </w:r>
      <w:r w:rsidRPr="00A87650">
        <w:rPr>
          <w:rFonts w:hint="eastAsia"/>
        </w:rPr>
        <w:t>心理状态代码表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center"/>
          </w:tcPr>
          <w:p w:rsidR="005213E8" w:rsidRDefault="005213E8" w:rsidP="00512E3F">
            <w:pPr>
              <w:jc w:val="center"/>
              <w:rPr>
                <w:rFonts w:ascii="宋体" w:hAnsi="宋体" w:cs="宋体"/>
                <w:sz w:val="22"/>
              </w:rPr>
            </w:pPr>
            <w:r>
              <w:rPr>
                <w:rFonts w:ascii="宋体" w:hAnsi="宋体" w:hint="eastAsia"/>
                <w:sz w:val="22"/>
              </w:rPr>
              <w:t>1</w:t>
            </w:r>
          </w:p>
        </w:tc>
        <w:tc>
          <w:tcPr>
            <w:tcW w:w="2934" w:type="dxa"/>
            <w:tcBorders>
              <w:top w:val="single" w:sz="12" w:space="0" w:color="auto"/>
            </w:tcBorders>
            <w:vAlign w:val="center"/>
          </w:tcPr>
          <w:p w:rsidR="005213E8" w:rsidRDefault="005213E8" w:rsidP="00512E3F">
            <w:pPr>
              <w:rPr>
                <w:rFonts w:ascii="宋体" w:hAnsi="宋体" w:cs="宋体"/>
                <w:sz w:val="22"/>
              </w:rPr>
            </w:pPr>
            <w:r>
              <w:rPr>
                <w:rFonts w:ascii="宋体" w:hAnsi="宋体" w:hint="eastAsia"/>
                <w:sz w:val="22"/>
              </w:rPr>
              <w:t>紧张</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2</w:t>
            </w:r>
          </w:p>
        </w:tc>
        <w:tc>
          <w:tcPr>
            <w:tcW w:w="2934" w:type="dxa"/>
            <w:vAlign w:val="center"/>
          </w:tcPr>
          <w:p w:rsidR="005213E8" w:rsidRDefault="005213E8" w:rsidP="00512E3F">
            <w:pPr>
              <w:rPr>
                <w:rFonts w:ascii="宋体" w:hAnsi="宋体" w:cs="宋体"/>
                <w:sz w:val="22"/>
              </w:rPr>
            </w:pPr>
            <w:r>
              <w:rPr>
                <w:rFonts w:ascii="宋体" w:hAnsi="宋体" w:hint="eastAsia"/>
                <w:sz w:val="22"/>
              </w:rPr>
              <w:t>抑郁</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3</w:t>
            </w:r>
          </w:p>
        </w:tc>
        <w:tc>
          <w:tcPr>
            <w:tcW w:w="2934" w:type="dxa"/>
            <w:vAlign w:val="center"/>
          </w:tcPr>
          <w:p w:rsidR="005213E8" w:rsidRDefault="005213E8" w:rsidP="00512E3F">
            <w:pPr>
              <w:rPr>
                <w:rFonts w:ascii="宋体" w:hAnsi="宋体" w:cs="宋体"/>
                <w:sz w:val="22"/>
              </w:rPr>
            </w:pPr>
            <w:r>
              <w:rPr>
                <w:rFonts w:ascii="宋体" w:hAnsi="宋体" w:hint="eastAsia"/>
                <w:sz w:val="22"/>
              </w:rPr>
              <w:t>焦虑</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9</w:t>
            </w:r>
          </w:p>
        </w:tc>
        <w:tc>
          <w:tcPr>
            <w:tcW w:w="2934" w:type="dxa"/>
            <w:vAlign w:val="center"/>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Default="005213E8" w:rsidP="005213E8">
      <w:pPr>
        <w:ind w:left="720"/>
      </w:pPr>
    </w:p>
    <w:p w:rsidR="005213E8" w:rsidRDefault="005213E8" w:rsidP="00631648">
      <w:pPr>
        <w:numPr>
          <w:ilvl w:val="0"/>
          <w:numId w:val="16"/>
        </w:numPr>
      </w:pPr>
      <w:r w:rsidRPr="00A87650">
        <w:rPr>
          <w:rFonts w:hint="eastAsia"/>
        </w:rPr>
        <w:t>CV03.00.104</w:t>
      </w:r>
      <w:r w:rsidRPr="00A87650">
        <w:rPr>
          <w:rFonts w:hint="eastAsia"/>
        </w:rPr>
        <w:t>饮酒频率代码表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bottom"/>
          </w:tcPr>
          <w:p w:rsidR="005213E8" w:rsidRDefault="005213E8" w:rsidP="00512E3F">
            <w:pPr>
              <w:jc w:val="center"/>
              <w:rPr>
                <w:rFonts w:ascii="宋体" w:hAnsi="宋体" w:cs="宋体"/>
                <w:sz w:val="22"/>
              </w:rPr>
            </w:pPr>
            <w:r>
              <w:rPr>
                <w:rFonts w:ascii="宋体" w:hAnsi="宋体" w:hint="eastAsia"/>
                <w:sz w:val="22"/>
              </w:rPr>
              <w:t>1</w:t>
            </w:r>
          </w:p>
        </w:tc>
        <w:tc>
          <w:tcPr>
            <w:tcW w:w="2934" w:type="dxa"/>
            <w:tcBorders>
              <w:top w:val="single" w:sz="12" w:space="0" w:color="auto"/>
            </w:tcBorders>
            <w:vAlign w:val="bottom"/>
          </w:tcPr>
          <w:p w:rsidR="005213E8" w:rsidRDefault="005213E8" w:rsidP="00512E3F">
            <w:pPr>
              <w:rPr>
                <w:rFonts w:ascii="宋体" w:hAnsi="宋体" w:cs="宋体"/>
                <w:sz w:val="22"/>
              </w:rPr>
            </w:pPr>
            <w:r>
              <w:rPr>
                <w:rFonts w:ascii="宋体" w:hAnsi="宋体" w:hint="eastAsia"/>
                <w:sz w:val="22"/>
              </w:rPr>
              <w:t>从不</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2</w:t>
            </w:r>
          </w:p>
        </w:tc>
        <w:tc>
          <w:tcPr>
            <w:tcW w:w="2934" w:type="dxa"/>
            <w:vAlign w:val="bottom"/>
          </w:tcPr>
          <w:p w:rsidR="005213E8" w:rsidRDefault="005213E8" w:rsidP="00512E3F">
            <w:pPr>
              <w:rPr>
                <w:rFonts w:ascii="宋体" w:hAnsi="宋体" w:cs="宋体"/>
                <w:sz w:val="22"/>
              </w:rPr>
            </w:pPr>
            <w:r>
              <w:rPr>
                <w:rFonts w:ascii="宋体" w:hAnsi="宋体" w:hint="eastAsia"/>
                <w:sz w:val="22"/>
              </w:rPr>
              <w:t>偶尔</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21</w:t>
            </w:r>
          </w:p>
        </w:tc>
        <w:tc>
          <w:tcPr>
            <w:tcW w:w="2934" w:type="dxa"/>
            <w:vAlign w:val="bottom"/>
          </w:tcPr>
          <w:p w:rsidR="005213E8" w:rsidRDefault="005213E8" w:rsidP="00512E3F">
            <w:pPr>
              <w:rPr>
                <w:rFonts w:ascii="宋体" w:hAnsi="宋体" w:cs="宋体"/>
                <w:sz w:val="22"/>
              </w:rPr>
            </w:pPr>
            <w:r>
              <w:rPr>
                <w:rFonts w:ascii="宋体" w:hAnsi="宋体" w:hint="eastAsia"/>
                <w:sz w:val="22"/>
              </w:rPr>
              <w:t>1d/月～3d/月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22</w:t>
            </w:r>
          </w:p>
        </w:tc>
        <w:tc>
          <w:tcPr>
            <w:tcW w:w="2934" w:type="dxa"/>
            <w:vAlign w:val="bottom"/>
          </w:tcPr>
          <w:p w:rsidR="005213E8" w:rsidRDefault="005213E8" w:rsidP="00512E3F">
            <w:pPr>
              <w:rPr>
                <w:rFonts w:ascii="宋体" w:hAnsi="宋体" w:cs="宋体"/>
                <w:sz w:val="22"/>
              </w:rPr>
            </w:pPr>
            <w:r>
              <w:rPr>
                <w:rFonts w:ascii="宋体" w:hAnsi="宋体" w:hint="eastAsia"/>
                <w:sz w:val="22"/>
              </w:rPr>
              <w:t>少于1d/月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3</w:t>
            </w:r>
          </w:p>
        </w:tc>
        <w:tc>
          <w:tcPr>
            <w:tcW w:w="2934" w:type="dxa"/>
            <w:vAlign w:val="bottom"/>
          </w:tcPr>
          <w:p w:rsidR="005213E8" w:rsidRDefault="005213E8" w:rsidP="00512E3F">
            <w:pPr>
              <w:rPr>
                <w:rFonts w:ascii="宋体" w:hAnsi="宋体" w:cs="宋体"/>
                <w:sz w:val="22"/>
              </w:rPr>
            </w:pPr>
            <w:r>
              <w:rPr>
                <w:rFonts w:ascii="宋体" w:hAnsi="宋体" w:hint="eastAsia"/>
                <w:sz w:val="22"/>
              </w:rPr>
              <w:t>经常</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31</w:t>
            </w:r>
          </w:p>
        </w:tc>
        <w:tc>
          <w:tcPr>
            <w:tcW w:w="2934" w:type="dxa"/>
            <w:vAlign w:val="bottom"/>
          </w:tcPr>
          <w:p w:rsidR="005213E8" w:rsidRDefault="005213E8" w:rsidP="00512E3F">
            <w:pPr>
              <w:rPr>
                <w:rFonts w:ascii="宋体" w:hAnsi="宋体" w:cs="宋体"/>
                <w:sz w:val="22"/>
              </w:rPr>
            </w:pPr>
            <w:r>
              <w:rPr>
                <w:rFonts w:ascii="宋体" w:hAnsi="宋体" w:hint="eastAsia"/>
                <w:sz w:val="22"/>
              </w:rPr>
              <w:t>5d/周～6d/周</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32</w:t>
            </w:r>
          </w:p>
        </w:tc>
        <w:tc>
          <w:tcPr>
            <w:tcW w:w="2934" w:type="dxa"/>
            <w:vAlign w:val="bottom"/>
          </w:tcPr>
          <w:p w:rsidR="005213E8" w:rsidRDefault="005213E8" w:rsidP="00512E3F">
            <w:pPr>
              <w:rPr>
                <w:rFonts w:ascii="宋体" w:hAnsi="宋体" w:cs="宋体"/>
                <w:sz w:val="22"/>
              </w:rPr>
            </w:pPr>
            <w:r>
              <w:rPr>
                <w:rFonts w:ascii="宋体" w:hAnsi="宋体" w:hint="eastAsia"/>
                <w:sz w:val="22"/>
              </w:rPr>
              <w:t>3d/周～4d/周</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33</w:t>
            </w:r>
          </w:p>
        </w:tc>
        <w:tc>
          <w:tcPr>
            <w:tcW w:w="2934" w:type="dxa"/>
            <w:vAlign w:val="bottom"/>
          </w:tcPr>
          <w:p w:rsidR="005213E8" w:rsidRDefault="005213E8" w:rsidP="00512E3F">
            <w:pPr>
              <w:rPr>
                <w:rFonts w:ascii="宋体" w:hAnsi="宋体" w:cs="宋体"/>
                <w:sz w:val="22"/>
              </w:rPr>
            </w:pPr>
            <w:r>
              <w:rPr>
                <w:rFonts w:ascii="宋体" w:hAnsi="宋体" w:hint="eastAsia"/>
                <w:sz w:val="22"/>
              </w:rPr>
              <w:t>1d/周～2d/周</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4</w:t>
            </w:r>
          </w:p>
        </w:tc>
        <w:tc>
          <w:tcPr>
            <w:tcW w:w="2934" w:type="dxa"/>
            <w:vAlign w:val="bottom"/>
          </w:tcPr>
          <w:p w:rsidR="005213E8" w:rsidRDefault="005213E8" w:rsidP="00512E3F">
            <w:pPr>
              <w:rPr>
                <w:rFonts w:ascii="宋体" w:hAnsi="宋体" w:cs="宋体"/>
                <w:sz w:val="22"/>
              </w:rPr>
            </w:pPr>
            <w:r>
              <w:rPr>
                <w:rFonts w:ascii="宋体" w:hAnsi="宋体" w:hint="eastAsia"/>
                <w:sz w:val="22"/>
              </w:rPr>
              <w:t>每天</w:t>
            </w:r>
          </w:p>
        </w:tc>
        <w:tc>
          <w:tcPr>
            <w:tcW w:w="4350" w:type="dxa"/>
            <w:vAlign w:val="bottom"/>
          </w:tcPr>
          <w:p w:rsidR="005213E8" w:rsidRDefault="005213E8" w:rsidP="00512E3F">
            <w:pPr>
              <w:rPr>
                <w:rFonts w:ascii="宋体" w:hAnsi="宋体" w:cs="宋体"/>
                <w:sz w:val="22"/>
              </w:rPr>
            </w:pPr>
          </w:p>
        </w:tc>
      </w:tr>
    </w:tbl>
    <w:p w:rsidR="005213E8" w:rsidRDefault="005213E8" w:rsidP="005213E8">
      <w:pPr>
        <w:ind w:left="720"/>
      </w:pPr>
    </w:p>
    <w:p w:rsidR="005213E8" w:rsidRPr="00E9140E" w:rsidRDefault="005213E8" w:rsidP="0049659C">
      <w:pPr>
        <w:pStyle w:val="3"/>
        <w:rPr>
          <w:rFonts w:ascii="宋体" w:hAnsi="宋体"/>
        </w:rPr>
      </w:pPr>
      <w:bookmarkStart w:id="306" w:name="_Toc429573910"/>
      <w:r>
        <w:rPr>
          <w:rFonts w:ascii="宋体" w:hAnsi="宋体" w:hint="eastAsia"/>
        </w:rPr>
        <w:t>护理评估</w:t>
      </w:r>
      <w:r w:rsidRPr="00E9140E">
        <w:rPr>
          <w:rFonts w:ascii="宋体" w:hAnsi="宋体" w:hint="eastAsia"/>
        </w:rPr>
        <w:t>记录</w:t>
      </w:r>
      <w:r w:rsidRPr="001F7DF3">
        <w:rPr>
          <w:rFonts w:hint="eastAsia"/>
        </w:rPr>
        <w:t>（</w:t>
      </w:r>
      <w:r>
        <w:rPr>
          <w:rFonts w:hint="eastAsia"/>
        </w:rPr>
        <w:t>TB_EMR_HLPGJL</w:t>
      </w:r>
      <w:r w:rsidRPr="001F7DF3">
        <w:rPr>
          <w:rFonts w:hint="eastAsia"/>
        </w:rPr>
        <w:t>）</w:t>
      </w:r>
      <w:bookmarkEnd w:id="306"/>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28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850"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复合主键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hint="eastAsia"/>
                <w:bCs/>
                <w:kern w:val="0"/>
              </w:rPr>
              <w:t>WDDE98.00.035.00</w:t>
            </w:r>
          </w:p>
        </w:tc>
        <w:tc>
          <w:tcPr>
            <w:tcW w:w="216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护理评估记录流水号</w:t>
            </w:r>
          </w:p>
        </w:tc>
        <w:tc>
          <w:tcPr>
            <w:tcW w:w="128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HLPGJLLSH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r w:rsidRPr="004A7568">
              <w:rPr>
                <w:rFonts w:ascii="宋体" w:hAnsi="宋体" w:cs="宋体"/>
                <w:color w:val="000000"/>
                <w:kern w:val="0"/>
                <w:szCs w:val="21"/>
              </w:rPr>
              <w:t>住院号</w:t>
            </w:r>
          </w:p>
        </w:tc>
        <w:tc>
          <w:tcPr>
            <w:tcW w:w="1281"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r w:rsidRPr="004A7568">
              <w:rPr>
                <w:rFonts w:ascii="宋体" w:hAnsi="宋体" w:cs="宋体"/>
                <w:color w:val="000000"/>
                <w:kern w:val="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4A7568" w:rsidRDefault="00E2545B"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科室名称</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KSMC</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4A7568">
              <w:rPr>
                <w:rFonts w:ascii="宋体" w:hAnsi="宋体" w:cs="宋体"/>
                <w:color w:val="000000"/>
                <w:kern w:val="0"/>
                <w:szCs w:val="21"/>
              </w:rPr>
              <w:t>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病区名称</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BQMC</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50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病房号</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BFH</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病床号</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BCH</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患者姓名</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HZXM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性别代码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XBDM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GB/T 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年龄</w:t>
            </w:r>
            <w:r>
              <w:rPr>
                <w:rFonts w:ascii="宋体" w:hAnsi="宋体" w:cs="宋体"/>
                <w:color w:val="000000"/>
                <w:kern w:val="0"/>
                <w:szCs w:val="21"/>
              </w:rPr>
              <w:t>（岁</w:t>
            </w:r>
            <w:r w:rsidRPr="004A7568">
              <w:rPr>
                <w:rFonts w:ascii="宋体" w:hAnsi="宋体" w:cs="宋体"/>
                <w:color w:val="000000"/>
                <w:kern w:val="0"/>
                <w:szCs w:val="21"/>
              </w:rPr>
              <w:t>）</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NLS</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年龄（月）</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DE06.00.291.00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饮食指导代码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YSZDDM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2</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B93936">
            <w:pPr>
              <w:widowControl/>
              <w:jc w:val="left"/>
              <w:rPr>
                <w:rFonts w:ascii="宋体" w:hAnsi="宋体" w:cs="宋体"/>
                <w:color w:val="000000"/>
                <w:kern w:val="0"/>
                <w:szCs w:val="21"/>
              </w:rPr>
            </w:pPr>
            <w:r>
              <w:rPr>
                <w:rFonts w:ascii="宋体" w:hAnsi="宋体" w:cs="宋体" w:hint="eastAsia"/>
                <w:color w:val="000000"/>
                <w:kern w:val="0"/>
                <w:szCs w:val="21"/>
              </w:rPr>
              <w:t>见</w:t>
            </w:r>
            <w:r w:rsidR="00B93936">
              <w:rPr>
                <w:rFonts w:ascii="宋体" w:hAnsi="宋体" w:cs="宋体" w:hint="eastAsia"/>
                <w:color w:val="000000"/>
                <w:kern w:val="0"/>
                <w:szCs w:val="21"/>
              </w:rPr>
              <w:t>一般护理记录</w:t>
            </w:r>
            <w:r>
              <w:rPr>
                <w:rFonts w:ascii="宋体" w:hAnsi="宋体" w:cs="宋体" w:hint="eastAsia"/>
                <w:color w:val="000000"/>
                <w:kern w:val="0"/>
                <w:szCs w:val="21"/>
              </w:rPr>
              <w:t>说明（3），</w:t>
            </w:r>
            <w:r w:rsidRPr="004A7568">
              <w:rPr>
                <w:rFonts w:ascii="宋体" w:hAnsi="宋体" w:cs="宋体"/>
                <w:color w:val="000000"/>
                <w:kern w:val="0"/>
                <w:szCs w:val="21"/>
              </w:rPr>
              <w:t>CV06.00.224</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护士签名</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HSQM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签名日期时间</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QMRQSJ</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4A7568" w:rsidRDefault="005213E8" w:rsidP="00512E3F">
            <w:pPr>
              <w:widowControl/>
              <w:jc w:val="center"/>
              <w:rPr>
                <w:rFonts w:ascii="宋体" w:hAnsi="宋体" w:cs="宋体"/>
                <w:color w:val="000000"/>
                <w:kern w:val="0"/>
                <w:szCs w:val="21"/>
              </w:rPr>
            </w:pP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trHeight w:val="375"/>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WDDE98.00.027.00</w:t>
            </w:r>
          </w:p>
        </w:tc>
        <w:tc>
          <w:tcPr>
            <w:tcW w:w="21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是否有护理操作记录</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SFYHLCZ</w:t>
            </w:r>
          </w:p>
        </w:tc>
        <w:tc>
          <w:tcPr>
            <w:tcW w:w="850" w:type="dxa"/>
          </w:tcPr>
          <w:p w:rsidR="005213E8" w:rsidRPr="003E4911" w:rsidRDefault="005213E8" w:rsidP="00512E3F">
            <w:pPr>
              <w:jc w:val="center"/>
              <w:rPr>
                <w:rFonts w:ascii="宋体" w:hAnsi="宋体"/>
                <w:szCs w:val="21"/>
              </w:rPr>
            </w:pPr>
            <w:r w:rsidRPr="003E4911">
              <w:rPr>
                <w:rFonts w:ascii="宋体" w:hAnsi="宋体" w:cs="宋体" w:hint="eastAsia"/>
                <w:bCs/>
                <w:kern w:val="0"/>
                <w:szCs w:val="21"/>
              </w:rPr>
              <w:t>字符</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Pr="003E4911" w:rsidRDefault="005213E8" w:rsidP="00512E3F">
            <w:pPr>
              <w:widowControl/>
              <w:autoSpaceDE w:val="0"/>
              <w:autoSpaceDN w:val="0"/>
              <w:adjustRightInd w:val="0"/>
              <w:jc w:val="center"/>
              <w:rPr>
                <w:rFonts w:ascii="宋体" w:hAnsi="宋体" w:cs="宋体"/>
                <w:color w:val="000000"/>
                <w:kern w:val="0"/>
                <w:szCs w:val="21"/>
              </w:rPr>
            </w:pPr>
            <w:r>
              <w:rPr>
                <w:rFonts w:ascii="宋体" w:hAnsi="宋体" w:hint="eastAsia"/>
                <w:szCs w:val="21"/>
              </w:rPr>
              <w:t>可选</w:t>
            </w:r>
          </w:p>
        </w:tc>
        <w:tc>
          <w:tcPr>
            <w:tcW w:w="3260" w:type="dxa"/>
            <w:vAlign w:val="center"/>
          </w:tcPr>
          <w:p w:rsidR="005213E8" w:rsidRPr="003E4911" w:rsidRDefault="005213E8" w:rsidP="00512E3F">
            <w:pPr>
              <w:widowControl/>
              <w:autoSpaceDE w:val="0"/>
              <w:autoSpaceDN w:val="0"/>
              <w:adjustRightInd w:val="0"/>
              <w:jc w:val="left"/>
              <w:rPr>
                <w:rFonts w:ascii="宋体" w:hAnsi="宋体" w:cs="宋体"/>
                <w:color w:val="000000"/>
                <w:kern w:val="0"/>
                <w:szCs w:val="21"/>
              </w:rPr>
            </w:pPr>
            <w:r w:rsidRPr="003E4911">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5213E8"/>
    <w:p w:rsidR="005213E8" w:rsidRPr="00E9140E" w:rsidRDefault="005213E8" w:rsidP="0049659C">
      <w:pPr>
        <w:pStyle w:val="3"/>
        <w:rPr>
          <w:rFonts w:ascii="宋体" w:hAnsi="宋体"/>
        </w:rPr>
      </w:pPr>
      <w:bookmarkStart w:id="307" w:name="_Toc429573911"/>
      <w:r w:rsidRPr="00E9140E">
        <w:rPr>
          <w:rFonts w:ascii="宋体" w:hAnsi="宋体" w:hint="eastAsia"/>
        </w:rPr>
        <w:t>出院</w:t>
      </w:r>
      <w:r w:rsidRPr="00362555">
        <w:rPr>
          <w:rFonts w:hint="eastAsia"/>
        </w:rPr>
        <w:t>评估</w:t>
      </w:r>
      <w:r w:rsidRPr="00E9140E">
        <w:rPr>
          <w:rFonts w:ascii="宋体" w:hAnsi="宋体" w:hint="eastAsia"/>
        </w:rPr>
        <w:t>记录</w:t>
      </w:r>
      <w:r w:rsidRPr="001F7DF3">
        <w:rPr>
          <w:rFonts w:hint="eastAsia"/>
        </w:rPr>
        <w:t>（</w:t>
      </w:r>
      <w:r>
        <w:rPr>
          <w:rFonts w:hint="eastAsia"/>
        </w:rPr>
        <w:t>TB_EMR_CYPGJL</w:t>
      </w:r>
      <w:r w:rsidRPr="001F7DF3">
        <w:rPr>
          <w:rFonts w:hint="eastAsia"/>
        </w:rPr>
        <w:t>）</w:t>
      </w:r>
      <w:bookmarkEnd w:id="307"/>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28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850"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复合主键，医保医院11位代码</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WDDE98.00.03</w:t>
            </w:r>
            <w:r w:rsidRPr="004D2C0D">
              <w:rPr>
                <w:rFonts w:cs="宋体" w:hint="eastAsia"/>
                <w:bCs/>
                <w:kern w:val="0"/>
              </w:rPr>
              <w:t>6</w:t>
            </w:r>
            <w:r w:rsidRPr="004D2C0D">
              <w:rPr>
                <w:rFonts w:cs="宋体"/>
                <w:bCs/>
                <w:kern w:val="0"/>
              </w:rPr>
              <w:t>.00</w:t>
            </w:r>
          </w:p>
        </w:tc>
        <w:tc>
          <w:tcPr>
            <w:tcW w:w="216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出院评估记录流水号</w:t>
            </w:r>
          </w:p>
        </w:tc>
        <w:tc>
          <w:tcPr>
            <w:tcW w:w="128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CYPGJLLSH</w:t>
            </w:r>
          </w:p>
        </w:tc>
        <w:tc>
          <w:tcPr>
            <w:tcW w:w="85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必填</w:t>
            </w:r>
          </w:p>
        </w:tc>
        <w:tc>
          <w:tcPr>
            <w:tcW w:w="3260"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bCs/>
                <w:kern w:val="0"/>
              </w:rPr>
              <w:t>DE01.00.014.00</w:t>
            </w:r>
          </w:p>
        </w:tc>
        <w:tc>
          <w:tcPr>
            <w:tcW w:w="2160"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r w:rsidRPr="004A7568">
              <w:rPr>
                <w:rFonts w:ascii="宋体" w:hAnsi="宋体" w:cs="宋体"/>
                <w:color w:val="000000"/>
                <w:kern w:val="0"/>
                <w:szCs w:val="21"/>
              </w:rPr>
              <w:t>住院号</w:t>
            </w:r>
          </w:p>
        </w:tc>
        <w:tc>
          <w:tcPr>
            <w:tcW w:w="1281"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r w:rsidRPr="004A7568">
              <w:rPr>
                <w:rFonts w:ascii="宋体" w:hAnsi="宋体" w:cs="宋体"/>
                <w:color w:val="000000"/>
                <w:kern w:val="0"/>
                <w:szCs w:val="21"/>
              </w:rPr>
              <w:t>ZYH</w:t>
            </w:r>
          </w:p>
        </w:tc>
        <w:tc>
          <w:tcPr>
            <w:tcW w:w="850"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4A7568" w:rsidRDefault="00E2545B"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tcBorders>
              <w:bottom w:val="single" w:sz="4" w:space="0" w:color="auto"/>
            </w:tcBorders>
            <w:shd w:val="clear" w:color="auto" w:fill="auto"/>
            <w:vAlign w:val="center"/>
          </w:tcPr>
          <w:p w:rsidR="00E2545B" w:rsidRPr="004A756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科室名称</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KSMC</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4A7568">
              <w:rPr>
                <w:rFonts w:ascii="宋体" w:hAnsi="宋体" w:cs="宋体"/>
                <w:color w:val="000000"/>
                <w:kern w:val="0"/>
                <w:szCs w:val="21"/>
              </w:rPr>
              <w:t>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DE08.10.054.00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病区名称</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BQMC</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50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病房号</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BFH</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病床号</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BCH</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患者姓名</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HZXM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性别代码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GB/T 2261.1—2003</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年龄</w:t>
            </w:r>
            <w:r>
              <w:rPr>
                <w:rFonts w:ascii="宋体" w:hAnsi="宋体" w:cs="宋体"/>
                <w:color w:val="000000"/>
                <w:kern w:val="0"/>
                <w:szCs w:val="21"/>
              </w:rPr>
              <w:t>（岁</w:t>
            </w:r>
            <w:r w:rsidRPr="004A7568">
              <w:rPr>
                <w:rFonts w:ascii="宋体" w:hAnsi="宋体" w:cs="宋体"/>
                <w:color w:val="000000"/>
                <w:kern w:val="0"/>
                <w:szCs w:val="21"/>
              </w:rPr>
              <w:t>）</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NLS</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年龄</w:t>
            </w:r>
            <w:r>
              <w:rPr>
                <w:rFonts w:ascii="宋体" w:hAnsi="宋体" w:cs="宋体"/>
                <w:color w:val="000000"/>
                <w:kern w:val="0"/>
                <w:szCs w:val="21"/>
              </w:rPr>
              <w:t>（月</w:t>
            </w:r>
            <w:r w:rsidRPr="004A7568">
              <w:rPr>
                <w:rFonts w:ascii="宋体" w:hAnsi="宋体" w:cs="宋体"/>
                <w:color w:val="000000"/>
                <w:kern w:val="0"/>
                <w:szCs w:val="21"/>
              </w:rPr>
              <w:t>)</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DE06.00.017.00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出院日期时间</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CYRQSJ</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4A7568" w:rsidRDefault="005213E8" w:rsidP="00512E3F">
            <w:pPr>
              <w:widowControl/>
              <w:jc w:val="center"/>
              <w:rPr>
                <w:rFonts w:ascii="宋体" w:hAnsi="宋体" w:cs="宋体"/>
                <w:color w:val="000000"/>
                <w:kern w:val="0"/>
                <w:szCs w:val="21"/>
              </w:rPr>
            </w:pP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DE03.00.080.00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饮食情况代码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YSQKDM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1.良好2.—般3.较差</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DE05.10.122.00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自理能力代码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ZLNLDM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1.完全自理2.部分自理 3.不能自理</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DE06.00.193.00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出院情况</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CYQK</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2000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DE06.00.223.00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离院方式代码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LYFSDM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见说明（1），</w:t>
            </w:r>
            <w:r w:rsidRPr="004A7568">
              <w:rPr>
                <w:rFonts w:ascii="宋体" w:hAnsi="宋体" w:cs="宋体"/>
                <w:color w:val="000000"/>
                <w:kern w:val="0"/>
                <w:szCs w:val="21"/>
              </w:rPr>
              <w:t>CV06.00.226</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DE06.00.136.00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用药指导</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YYZD</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DE06_00.291.00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饮食指导代码</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YSZDDM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2</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B93936" w:rsidP="00512E3F">
            <w:pPr>
              <w:widowControl/>
              <w:jc w:val="left"/>
              <w:rPr>
                <w:rFonts w:ascii="宋体" w:hAnsi="宋体" w:cs="宋体"/>
                <w:color w:val="000000"/>
                <w:kern w:val="0"/>
                <w:szCs w:val="21"/>
              </w:rPr>
            </w:pPr>
            <w:r>
              <w:rPr>
                <w:rFonts w:ascii="宋体" w:hAnsi="宋体" w:cs="宋体" w:hint="eastAsia"/>
                <w:color w:val="000000"/>
                <w:kern w:val="0"/>
                <w:szCs w:val="21"/>
              </w:rPr>
              <w:t>见一般护理记录说明（3）</w:t>
            </w:r>
            <w:r w:rsidR="005213E8">
              <w:rPr>
                <w:rFonts w:ascii="宋体" w:hAnsi="宋体" w:cs="宋体" w:hint="eastAsia"/>
                <w:color w:val="000000"/>
                <w:kern w:val="0"/>
                <w:szCs w:val="21"/>
              </w:rPr>
              <w:t>，</w:t>
            </w:r>
            <w:r w:rsidR="005213E8" w:rsidRPr="004A7568">
              <w:rPr>
                <w:rFonts w:ascii="宋体" w:hAnsi="宋体" w:cs="宋体"/>
                <w:color w:val="000000"/>
                <w:kern w:val="0"/>
                <w:szCs w:val="21"/>
              </w:rPr>
              <w:t>CV06.00.224</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DE06.00.238.00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生活方式指导</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SHFSZD</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50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DE06.00.124.00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宣教内容</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XJNR</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DE06.00.299.00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复诊指导</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FZZD</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100</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护士签名</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HSQM</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护士工号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HSGH</w:t>
            </w:r>
          </w:p>
        </w:tc>
        <w:tc>
          <w:tcPr>
            <w:tcW w:w="85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260" w:type="dxa"/>
            <w:vAlign w:val="center"/>
          </w:tcPr>
          <w:p w:rsidR="005213E8" w:rsidRPr="003E4911" w:rsidRDefault="005213E8" w:rsidP="00512E3F">
            <w:pPr>
              <w:jc w:val="left"/>
              <w:rPr>
                <w:rFonts w:ascii="宋体" w:hAnsi="宋体" w:cs="宋体"/>
                <w:color w:val="00000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签名日期时间</w:t>
            </w:r>
          </w:p>
        </w:tc>
        <w:tc>
          <w:tcPr>
            <w:tcW w:w="1281" w:type="dxa"/>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color w:val="000000"/>
                <w:kern w:val="0"/>
                <w:szCs w:val="21"/>
              </w:rPr>
              <w:t>QMRQSJ</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4A7568" w:rsidRDefault="005213E8" w:rsidP="00512E3F">
            <w:pPr>
              <w:widowControl/>
              <w:jc w:val="center"/>
              <w:rPr>
                <w:rFonts w:ascii="宋体" w:hAnsi="宋体" w:cs="宋体"/>
                <w:color w:val="000000"/>
                <w:kern w:val="0"/>
                <w:szCs w:val="21"/>
              </w:rPr>
            </w:pP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260" w:type="dxa"/>
            <w:vAlign w:val="center"/>
          </w:tcPr>
          <w:p w:rsidR="005213E8" w:rsidRPr="004A7568"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4E3FE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5213E8">
      <w:r>
        <w:rPr>
          <w:rFonts w:hint="eastAsia"/>
        </w:rPr>
        <w:t>说明：</w:t>
      </w:r>
    </w:p>
    <w:p w:rsidR="005213E8" w:rsidRDefault="005213E8" w:rsidP="00631648">
      <w:pPr>
        <w:numPr>
          <w:ilvl w:val="0"/>
          <w:numId w:val="17"/>
        </w:numPr>
        <w:rPr>
          <w:rFonts w:ascii="宋体" w:hAnsi="宋体" w:cs="宋体"/>
          <w:color w:val="000000"/>
          <w:kern w:val="0"/>
          <w:szCs w:val="21"/>
        </w:rPr>
      </w:pPr>
      <w:r w:rsidRPr="004A7568">
        <w:rPr>
          <w:rFonts w:ascii="宋体" w:hAnsi="宋体" w:cs="宋体"/>
          <w:color w:val="000000"/>
          <w:kern w:val="0"/>
          <w:szCs w:val="21"/>
        </w:rPr>
        <w:t>CV06.00.226</w:t>
      </w:r>
      <w:r>
        <w:rPr>
          <w:rFonts w:ascii="宋体" w:hAnsi="宋体" w:cs="宋体" w:hint="eastAsia"/>
          <w:color w:val="000000"/>
          <w:kern w:val="0"/>
          <w:szCs w:val="21"/>
        </w:rPr>
        <w:t>离院方式代码表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2816"/>
        <w:gridCol w:w="4175"/>
      </w:tblGrid>
      <w:tr w:rsidR="005213E8" w:rsidRPr="00F73973" w:rsidTr="00512E3F">
        <w:tc>
          <w:tcPr>
            <w:tcW w:w="113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w:t>
            </w:r>
          </w:p>
        </w:tc>
        <w:tc>
          <w:tcPr>
            <w:tcW w:w="2934"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值含义</w:t>
            </w:r>
          </w:p>
        </w:tc>
        <w:tc>
          <w:tcPr>
            <w:tcW w:w="4350" w:type="dxa"/>
            <w:tcBorders>
              <w:top w:val="single" w:sz="12" w:space="0" w:color="auto"/>
              <w:bottom w:val="single" w:sz="12" w:space="0" w:color="auto"/>
            </w:tcBorders>
          </w:tcPr>
          <w:p w:rsidR="005213E8" w:rsidRPr="00F73973" w:rsidRDefault="005213E8" w:rsidP="00512E3F">
            <w:pPr>
              <w:jc w:val="center"/>
              <w:rPr>
                <w:b/>
                <w:szCs w:val="21"/>
              </w:rPr>
            </w:pPr>
            <w:r w:rsidRPr="00F73973">
              <w:rPr>
                <w:b/>
                <w:szCs w:val="21"/>
              </w:rPr>
              <w:t>说明</w:t>
            </w:r>
          </w:p>
        </w:tc>
      </w:tr>
      <w:tr w:rsidR="005213E8" w:rsidRPr="00F73973" w:rsidTr="00512E3F">
        <w:tc>
          <w:tcPr>
            <w:tcW w:w="1130" w:type="dxa"/>
            <w:tcBorders>
              <w:top w:val="single" w:sz="12" w:space="0" w:color="auto"/>
            </w:tcBorders>
            <w:vAlign w:val="bottom"/>
          </w:tcPr>
          <w:p w:rsidR="005213E8" w:rsidRPr="00F73973" w:rsidRDefault="005213E8" w:rsidP="00512E3F">
            <w:pPr>
              <w:jc w:val="center"/>
              <w:rPr>
                <w:rFonts w:ascii="宋体" w:hAnsi="宋体" w:cs="宋体"/>
                <w:sz w:val="22"/>
              </w:rPr>
            </w:pPr>
            <w:r w:rsidRPr="00F73973">
              <w:rPr>
                <w:rFonts w:hint="eastAsia"/>
                <w:sz w:val="22"/>
              </w:rPr>
              <w:t>1</w:t>
            </w:r>
          </w:p>
        </w:tc>
        <w:tc>
          <w:tcPr>
            <w:tcW w:w="2934" w:type="dxa"/>
            <w:tcBorders>
              <w:top w:val="single" w:sz="12" w:space="0" w:color="auto"/>
            </w:tcBorders>
            <w:vAlign w:val="bottom"/>
          </w:tcPr>
          <w:p w:rsidR="005213E8" w:rsidRPr="00F73973" w:rsidRDefault="005213E8" w:rsidP="00512E3F">
            <w:pPr>
              <w:rPr>
                <w:rFonts w:ascii="宋体" w:hAnsi="宋体" w:cs="宋体"/>
                <w:sz w:val="22"/>
              </w:rPr>
            </w:pPr>
            <w:r>
              <w:rPr>
                <w:rFonts w:hint="eastAsia"/>
                <w:sz w:val="22"/>
              </w:rPr>
              <w:t>医嘱离院</w:t>
            </w:r>
          </w:p>
        </w:tc>
        <w:tc>
          <w:tcPr>
            <w:tcW w:w="4350" w:type="dxa"/>
            <w:tcBorders>
              <w:top w:val="single" w:sz="12" w:space="0" w:color="auto"/>
            </w:tcBorders>
            <w:vAlign w:val="bottom"/>
          </w:tcPr>
          <w:p w:rsidR="005213E8" w:rsidRPr="00F73973" w:rsidRDefault="005213E8" w:rsidP="00512E3F">
            <w:pPr>
              <w:rPr>
                <w:rFonts w:ascii="宋体" w:hAnsi="宋体" w:cs="宋体"/>
                <w:sz w:val="22"/>
              </w:rPr>
            </w:pPr>
            <w:r>
              <w:rPr>
                <w:rFonts w:ascii="宋体" w:hAnsi="宋体" w:cs="宋体" w:hint="eastAsia"/>
                <w:sz w:val="22"/>
              </w:rPr>
              <w:t>指患者本次治疗结束后，按住医嘱要求出院，回到住地进一步康复的等情况</w:t>
            </w:r>
          </w:p>
        </w:tc>
      </w:tr>
      <w:tr w:rsidR="005213E8" w:rsidRPr="00F73973" w:rsidTr="00512E3F">
        <w:tc>
          <w:tcPr>
            <w:tcW w:w="1130" w:type="dxa"/>
            <w:vAlign w:val="bottom"/>
          </w:tcPr>
          <w:p w:rsidR="005213E8" w:rsidRPr="00F73973" w:rsidRDefault="005213E8" w:rsidP="00512E3F">
            <w:pPr>
              <w:jc w:val="center"/>
              <w:rPr>
                <w:rFonts w:ascii="宋体" w:hAnsi="宋体" w:cs="宋体"/>
                <w:sz w:val="22"/>
              </w:rPr>
            </w:pPr>
            <w:r w:rsidRPr="00F73973">
              <w:rPr>
                <w:rFonts w:hint="eastAsia"/>
                <w:sz w:val="22"/>
              </w:rPr>
              <w:t>2</w:t>
            </w:r>
          </w:p>
        </w:tc>
        <w:tc>
          <w:tcPr>
            <w:tcW w:w="2934" w:type="dxa"/>
            <w:vAlign w:val="bottom"/>
          </w:tcPr>
          <w:p w:rsidR="005213E8" w:rsidRPr="00F73973" w:rsidRDefault="005213E8" w:rsidP="00512E3F">
            <w:pPr>
              <w:rPr>
                <w:rFonts w:ascii="宋体" w:hAnsi="宋体" w:cs="宋体"/>
                <w:sz w:val="22"/>
              </w:rPr>
            </w:pPr>
            <w:r>
              <w:rPr>
                <w:rFonts w:hint="eastAsia"/>
                <w:sz w:val="22"/>
              </w:rPr>
              <w:t>医嘱转院</w:t>
            </w:r>
          </w:p>
        </w:tc>
        <w:tc>
          <w:tcPr>
            <w:tcW w:w="4350" w:type="dxa"/>
            <w:vAlign w:val="bottom"/>
          </w:tcPr>
          <w:p w:rsidR="005213E8" w:rsidRPr="00F73973" w:rsidRDefault="005213E8" w:rsidP="00512E3F">
            <w:pPr>
              <w:rPr>
                <w:rFonts w:ascii="宋体" w:hAnsi="宋体" w:cs="宋体"/>
                <w:sz w:val="22"/>
              </w:rPr>
            </w:pPr>
            <w:r>
              <w:rPr>
                <w:rFonts w:ascii="宋体" w:hAnsi="宋体" w:cs="宋体" w:hint="eastAsia"/>
                <w:sz w:val="22"/>
              </w:rPr>
              <w:t>指医疗机构根据诊疗需要，将患者转往相应医疗机构进一步诊治，用于统计“双向转诊”开展情况。如果接收患者的医疗机构明确，需要填写转入医疗机构的名称。</w:t>
            </w:r>
          </w:p>
        </w:tc>
      </w:tr>
      <w:tr w:rsidR="005213E8" w:rsidRPr="006E5AED" w:rsidTr="00512E3F">
        <w:tc>
          <w:tcPr>
            <w:tcW w:w="1130" w:type="dxa"/>
            <w:vAlign w:val="bottom"/>
          </w:tcPr>
          <w:p w:rsidR="005213E8" w:rsidRPr="00F73973" w:rsidRDefault="005213E8" w:rsidP="00512E3F">
            <w:pPr>
              <w:jc w:val="center"/>
              <w:rPr>
                <w:sz w:val="22"/>
              </w:rPr>
            </w:pPr>
            <w:r>
              <w:rPr>
                <w:rFonts w:hint="eastAsia"/>
                <w:sz w:val="22"/>
              </w:rPr>
              <w:t>3</w:t>
            </w:r>
          </w:p>
        </w:tc>
        <w:tc>
          <w:tcPr>
            <w:tcW w:w="2934" w:type="dxa"/>
            <w:vAlign w:val="bottom"/>
          </w:tcPr>
          <w:p w:rsidR="005213E8" w:rsidRDefault="005213E8" w:rsidP="00512E3F">
            <w:pPr>
              <w:rPr>
                <w:sz w:val="22"/>
              </w:rPr>
            </w:pPr>
            <w:r>
              <w:rPr>
                <w:rFonts w:hint="eastAsia"/>
                <w:sz w:val="22"/>
              </w:rPr>
              <w:t>医嘱转社区卫生服务机构</w:t>
            </w:r>
            <w:r>
              <w:rPr>
                <w:rFonts w:hint="eastAsia"/>
                <w:sz w:val="22"/>
              </w:rPr>
              <w:t>/</w:t>
            </w:r>
            <w:r>
              <w:rPr>
                <w:rFonts w:hint="eastAsia"/>
                <w:sz w:val="22"/>
              </w:rPr>
              <w:t>乡镇卫生院</w:t>
            </w:r>
          </w:p>
        </w:tc>
        <w:tc>
          <w:tcPr>
            <w:tcW w:w="4350" w:type="dxa"/>
            <w:vAlign w:val="bottom"/>
          </w:tcPr>
          <w:p w:rsidR="005213E8" w:rsidRDefault="005213E8" w:rsidP="00512E3F">
            <w:pPr>
              <w:rPr>
                <w:rFonts w:ascii="宋体" w:hAnsi="宋体" w:cs="宋体"/>
                <w:sz w:val="22"/>
              </w:rPr>
            </w:pPr>
            <w:r>
              <w:rPr>
                <w:rFonts w:ascii="宋体" w:hAnsi="宋体" w:cs="宋体" w:hint="eastAsia"/>
                <w:sz w:val="22"/>
              </w:rPr>
              <w:t>指医疗机构根据患者诊疗情况，将患者转往相应社区卫生服务中心机构进一步诊疗，康复，用于统计“双向转诊”开展情况。如果接收患者的社区卫生服务机构明确，需要填写</w:t>
            </w:r>
            <w:r>
              <w:rPr>
                <w:rFonts w:hint="eastAsia"/>
                <w:sz w:val="22"/>
              </w:rPr>
              <w:t>社区卫生服务机构</w:t>
            </w:r>
            <w:r>
              <w:rPr>
                <w:rFonts w:hint="eastAsia"/>
                <w:sz w:val="22"/>
              </w:rPr>
              <w:t>/</w:t>
            </w:r>
            <w:r>
              <w:rPr>
                <w:rFonts w:hint="eastAsia"/>
                <w:sz w:val="22"/>
              </w:rPr>
              <w:t>乡镇卫生院名称。</w:t>
            </w:r>
          </w:p>
        </w:tc>
      </w:tr>
      <w:tr w:rsidR="005213E8" w:rsidRPr="00C614B4" w:rsidTr="00512E3F">
        <w:tc>
          <w:tcPr>
            <w:tcW w:w="1130" w:type="dxa"/>
            <w:vAlign w:val="bottom"/>
          </w:tcPr>
          <w:p w:rsidR="005213E8" w:rsidRDefault="005213E8" w:rsidP="00512E3F">
            <w:pPr>
              <w:jc w:val="center"/>
              <w:rPr>
                <w:sz w:val="22"/>
              </w:rPr>
            </w:pPr>
            <w:r>
              <w:rPr>
                <w:rFonts w:hint="eastAsia"/>
                <w:sz w:val="22"/>
              </w:rPr>
              <w:t>4</w:t>
            </w:r>
          </w:p>
        </w:tc>
        <w:tc>
          <w:tcPr>
            <w:tcW w:w="2934" w:type="dxa"/>
            <w:vAlign w:val="bottom"/>
          </w:tcPr>
          <w:p w:rsidR="005213E8" w:rsidRDefault="005213E8" w:rsidP="00512E3F">
            <w:pPr>
              <w:rPr>
                <w:sz w:val="22"/>
              </w:rPr>
            </w:pPr>
            <w:r>
              <w:rPr>
                <w:rFonts w:hint="eastAsia"/>
                <w:sz w:val="22"/>
              </w:rPr>
              <w:t>非医嘱离院</w:t>
            </w:r>
          </w:p>
        </w:tc>
        <w:tc>
          <w:tcPr>
            <w:tcW w:w="4350" w:type="dxa"/>
            <w:vAlign w:val="bottom"/>
          </w:tcPr>
          <w:p w:rsidR="005213E8" w:rsidRDefault="005213E8" w:rsidP="00512E3F">
            <w:pPr>
              <w:rPr>
                <w:rFonts w:ascii="宋体" w:hAnsi="宋体" w:cs="宋体"/>
                <w:sz w:val="22"/>
              </w:rPr>
            </w:pPr>
            <w:r>
              <w:rPr>
                <w:rFonts w:ascii="宋体" w:hAnsi="宋体" w:cs="宋体" w:hint="eastAsia"/>
                <w:sz w:val="22"/>
              </w:rPr>
              <w:t>指患者未按照医嘱要求而自动离院，如：患者疾病需要住院治疗，但患者出于个人原因要求出院，此种出院并非由医务人员根据患者病情决定，属于非医嘱离院。</w:t>
            </w:r>
          </w:p>
        </w:tc>
      </w:tr>
      <w:tr w:rsidR="005213E8" w:rsidRPr="00C614B4" w:rsidTr="00512E3F">
        <w:tc>
          <w:tcPr>
            <w:tcW w:w="1130" w:type="dxa"/>
            <w:vAlign w:val="bottom"/>
          </w:tcPr>
          <w:p w:rsidR="005213E8" w:rsidRDefault="005213E8" w:rsidP="00512E3F">
            <w:pPr>
              <w:jc w:val="center"/>
              <w:rPr>
                <w:sz w:val="22"/>
              </w:rPr>
            </w:pPr>
            <w:r>
              <w:rPr>
                <w:rFonts w:hint="eastAsia"/>
                <w:sz w:val="22"/>
              </w:rPr>
              <w:t>5</w:t>
            </w:r>
          </w:p>
        </w:tc>
        <w:tc>
          <w:tcPr>
            <w:tcW w:w="2934" w:type="dxa"/>
            <w:vAlign w:val="bottom"/>
          </w:tcPr>
          <w:p w:rsidR="005213E8" w:rsidRDefault="005213E8" w:rsidP="00512E3F">
            <w:pPr>
              <w:rPr>
                <w:sz w:val="22"/>
              </w:rPr>
            </w:pPr>
            <w:r>
              <w:rPr>
                <w:rFonts w:hint="eastAsia"/>
                <w:sz w:val="22"/>
              </w:rPr>
              <w:t>死亡</w:t>
            </w:r>
          </w:p>
        </w:tc>
        <w:tc>
          <w:tcPr>
            <w:tcW w:w="4350" w:type="dxa"/>
            <w:vAlign w:val="bottom"/>
          </w:tcPr>
          <w:p w:rsidR="005213E8" w:rsidRDefault="005213E8" w:rsidP="00512E3F">
            <w:pPr>
              <w:rPr>
                <w:rFonts w:ascii="宋体" w:hAnsi="宋体" w:cs="宋体"/>
                <w:sz w:val="22"/>
              </w:rPr>
            </w:pPr>
            <w:r>
              <w:rPr>
                <w:rFonts w:ascii="宋体" w:hAnsi="宋体" w:cs="宋体" w:hint="eastAsia"/>
                <w:sz w:val="22"/>
              </w:rPr>
              <w:t>指患者在住院期间死亡</w:t>
            </w:r>
          </w:p>
        </w:tc>
      </w:tr>
      <w:tr w:rsidR="005213E8" w:rsidRPr="00C614B4" w:rsidTr="00512E3F">
        <w:tc>
          <w:tcPr>
            <w:tcW w:w="1130" w:type="dxa"/>
            <w:vAlign w:val="bottom"/>
          </w:tcPr>
          <w:p w:rsidR="005213E8" w:rsidRDefault="005213E8" w:rsidP="00512E3F">
            <w:pPr>
              <w:jc w:val="center"/>
              <w:rPr>
                <w:sz w:val="22"/>
              </w:rPr>
            </w:pPr>
            <w:r>
              <w:rPr>
                <w:rFonts w:hint="eastAsia"/>
                <w:sz w:val="22"/>
              </w:rPr>
              <w:t>9</w:t>
            </w:r>
          </w:p>
        </w:tc>
        <w:tc>
          <w:tcPr>
            <w:tcW w:w="2934" w:type="dxa"/>
            <w:vAlign w:val="bottom"/>
          </w:tcPr>
          <w:p w:rsidR="005213E8" w:rsidRDefault="005213E8" w:rsidP="00512E3F">
            <w:pPr>
              <w:rPr>
                <w:sz w:val="22"/>
              </w:rPr>
            </w:pPr>
            <w:r>
              <w:rPr>
                <w:rFonts w:hint="eastAsia"/>
                <w:sz w:val="22"/>
              </w:rPr>
              <w:t>其他</w:t>
            </w:r>
          </w:p>
        </w:tc>
        <w:tc>
          <w:tcPr>
            <w:tcW w:w="4350" w:type="dxa"/>
            <w:vAlign w:val="bottom"/>
          </w:tcPr>
          <w:p w:rsidR="005213E8" w:rsidRDefault="005213E8" w:rsidP="00512E3F">
            <w:pPr>
              <w:rPr>
                <w:rFonts w:ascii="宋体" w:hAnsi="宋体" w:cs="宋体"/>
                <w:sz w:val="22"/>
              </w:rPr>
            </w:pPr>
            <w:r>
              <w:rPr>
                <w:rFonts w:ascii="宋体" w:hAnsi="宋体" w:cs="宋体" w:hint="eastAsia"/>
                <w:sz w:val="22"/>
              </w:rPr>
              <w:t>指除上述5种出院去向之外的其他情况</w:t>
            </w:r>
          </w:p>
        </w:tc>
      </w:tr>
    </w:tbl>
    <w:p w:rsidR="005213E8" w:rsidRPr="009E3E2C" w:rsidRDefault="005213E8" w:rsidP="005213E8">
      <w:pPr>
        <w:ind w:left="720"/>
      </w:pPr>
    </w:p>
    <w:p w:rsidR="005213E8" w:rsidRDefault="005213E8" w:rsidP="005213E8"/>
    <w:p w:rsidR="005213E8" w:rsidRPr="00362555" w:rsidRDefault="005213E8" w:rsidP="0049659C">
      <w:pPr>
        <w:pStyle w:val="2"/>
      </w:pPr>
      <w:bookmarkStart w:id="308" w:name="_Toc429573912"/>
      <w:r w:rsidRPr="00362555">
        <w:rPr>
          <w:rFonts w:hint="eastAsia"/>
        </w:rPr>
        <w:lastRenderedPageBreak/>
        <w:t>知情告知信息</w:t>
      </w:r>
      <w:bookmarkEnd w:id="308"/>
    </w:p>
    <w:p w:rsidR="005213E8" w:rsidRPr="004E32DC" w:rsidRDefault="005213E8" w:rsidP="005213E8">
      <w:pPr>
        <w:rPr>
          <w:b/>
        </w:rPr>
      </w:pPr>
      <w:r w:rsidRPr="004E32DC">
        <w:rPr>
          <w:rFonts w:hint="eastAsia"/>
          <w:b/>
        </w:rPr>
        <w:t>知情告知书关系如下图：</w:t>
      </w:r>
    </w:p>
    <w:p w:rsidR="005213E8" w:rsidRPr="004E3FEE" w:rsidRDefault="00375C9C" w:rsidP="005213E8">
      <w:r>
        <w:pict>
          <v:group id="_x0000_s1323" editas="canvas" style="width:415.3pt;height:326.2pt;mso-position-horizontal-relative:char;mso-position-vertical-relative:line" coordorigin="1800,1505" coordsize="8306,6524">
            <o:lock v:ext="edit" aspectratio="t"/>
            <v:shape id="_x0000_s1324" type="#_x0000_t75" style="position:absolute;left:1800;top:1505;width:8306;height:6524" o:preferrelative="f">
              <v:fill o:detectmouseclick="t"/>
              <v:path o:extrusionok="t" o:connecttype="none"/>
              <o:lock v:ext="edit" text="t"/>
            </v:shape>
            <v:rect id="_x0000_s1325" style="position:absolute;left:1830;top:4215;width:1500;height:525" fillcolor="#b2a1c7" strokecolor="#b2a1c7" strokeweight="1pt">
              <v:fill color2="#e5dfec" angle="-45" focus="-50%" type="gradient"/>
              <v:shadow on="t" type="perspective" color="#3f3151" opacity=".5" offset="1pt" offset2="-3pt"/>
              <v:textbox style="mso-next-textbox:#_x0000_s1325">
                <w:txbxContent>
                  <w:p w:rsidR="008F7C35" w:rsidRDefault="008F7C35" w:rsidP="005213E8">
                    <w:r>
                      <w:rPr>
                        <w:rFonts w:hint="eastAsia"/>
                      </w:rPr>
                      <w:t>入院记录表</w:t>
                    </w:r>
                  </w:p>
                </w:txbxContent>
              </v:textbox>
            </v:rect>
            <v:rect id="_x0000_s1326" style="position:absolute;left:1830;top:2220;width:1500;height:525" fillcolor="#b2a1c7" strokecolor="#b2a1c7" strokeweight="1pt">
              <v:fill color2="#e5dfec" angle="-45" focus="-50%" type="gradient"/>
              <v:shadow on="t" type="perspective" color="#3f3151" opacity=".5" offset="1pt" offset2="-3pt"/>
              <v:textbox style="mso-next-textbox:#_x0000_s1326">
                <w:txbxContent>
                  <w:p w:rsidR="008F7C35" w:rsidRDefault="008F7C35" w:rsidP="005213E8">
                    <w:r>
                      <w:rPr>
                        <w:rFonts w:hint="eastAsia"/>
                      </w:rPr>
                      <w:t>患者基本信息</w:t>
                    </w:r>
                  </w:p>
                </w:txbxContent>
              </v:textbox>
            </v:rect>
            <v:shape id="_x0000_s1327" type="#_x0000_t32" style="position:absolute;left:2580;top:2745;width:1;height:1470" o:connectortype="straight">
              <v:stroke endarrow="block"/>
            </v:shape>
            <v:shape id="_x0000_s1328" type="#_x0000_t32" style="position:absolute;left:3330;top:3998;width:1710;height:480;flip:y" o:connectortype="straight">
              <v:stroke endarrow="block"/>
            </v:shape>
            <v:shape id="_x0000_s1329" type="#_x0000_t32" style="position:absolute;left:3330;top:1743;width:2115;height:2735;flip:y" o:connectortype="straight">
              <v:stroke endarrow="block"/>
            </v:shape>
            <v:shape id="_x0000_s1330" type="#_x0000_t32" style="position:absolute;left:3330;top:2895;width:1935;height:1583;flip:y" o:connectortype="straight">
              <v:stroke endarrow="block"/>
            </v:shape>
            <v:shape id="_x0000_s1331" type="#_x0000_t32" style="position:absolute;left:3330;top:4478;width:1800;height:720" o:connectortype="straight">
              <v:stroke endarrow="block"/>
            </v:shape>
            <v:shape id="_x0000_s1332" type="#_x0000_t32" style="position:absolute;left:3330;top:4478;width:1860;height:1965" o:connectortype="straight">
              <v:stroke endarrow="block"/>
            </v:shape>
            <v:shape id="_x0000_s1333" type="#_x0000_t32" style="position:absolute;left:3330;top:4478;width:1785;height:3135" o:connectortype="straight">
              <v:stroke endarrow="block"/>
            </v:shape>
            <v:rect id="_x0000_s1334" style="position:absolute;left:5445;top:1510;width:1590;height:465" fillcolor="#fabf8f" strokecolor="#fabf8f" strokeweight="1pt">
              <v:fill color2="#fde9d9" angle="-45" focus="-50%" type="gradient"/>
              <v:shadow on="t" type="perspective" color="#974706" opacity=".5" offset="1pt" offset2="-3pt"/>
              <v:textbox style="mso-next-textbox:#_x0000_s1334">
                <w:txbxContent>
                  <w:p w:rsidR="008F7C35" w:rsidRDefault="008F7C35" w:rsidP="005213E8">
                    <w:r>
                      <w:rPr>
                        <w:rFonts w:hint="eastAsia"/>
                      </w:rPr>
                      <w:t>手术同意书</w:t>
                    </w:r>
                  </w:p>
                </w:txbxContent>
              </v:textbox>
            </v:rect>
            <v:rect id="_x0000_s1335" style="position:absolute;left:5265;top:2655;width:1830;height:480;flip:y" fillcolor="#fabf8f" strokecolor="#fabf8f" strokeweight="1pt">
              <v:fill color2="#fde9d9" angle="-45" focus="-50%" type="gradient"/>
              <v:shadow on="t" type="perspective" color="#974706" opacity=".5" offset="1pt" offset2="-3pt"/>
              <v:textbox style="mso-next-textbox:#_x0000_s1335">
                <w:txbxContent>
                  <w:p w:rsidR="008F7C35" w:rsidRDefault="008F7C35" w:rsidP="005213E8">
                    <w:r>
                      <w:rPr>
                        <w:rFonts w:hint="eastAsia"/>
                      </w:rPr>
                      <w:t>麻醉知情同意书</w:t>
                    </w:r>
                  </w:p>
                </w:txbxContent>
              </v:textbox>
            </v:rect>
            <v:rect id="_x0000_s1336" style="position:absolute;left:5040;top:3765;width:2970;height:465" fillcolor="#fabf8f" strokecolor="#fabf8f" strokeweight="1pt">
              <v:fill color2="#fde9d9" angle="-45" focus="-50%" type="gradient"/>
              <v:shadow on="t" type="perspective" color="#974706" opacity=".5" offset="1pt" offset2="-3pt"/>
              <v:textbox style="mso-next-textbox:#_x0000_s1336">
                <w:txbxContent>
                  <w:p w:rsidR="008F7C35" w:rsidRDefault="008F7C35" w:rsidP="005213E8">
                    <w:r>
                      <w:rPr>
                        <w:rFonts w:hint="eastAsia"/>
                      </w:rPr>
                      <w:t>特殊检查及特殊治疗同意书</w:t>
                    </w:r>
                  </w:p>
                </w:txbxContent>
              </v:textbox>
            </v:rect>
            <v:rect id="_x0000_s1337" style="position:absolute;left:5130;top:4965;width:2055;height:465" fillcolor="#fabf8f" strokecolor="#fabf8f" strokeweight="1pt">
              <v:fill color2="#fde9d9" angle="-45" focus="-50%" type="gradient"/>
              <v:shadow on="t" type="perspective" color="#974706" opacity=".5" offset="1pt" offset2="-3pt"/>
              <v:textbox style="mso-next-textbox:#_x0000_s1337">
                <w:txbxContent>
                  <w:p w:rsidR="008F7C35" w:rsidRDefault="008F7C35" w:rsidP="005213E8">
                    <w:r>
                      <w:rPr>
                        <w:rFonts w:hint="eastAsia"/>
                      </w:rPr>
                      <w:t>病危（重）通知书</w:t>
                    </w:r>
                  </w:p>
                </w:txbxContent>
              </v:textbox>
            </v:rect>
            <v:rect id="_x0000_s1338" style="position:absolute;left:5190;top:6210;width:1787;height:465" fillcolor="#fabf8f" strokecolor="#fabf8f" strokeweight="1pt">
              <v:fill color2="#fde9d9" angle="-45" focus="-50%" type="gradient"/>
              <v:shadow on="t" type="perspective" color="#974706" opacity=".5" offset="1pt" offset2="-3pt"/>
              <v:textbox style="mso-next-textbox:#_x0000_s1338">
                <w:txbxContent>
                  <w:p w:rsidR="008F7C35" w:rsidRDefault="008F7C35" w:rsidP="005213E8">
                    <w:r>
                      <w:rPr>
                        <w:rFonts w:hint="eastAsia"/>
                      </w:rPr>
                      <w:t>其他知情同意书</w:t>
                    </w:r>
                  </w:p>
                </w:txbxContent>
              </v:textbox>
            </v:rect>
            <v:rect id="_x0000_s1339" style="position:absolute;left:5115;top:7380;width:1590;height:465" fillcolor="#fabf8f" strokecolor="#fabf8f" strokeweight="1pt">
              <v:fill color2="#fde9d9" angle="-45" focus="-50%" type="gradient"/>
              <v:shadow on="t" type="perspective" color="#974706" opacity=".5" offset="1pt" offset2="-3pt"/>
              <v:textbox style="mso-next-textbox:#_x0000_s1339">
                <w:txbxContent>
                  <w:p w:rsidR="008F7C35" w:rsidRDefault="008F7C35" w:rsidP="005213E8">
                    <w:r>
                      <w:rPr>
                        <w:rFonts w:hint="eastAsia"/>
                      </w:rPr>
                      <w:t>输血治疗同意书</w:t>
                    </w:r>
                  </w:p>
                </w:txbxContent>
              </v:textbox>
            </v:rect>
            <v:rect id="_x0000_s1340" style="position:absolute;left:8640;top:4920;width:1457;height:465" fillcolor="#92cddc" strokecolor="#92cddc" strokeweight="1pt">
              <v:fill color2="#daeef3" angle="-45" focus="-50%" type="gradient"/>
              <v:shadow on="t" type="perspective" color="#205867" opacity=".5" offset="1pt" offset2="-3pt"/>
              <v:textbox style="mso-next-textbox:#_x0000_s1340">
                <w:txbxContent>
                  <w:p w:rsidR="008F7C35" w:rsidRDefault="008F7C35" w:rsidP="005213E8">
                    <w:r>
                      <w:rPr>
                        <w:rFonts w:hint="eastAsia"/>
                      </w:rPr>
                      <w:t>诊断明细表</w:t>
                    </w:r>
                  </w:p>
                </w:txbxContent>
              </v:textbox>
            </v:rect>
            <v:shape id="_x0000_s1341" type="#_x0000_t32" style="position:absolute;left:8010;top:3998;width:630;height:1155" o:connectortype="straight">
              <v:stroke endarrow="block"/>
            </v:shape>
            <v:shape id="_x0000_s1342" type="#_x0000_t32" style="position:absolute;left:6977;top:5153;width:1663;height:1290;flip:y" o:connectortype="straight">
              <v:stroke endarrow="block"/>
            </v:shape>
            <v:shape id="_x0000_s1343" type="#_x0000_t32" style="position:absolute;left:7185;top:5153;width:1455;height:45;flip:y" o:connectortype="straight">
              <v:stroke endarrow="block"/>
            </v:shape>
            <v:shape id="_x0000_s1344" type="#_x0000_t32" style="position:absolute;left:6705;top:5153;width:1935;height:2460;flip:y" o:connectortype="straight">
              <v:stroke endarrow="block"/>
            </v:shape>
            <v:rect id="_x0000_s1345" style="position:absolute;left:8494;top:6855;width:1273;height:465" fillcolor="#b2a1c7" strokecolor="#b2a1c7" strokeweight="1pt">
              <v:fill color2="#e5dfec" angle="-45" focus="-50%" type="gradient"/>
              <v:shadow on="t" type="perspective" color="#3f3151" opacity=".5" offset="1pt" offset2="-3pt"/>
              <v:textbox style="mso-next-textbox:#_x0000_s1345">
                <w:txbxContent>
                  <w:p w:rsidR="008F7C35" w:rsidRDefault="008F7C35" w:rsidP="005213E8">
                    <w:r>
                      <w:rPr>
                        <w:rFonts w:hint="eastAsia"/>
                      </w:rPr>
                      <w:t>输血记录</w:t>
                    </w:r>
                  </w:p>
                </w:txbxContent>
              </v:textbox>
            </v:rect>
            <v:shape id="_x0000_s1346" type="#_x0000_t32" style="position:absolute;left:6705;top:7088;width:1789;height:525;flip:y" o:connectortype="straight">
              <v:stroke endarrow="block"/>
            </v:shape>
            <v:shape id="_x0000_s1347" type="#_x0000_t202" style="position:absolute;left:2581;top:2819;width:946;height:436" filled="f" stroked="f">
              <v:textbox style="mso-next-textbox:#_x0000_s134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48" type="#_x0000_t202" style="position:absolute;left:8264;top:4042;width:946;height:436" filled="f" stroked="f">
              <v:textbox style="mso-next-textbox:#_x0000_s134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49" type="#_x0000_t202" style="position:absolute;left:7318;top:7177;width:946;height:436" filled="f" stroked="f">
              <v:textbox style="mso-next-textbox:#_x0000_s134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0" type="#_x0000_t202" style="position:absolute;left:7843;top:6046;width:946;height:436" filled="f" stroked="f">
              <v:textbox style="mso-next-textbox:#_x0000_s135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1" type="#_x0000_t202" style="position:absolute;left:3959;top:4680;width:946;height:436" filled="f" stroked="f">
              <v:textbox style="mso-next-textbox:#_x0000_s135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2" type="#_x0000_t202" style="position:absolute;left:7318;top:4841;width:946;height:436" filled="f" stroked="f">
              <v:textbox style="mso-next-textbox:#_x0000_s135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3" type="#_x0000_t202" style="position:absolute;left:3929;top:2144;width:946;height:436" filled="f" stroked="f">
              <v:textbox style="mso-next-textbox:#_x0000_s135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4" type="#_x0000_t202" style="position:absolute;left:4424;top:3199;width:946;height:436" filled="f" stroked="f">
              <v:textbox style="mso-next-textbox:#_x0000_s135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5" type="#_x0000_t202" style="position:absolute;left:3899;top:6899;width:946;height:436" filled="f" stroked="f">
              <v:textbox style="mso-next-textbox:#_x0000_s135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6" type="#_x0000_t202" style="position:absolute;left:4500;top:5610;width:946;height:436" filled="f" stroked="f">
              <v:textbox style="mso-next-textbox:#_x0000_s135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7" type="#_x0000_t202" style="position:absolute;left:3854;top:4102;width:946;height:436" filled="f" stroked="f">
              <v:textbox style="mso-next-textbox:#_x0000_s135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358" type="#_x0000_t202" style="position:absolute;left:6717;top:5675;width:946;height:436" filled="f" stroked="f">
              <v:textbox style="mso-next-textbox:#_x0000_s135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E9140E" w:rsidRDefault="005213E8" w:rsidP="0049659C">
      <w:pPr>
        <w:pStyle w:val="3"/>
        <w:rPr>
          <w:rFonts w:ascii="宋体" w:hAnsi="宋体"/>
        </w:rPr>
      </w:pPr>
      <w:bookmarkStart w:id="309" w:name="_Toc429573913"/>
      <w:r>
        <w:rPr>
          <w:rFonts w:ascii="宋体" w:hAnsi="宋体" w:hint="eastAsia"/>
        </w:rPr>
        <w:t>手术</w:t>
      </w:r>
      <w:r w:rsidRPr="00362555">
        <w:rPr>
          <w:rFonts w:hint="eastAsia"/>
        </w:rPr>
        <w:t>同意</w:t>
      </w:r>
      <w:r>
        <w:rPr>
          <w:rFonts w:ascii="宋体" w:hAnsi="宋体" w:hint="eastAsia"/>
        </w:rPr>
        <w:t>书</w:t>
      </w:r>
      <w:r w:rsidRPr="001F7DF3">
        <w:rPr>
          <w:rFonts w:hint="eastAsia"/>
        </w:rPr>
        <w:t>（</w:t>
      </w:r>
      <w:r>
        <w:rPr>
          <w:rFonts w:hint="eastAsia"/>
        </w:rPr>
        <w:t>TB_EMR_SSTYS</w:t>
      </w:r>
      <w:r w:rsidRPr="001F7DF3">
        <w:rPr>
          <w:rFonts w:hint="eastAsia"/>
        </w:rPr>
        <w:t>）</w:t>
      </w:r>
      <w:bookmarkEnd w:id="309"/>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851"/>
        <w:gridCol w:w="708"/>
        <w:gridCol w:w="2913"/>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851"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8"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2913"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DE0</w:t>
            </w:r>
            <w:r w:rsidRPr="004D2C0D">
              <w:rPr>
                <w:rFonts w:cs="宋体" w:hint="eastAsia"/>
                <w:bCs/>
                <w:kern w:val="0"/>
              </w:rPr>
              <w:t>8</w:t>
            </w:r>
            <w:r w:rsidRPr="004D2C0D">
              <w:rPr>
                <w:rFonts w:cs="宋体"/>
                <w:bCs/>
                <w:kern w:val="0"/>
              </w:rPr>
              <w:t>.</w:t>
            </w:r>
            <w:r w:rsidRPr="004D2C0D">
              <w:rPr>
                <w:rFonts w:cs="宋体" w:hint="eastAsia"/>
                <w:bCs/>
                <w:kern w:val="0"/>
              </w:rPr>
              <w:t>10</w:t>
            </w:r>
            <w:r w:rsidRPr="004D2C0D">
              <w:rPr>
                <w:rFonts w:cs="宋体"/>
                <w:bCs/>
                <w:kern w:val="0"/>
              </w:rPr>
              <w:t>.0</w:t>
            </w:r>
            <w:r w:rsidRPr="004D2C0D">
              <w:rPr>
                <w:rFonts w:cs="宋体" w:hint="eastAsia"/>
                <w:bCs/>
                <w:kern w:val="0"/>
              </w:rPr>
              <w:t>52</w:t>
            </w:r>
            <w:r w:rsidRPr="004D2C0D">
              <w:rPr>
                <w:rFonts w:cs="宋体"/>
                <w:bCs/>
                <w:kern w:val="0"/>
              </w:rPr>
              <w:t>.00</w:t>
            </w:r>
          </w:p>
        </w:tc>
        <w:tc>
          <w:tcPr>
            <w:tcW w:w="21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28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1056"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851"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708"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2913"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4D2C0D" w:rsidRDefault="005213E8" w:rsidP="00512E3F">
            <w:pPr>
              <w:widowControl/>
              <w:jc w:val="center"/>
              <w:rPr>
                <w:rFonts w:cs="宋体"/>
                <w:bCs/>
                <w:kern w:val="0"/>
              </w:rPr>
            </w:pPr>
            <w:r w:rsidRPr="004D2C0D">
              <w:rPr>
                <w:rFonts w:cs="宋体"/>
                <w:bCs/>
                <w:kern w:val="0"/>
              </w:rPr>
              <w:t>WDDE98.00.03</w:t>
            </w:r>
            <w:r w:rsidRPr="004D2C0D">
              <w:rPr>
                <w:rFonts w:cs="宋体" w:hint="eastAsia"/>
                <w:bCs/>
                <w:kern w:val="0"/>
              </w:rPr>
              <w:t>7</w:t>
            </w:r>
            <w:r w:rsidRPr="004D2C0D">
              <w:rPr>
                <w:rFonts w:cs="宋体"/>
                <w:bCs/>
                <w:kern w:val="0"/>
              </w:rPr>
              <w:t>.00</w:t>
            </w:r>
          </w:p>
        </w:tc>
        <w:tc>
          <w:tcPr>
            <w:tcW w:w="216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手术同意书流水号</w:t>
            </w:r>
          </w:p>
        </w:tc>
        <w:tc>
          <w:tcPr>
            <w:tcW w:w="128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SSTYSLSH</w:t>
            </w:r>
          </w:p>
        </w:tc>
        <w:tc>
          <w:tcPr>
            <w:tcW w:w="1056"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851"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708" w:type="dxa"/>
            <w:tcBorders>
              <w:bottom w:val="single" w:sz="4" w:space="0" w:color="auto"/>
            </w:tcBorders>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851"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8"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851"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8"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vAlign w:val="center"/>
          </w:tcPr>
          <w:p w:rsidR="005213E8" w:rsidRPr="004D2C0D" w:rsidRDefault="005213E8" w:rsidP="00512E3F">
            <w:pPr>
              <w:widowControl/>
              <w:jc w:val="center"/>
              <w:rPr>
                <w:rFonts w:cs="宋体"/>
                <w:bCs/>
                <w:kern w:val="0"/>
              </w:rPr>
            </w:pPr>
            <w:r w:rsidRPr="004D2C0D">
              <w:rPr>
                <w:rFonts w:cs="宋体" w:hint="eastAsia"/>
                <w:bCs/>
                <w:kern w:val="0"/>
              </w:rPr>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851"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8"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2913"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851"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8"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4D2C0D" w:rsidRDefault="00E2545B" w:rsidP="00512E3F">
            <w:pPr>
              <w:widowControl/>
              <w:jc w:val="center"/>
              <w:rPr>
                <w:rFonts w:cs="宋体"/>
                <w:bCs/>
                <w:kern w:val="0"/>
              </w:rPr>
            </w:pPr>
            <w:r w:rsidRPr="004D2C0D">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851"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8"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tcBorders>
              <w:bottom w:val="single" w:sz="4" w:space="0" w:color="auto"/>
            </w:tcBorders>
            <w:shd w:val="clear" w:color="auto" w:fill="auto"/>
            <w:vAlign w:val="center"/>
          </w:tcPr>
          <w:p w:rsidR="005213E8" w:rsidRPr="004D2C0D" w:rsidRDefault="005213E8" w:rsidP="00512E3F">
            <w:pPr>
              <w:widowControl/>
              <w:jc w:val="center"/>
              <w:rPr>
                <w:rFonts w:cs="宋体"/>
                <w:bCs/>
                <w:kern w:val="0"/>
              </w:rPr>
            </w:pPr>
            <w:r w:rsidRPr="004D2C0D">
              <w:rPr>
                <w:rFonts w:cs="宋体"/>
                <w:bCs/>
                <w:kern w:val="0"/>
              </w:rPr>
              <w:t>DE09.00.118.00</w:t>
            </w:r>
          </w:p>
        </w:tc>
        <w:tc>
          <w:tcPr>
            <w:tcW w:w="2160"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7C72EB">
              <w:rPr>
                <w:rStyle w:val="MingLiU"/>
                <w:rFonts w:ascii="宋体" w:eastAsia="宋体" w:hAnsi="宋体"/>
                <w:sz w:val="21"/>
                <w:szCs w:val="21"/>
                <w:shd w:val="clear" w:color="auto" w:fill="auto"/>
              </w:rPr>
              <w:t>知情同意书编号</w:t>
            </w:r>
          </w:p>
        </w:tc>
        <w:tc>
          <w:tcPr>
            <w:tcW w:w="1281"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7C72EB">
              <w:rPr>
                <w:rStyle w:val="MingLiU"/>
                <w:rFonts w:ascii="宋体" w:eastAsia="宋体" w:hAnsi="宋体" w:hint="eastAsia"/>
                <w:sz w:val="21"/>
                <w:szCs w:val="21"/>
                <w:shd w:val="clear" w:color="auto" w:fill="auto"/>
              </w:rPr>
              <w:t>ZQTYSBH</w:t>
            </w:r>
          </w:p>
        </w:tc>
        <w:tc>
          <w:tcPr>
            <w:tcW w:w="1056"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7C72EB">
              <w:rPr>
                <w:rStyle w:val="MingLiU"/>
                <w:rFonts w:ascii="宋体" w:eastAsia="宋体" w:hAnsi="宋体"/>
                <w:sz w:val="21"/>
                <w:szCs w:val="21"/>
                <w:shd w:val="clear" w:color="auto" w:fill="auto"/>
              </w:rPr>
              <w:t>字符串</w:t>
            </w:r>
          </w:p>
        </w:tc>
        <w:tc>
          <w:tcPr>
            <w:tcW w:w="851"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7C72EB">
              <w:rPr>
                <w:rStyle w:val="MingLiU"/>
                <w:rFonts w:ascii="宋体" w:eastAsia="宋体" w:hAnsi="宋体"/>
                <w:sz w:val="21"/>
                <w:szCs w:val="21"/>
                <w:shd w:val="clear" w:color="auto" w:fill="auto"/>
              </w:rPr>
              <w:t>20</w:t>
            </w:r>
          </w:p>
        </w:tc>
        <w:tc>
          <w:tcPr>
            <w:tcW w:w="708" w:type="dxa"/>
            <w:tcBorders>
              <w:bottom w:val="single" w:sz="4" w:space="0" w:color="auto"/>
            </w:tcBorders>
            <w:shd w:val="clear" w:color="auto" w:fill="auto"/>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科室名称</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KSMC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w:t>
            </w:r>
            <w:r w:rsidRPr="00BC3527">
              <w:rPr>
                <w:rStyle w:val="MingLiU"/>
                <w:rFonts w:ascii="宋体" w:eastAsia="宋体" w:hAnsi="宋体"/>
                <w:sz w:val="21"/>
                <w:szCs w:val="21"/>
              </w:rPr>
              <w:t>0</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851"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8"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lastRenderedPageBreak/>
              <w:t>DE08.10_054.00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病区名称</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BQMC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50</w:t>
            </w:r>
          </w:p>
        </w:tc>
        <w:tc>
          <w:tcPr>
            <w:tcW w:w="708" w:type="dxa"/>
            <w:tcBorders>
              <w:bottom w:val="single" w:sz="4" w:space="0" w:color="auto"/>
            </w:tcBorders>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DE01.00.019.00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病房号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BFH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DE01.00.026.00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病床号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BCH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患者姓名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HZXM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DE02.01.040.00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性别代码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XBDM</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851"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AC5A90">
              <w:rPr>
                <w:rStyle w:val="MingLiU"/>
                <w:rFonts w:ascii="宋体" w:eastAsia="宋体" w:hAnsi="宋体"/>
                <w:sz w:val="21"/>
                <w:szCs w:val="21"/>
              </w:rPr>
              <w:t>GB/T2261.1—2003</w:t>
            </w: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年龄</w:t>
            </w:r>
            <w:r>
              <w:rPr>
                <w:rStyle w:val="MingLiU"/>
                <w:rFonts w:ascii="宋体" w:eastAsia="宋体" w:hAnsi="宋体"/>
                <w:sz w:val="21"/>
                <w:szCs w:val="21"/>
              </w:rPr>
              <w:t>（岁</w:t>
            </w:r>
            <w:r w:rsidRPr="00BC3527">
              <w:rPr>
                <w:rStyle w:val="MingLiU"/>
                <w:rFonts w:ascii="宋体" w:eastAsia="宋体" w:hAnsi="宋体"/>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数值</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3</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DE02.01.032.00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年龄</w:t>
            </w:r>
            <w:r>
              <w:rPr>
                <w:rStyle w:val="MingLiU"/>
                <w:rFonts w:ascii="宋体" w:eastAsia="宋体" w:hAnsi="宋体"/>
                <w:sz w:val="21"/>
                <w:szCs w:val="21"/>
              </w:rPr>
              <w:t>（月</w:t>
            </w:r>
            <w:r w:rsidRPr="00BC3527">
              <w:rPr>
                <w:rStyle w:val="MingLiU"/>
                <w:rFonts w:ascii="宋体" w:eastAsia="宋体" w:hAnsi="宋体"/>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851"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DE05.01.024.00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术前诊断编码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SQZDBM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11</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r w:rsidRPr="00AC5A90">
              <w:rPr>
                <w:rStyle w:val="MingLiU"/>
                <w:rFonts w:ascii="宋体" w:eastAsia="宋体" w:hAnsi="宋体"/>
                <w:sz w:val="21"/>
                <w:szCs w:val="21"/>
              </w:rPr>
              <w:t>ICD-10</w:t>
            </w: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DE06.00.093.00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拟实施手术及操作编码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NS</w:t>
            </w:r>
            <w:r w:rsidRPr="00BC3527">
              <w:rPr>
                <w:rStyle w:val="MingLiU"/>
                <w:rFonts w:ascii="宋体" w:eastAsia="宋体" w:hAnsi="宋体" w:hint="eastAsia"/>
                <w:sz w:val="21"/>
                <w:szCs w:val="21"/>
              </w:rPr>
              <w:t>JCZBM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5</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r w:rsidRPr="00AC5A90">
              <w:rPr>
                <w:rStyle w:val="MingLiU"/>
                <w:rFonts w:ascii="宋体" w:eastAsia="宋体" w:hAnsi="宋体"/>
                <w:sz w:val="21"/>
                <w:szCs w:val="21"/>
              </w:rPr>
              <w:t>ICD-9-CM-3</w:t>
            </w: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DE06.00.221.00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拟实施手术及操作日期</w:t>
            </w:r>
            <w:r>
              <w:rPr>
                <w:rStyle w:val="MingLiU"/>
                <w:rFonts w:ascii="宋体" w:eastAsia="宋体" w:hAnsi="宋体"/>
                <w:sz w:val="21"/>
                <w:szCs w:val="21"/>
              </w:rPr>
              <w:t>时</w:t>
            </w:r>
            <w:r w:rsidRPr="00BC3527">
              <w:rPr>
                <w:rStyle w:val="MingLiU"/>
                <w:rFonts w:ascii="宋体" w:eastAsia="宋体" w:hAnsi="宋体"/>
                <w:sz w:val="21"/>
                <w:szCs w:val="21"/>
              </w:rPr>
              <w:t>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NSJCZRQS</w:t>
            </w:r>
            <w:r w:rsidRPr="00BC3527">
              <w:rPr>
                <w:rStyle w:val="MingLiU"/>
                <w:rFonts w:ascii="宋体" w:eastAsia="宋体" w:hAnsi="宋体" w:hint="eastAsia"/>
                <w:sz w:val="21"/>
                <w:szCs w:val="21"/>
              </w:rPr>
              <w:t>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DATETIME</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DE06.00.340.00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手术指征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SSZZ</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500</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DE05.10.141.00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手术禁忌症</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SSJJZ</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100</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DE06.00.302.00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手术方式</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SSFS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30</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DE06.00.073.00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拟实施麻醉方法代码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w:t>
            </w:r>
            <w:r w:rsidRPr="00BC3527">
              <w:rPr>
                <w:rStyle w:val="MingLiU"/>
                <w:rFonts w:ascii="宋体" w:eastAsia="宋体" w:hAnsi="宋体" w:hint="eastAsia"/>
                <w:sz w:val="21"/>
                <w:szCs w:val="21"/>
              </w:rPr>
              <w:t>SMZFFDM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2</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15DDF" w:rsidRDefault="00E2545B" w:rsidP="00512E3F">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见常见检查报告格式（7）</w:t>
            </w:r>
            <w:r w:rsidR="005213E8" w:rsidRPr="00A15DDF">
              <w:rPr>
                <w:rStyle w:val="MingLiU"/>
                <w:rFonts w:ascii="宋体" w:eastAsia="宋体" w:hAnsi="宋体" w:hint="eastAsia"/>
                <w:sz w:val="21"/>
                <w:szCs w:val="21"/>
                <w:shd w:val="clear" w:color="auto" w:fill="auto"/>
              </w:rPr>
              <w:t>，</w:t>
            </w:r>
            <w:r w:rsidR="005213E8" w:rsidRPr="00A15DDF">
              <w:rPr>
                <w:rStyle w:val="MingLiU"/>
                <w:rFonts w:ascii="宋体" w:eastAsia="宋体" w:hAnsi="宋体"/>
                <w:sz w:val="21"/>
                <w:szCs w:val="21"/>
                <w:shd w:val="clear" w:color="auto" w:fill="auto"/>
              </w:rPr>
              <w:t>CV06.00.103麻醉方法代码表</w:t>
            </w: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DE06.00.271.00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术前准备</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SQZB</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1000</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DE05.10.162.00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手术中可能出现的意外及风险</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SSZKNCXDYW</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200</w:t>
            </w:r>
          </w:p>
        </w:tc>
        <w:tc>
          <w:tcPr>
            <w:tcW w:w="708" w:type="dxa"/>
            <w:vAlign w:val="center"/>
          </w:tcPr>
          <w:p w:rsidR="005213E8" w:rsidRDefault="005213E8" w:rsidP="00512E3F">
            <w:r w:rsidRPr="0024173E">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DE05.01.075.00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手术后可能出现的意外及并发症</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SSHKNCXDYW</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1000</w:t>
            </w:r>
          </w:p>
        </w:tc>
        <w:tc>
          <w:tcPr>
            <w:tcW w:w="708" w:type="dxa"/>
            <w:vAlign w:val="center"/>
          </w:tcPr>
          <w:p w:rsidR="005213E8" w:rsidRDefault="005213E8" w:rsidP="00512E3F">
            <w:r w:rsidRPr="0024173E">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DE06.00.301.00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替代方案</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TDFA</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1000</w:t>
            </w:r>
          </w:p>
        </w:tc>
        <w:tc>
          <w:tcPr>
            <w:tcW w:w="708" w:type="dxa"/>
            <w:vAlign w:val="center"/>
          </w:tcPr>
          <w:p w:rsidR="005213E8" w:rsidRDefault="005213E8" w:rsidP="00512E3F">
            <w:r w:rsidRPr="0024173E">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DE06.00.018.00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医疗机构意见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YLJGYJ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2000</w:t>
            </w:r>
          </w:p>
        </w:tc>
        <w:tc>
          <w:tcPr>
            <w:tcW w:w="708" w:type="dxa"/>
            <w:vAlign w:val="center"/>
          </w:tcPr>
          <w:p w:rsidR="005213E8" w:rsidRDefault="005213E8" w:rsidP="00512E3F">
            <w:r>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DE06.00.018.00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患者/法定代理人意见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w:t>
            </w:r>
            <w:r w:rsidRPr="00BC3527">
              <w:rPr>
                <w:rStyle w:val="MingLiU"/>
                <w:rFonts w:ascii="宋体" w:eastAsia="宋体" w:hAnsi="宋体" w:hint="eastAsia"/>
                <w:sz w:val="21"/>
                <w:szCs w:val="21"/>
              </w:rPr>
              <w:t>FDDLRYJ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2000</w:t>
            </w:r>
          </w:p>
        </w:tc>
        <w:tc>
          <w:tcPr>
            <w:tcW w:w="708" w:type="dxa"/>
            <w:vAlign w:val="center"/>
          </w:tcPr>
          <w:p w:rsidR="005213E8" w:rsidRDefault="005213E8" w:rsidP="00512E3F">
            <w:r>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患者签名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50</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法定代理人签名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FDDLRQM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50</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DE02.10.024.00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法定代理人与患者的关系代码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FDDLRYHZG</w:t>
            </w:r>
            <w:r w:rsidRPr="00BC3527">
              <w:rPr>
                <w:rStyle w:val="MingLiU"/>
                <w:rFonts w:ascii="宋体" w:eastAsia="宋体" w:hAnsi="宋体" w:hint="eastAsia"/>
                <w:sz w:val="21"/>
                <w:szCs w:val="21"/>
              </w:rPr>
              <w:t>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851"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8" w:type="dxa"/>
            <w:vAlign w:val="center"/>
          </w:tcPr>
          <w:p w:rsidR="005213E8" w:rsidRPr="004E6483" w:rsidRDefault="005213E8" w:rsidP="00512E3F">
            <w:pPr>
              <w:widowControl/>
              <w:jc w:val="center"/>
              <w:rPr>
                <w:rFonts w:cs="宋体"/>
                <w:bCs/>
                <w:kern w:val="0"/>
              </w:rPr>
            </w:pPr>
            <w:r>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r w:rsidRPr="00AC5A90">
              <w:rPr>
                <w:rStyle w:val="MingLiU"/>
                <w:rFonts w:ascii="宋体" w:eastAsia="宋体" w:hAnsi="宋体"/>
                <w:sz w:val="21"/>
                <w:szCs w:val="21"/>
              </w:rPr>
              <w:t>GB/T 4761-2008</w:t>
            </w: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患者/法定代理人签名日期时间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HZDLRQMR</w:t>
            </w:r>
            <w:r w:rsidRPr="00BC3527">
              <w:rPr>
                <w:rStyle w:val="MingLiU"/>
                <w:rFonts w:ascii="宋体" w:eastAsia="宋体" w:hAnsi="宋体" w:hint="eastAsia"/>
                <w:sz w:val="21"/>
                <w:szCs w:val="21"/>
              </w:rPr>
              <w:t>Q</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D</w:t>
            </w:r>
            <w:r>
              <w:rPr>
                <w:rStyle w:val="MingLiU"/>
                <w:rFonts w:ascii="宋体" w:eastAsia="宋体" w:hAnsi="宋体" w:hint="eastAsia"/>
                <w:sz w:val="21"/>
                <w:szCs w:val="21"/>
              </w:rPr>
              <w:t>atetime</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经治医师签名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JZYSQM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7C72EB">
              <w:rPr>
                <w:rFonts w:ascii="宋体" w:hAnsi="宋体" w:hint="eastAsia"/>
                <w:color w:val="000000"/>
                <w:szCs w:val="21"/>
              </w:rPr>
              <w:t>经治医师</w:t>
            </w:r>
            <w:r>
              <w:rPr>
                <w:rFonts w:ascii="宋体" w:hAnsi="宋体" w:hint="eastAsia"/>
                <w:color w:val="000000"/>
                <w:szCs w:val="21"/>
              </w:rPr>
              <w:t>工号</w:t>
            </w:r>
          </w:p>
        </w:tc>
        <w:tc>
          <w:tcPr>
            <w:tcW w:w="1281" w:type="dxa"/>
            <w:vAlign w:val="center"/>
          </w:tcPr>
          <w:p w:rsidR="005213E8" w:rsidRPr="003E4911" w:rsidRDefault="005213E8" w:rsidP="00512E3F">
            <w:pPr>
              <w:jc w:val="left"/>
              <w:rPr>
                <w:rFonts w:ascii="宋体" w:hAnsi="宋体"/>
                <w:color w:val="000000"/>
                <w:szCs w:val="21"/>
              </w:rPr>
            </w:pPr>
            <w:r w:rsidRPr="007C72EB">
              <w:rPr>
                <w:rFonts w:ascii="宋体" w:hAnsi="宋体"/>
                <w:color w:val="000000"/>
                <w:szCs w:val="21"/>
              </w:rPr>
              <w:t>JZYS</w:t>
            </w:r>
            <w:r>
              <w:rPr>
                <w:rFonts w:ascii="宋体" w:hAnsi="宋体" w:hint="eastAsia"/>
                <w:color w:val="000000"/>
                <w:szCs w:val="21"/>
              </w:rPr>
              <w:t>GH</w:t>
            </w:r>
          </w:p>
        </w:tc>
        <w:tc>
          <w:tcPr>
            <w:tcW w:w="1056"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851"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8"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3E4911" w:rsidRDefault="005213E8" w:rsidP="00512E3F">
            <w:pPr>
              <w:jc w:val="left"/>
              <w:rPr>
                <w:rFonts w:ascii="宋体" w:hAnsi="宋体" w:cs="宋体"/>
                <w:color w:val="000000"/>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手术者签名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SSZQM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手术者工号</w:t>
            </w:r>
          </w:p>
        </w:tc>
        <w:tc>
          <w:tcPr>
            <w:tcW w:w="1281" w:type="dxa"/>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SSZGH</w:t>
            </w:r>
          </w:p>
        </w:tc>
        <w:tc>
          <w:tcPr>
            <w:tcW w:w="1056"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851"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8"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3E4911" w:rsidRDefault="005213E8" w:rsidP="00512E3F">
            <w:pPr>
              <w:jc w:val="left"/>
              <w:rPr>
                <w:rFonts w:ascii="宋体" w:hAnsi="宋体" w:cs="宋体"/>
                <w:color w:val="000000"/>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sz w:val="21"/>
                <w:szCs w:val="21"/>
              </w:rPr>
              <w:t>医师签名日期时</w:t>
            </w:r>
            <w:r w:rsidRPr="00BC3527">
              <w:rPr>
                <w:rStyle w:val="MingLiU"/>
                <w:rFonts w:ascii="宋体" w:eastAsia="宋体" w:hAnsi="宋体"/>
                <w:sz w:val="21"/>
                <w:szCs w:val="21"/>
              </w:rPr>
              <w:lastRenderedPageBreak/>
              <w:t>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lastRenderedPageBreak/>
              <w:t>YSQMRQSJ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sz w:val="21"/>
                <w:szCs w:val="21"/>
              </w:rPr>
              <w:t>字符串</w:t>
            </w:r>
          </w:p>
        </w:tc>
        <w:tc>
          <w:tcPr>
            <w:tcW w:w="851"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sz w:val="21"/>
                <w:szCs w:val="21"/>
              </w:rPr>
              <w:t>2</w:t>
            </w:r>
          </w:p>
        </w:tc>
        <w:tc>
          <w:tcPr>
            <w:tcW w:w="708" w:type="dxa"/>
            <w:vAlign w:val="center"/>
          </w:tcPr>
          <w:p w:rsidR="005213E8" w:rsidRPr="004E6483" w:rsidRDefault="005213E8" w:rsidP="00512E3F">
            <w:pPr>
              <w:widowControl/>
              <w:jc w:val="center"/>
              <w:rPr>
                <w:rFonts w:cs="宋体"/>
                <w:bCs/>
                <w:kern w:val="0"/>
              </w:rPr>
            </w:pPr>
            <w:r w:rsidRPr="004E6483">
              <w:rPr>
                <w:rFonts w:cs="宋体" w:hint="eastAsia"/>
                <w:bCs/>
                <w:kern w:val="0"/>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4D2C0D" w:rsidRDefault="005213E8" w:rsidP="00512E3F">
            <w:pPr>
              <w:widowControl/>
              <w:jc w:val="center"/>
              <w:rPr>
                <w:rFonts w:cs="宋体"/>
                <w:bCs/>
                <w:kern w:val="0"/>
              </w:rPr>
            </w:pPr>
            <w:r w:rsidRPr="004D2C0D">
              <w:rPr>
                <w:rFonts w:cs="宋体" w:hint="eastAsia"/>
                <w:bCs/>
                <w:kern w:val="0"/>
              </w:rPr>
              <w:lastRenderedPageBreak/>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851"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8"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Default="005213E8" w:rsidP="005213E8"/>
    <w:p w:rsidR="005213E8" w:rsidRPr="00E9140E" w:rsidRDefault="005213E8" w:rsidP="0049659C">
      <w:pPr>
        <w:pStyle w:val="3"/>
        <w:rPr>
          <w:rFonts w:ascii="宋体" w:hAnsi="宋体"/>
        </w:rPr>
      </w:pPr>
      <w:bookmarkStart w:id="310" w:name="_Toc429573914"/>
      <w:r>
        <w:rPr>
          <w:rFonts w:ascii="宋体" w:hAnsi="宋体" w:hint="eastAsia"/>
        </w:rPr>
        <w:t>麻醉知情同意书</w:t>
      </w:r>
      <w:r w:rsidRPr="001F7DF3">
        <w:rPr>
          <w:rFonts w:hint="eastAsia"/>
        </w:rPr>
        <w:t>（</w:t>
      </w:r>
      <w:r>
        <w:rPr>
          <w:rFonts w:hint="eastAsia"/>
        </w:rPr>
        <w:t>TB_EMR_MZZQTYS</w:t>
      </w:r>
      <w:r w:rsidRPr="001F7DF3">
        <w:rPr>
          <w:rFonts w:hint="eastAsia"/>
        </w:rPr>
        <w:t>）</w:t>
      </w:r>
      <w:bookmarkEnd w:id="310"/>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503"/>
        <w:gridCol w:w="915"/>
        <w:gridCol w:w="3054"/>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503"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915"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B30920" w:rsidRDefault="005213E8" w:rsidP="00512E3F">
            <w:pPr>
              <w:widowControl/>
              <w:jc w:val="center"/>
              <w:rPr>
                <w:rFonts w:cs="宋体"/>
                <w:bCs/>
                <w:kern w:val="0"/>
              </w:rPr>
            </w:pPr>
            <w:r w:rsidRPr="00B30920">
              <w:rPr>
                <w:rFonts w:cs="宋体"/>
                <w:bCs/>
                <w:kern w:val="0"/>
              </w:rPr>
              <w:t>DE0</w:t>
            </w:r>
            <w:r w:rsidRPr="00B30920">
              <w:rPr>
                <w:rFonts w:cs="宋体" w:hint="eastAsia"/>
                <w:bCs/>
                <w:kern w:val="0"/>
              </w:rPr>
              <w:t>8</w:t>
            </w:r>
            <w:r w:rsidRPr="00B30920">
              <w:rPr>
                <w:rFonts w:cs="宋体"/>
                <w:bCs/>
                <w:kern w:val="0"/>
              </w:rPr>
              <w:t>.</w:t>
            </w:r>
            <w:r w:rsidRPr="00B30920">
              <w:rPr>
                <w:rFonts w:cs="宋体" w:hint="eastAsia"/>
                <w:bCs/>
                <w:kern w:val="0"/>
              </w:rPr>
              <w:t>10</w:t>
            </w:r>
            <w:r w:rsidRPr="00B30920">
              <w:rPr>
                <w:rFonts w:cs="宋体"/>
                <w:bCs/>
                <w:kern w:val="0"/>
              </w:rPr>
              <w:t>.0</w:t>
            </w:r>
            <w:r w:rsidRPr="00B30920">
              <w:rPr>
                <w:rFonts w:cs="宋体" w:hint="eastAsia"/>
                <w:bCs/>
                <w:kern w:val="0"/>
              </w:rPr>
              <w:t>52</w:t>
            </w:r>
            <w:r w:rsidRPr="00B30920">
              <w:rPr>
                <w:rFonts w:cs="宋体"/>
                <w:bCs/>
                <w:kern w:val="0"/>
              </w:rPr>
              <w:t>.00</w:t>
            </w:r>
          </w:p>
        </w:tc>
        <w:tc>
          <w:tcPr>
            <w:tcW w:w="21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28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1056"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503"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915"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054"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B30920" w:rsidRDefault="005213E8" w:rsidP="00512E3F">
            <w:pPr>
              <w:widowControl/>
              <w:jc w:val="center"/>
              <w:rPr>
                <w:rFonts w:cs="宋体"/>
                <w:bCs/>
                <w:kern w:val="0"/>
              </w:rPr>
            </w:pPr>
            <w:r w:rsidRPr="00B30920">
              <w:rPr>
                <w:rFonts w:cs="宋体"/>
                <w:bCs/>
                <w:kern w:val="0"/>
              </w:rPr>
              <w:t>WDDE98.00.03</w:t>
            </w:r>
            <w:r w:rsidRPr="00B30920">
              <w:rPr>
                <w:rFonts w:cs="宋体" w:hint="eastAsia"/>
                <w:bCs/>
                <w:kern w:val="0"/>
              </w:rPr>
              <w:t>8</w:t>
            </w:r>
            <w:r w:rsidRPr="00B30920">
              <w:rPr>
                <w:rFonts w:cs="宋体"/>
                <w:bCs/>
                <w:kern w:val="0"/>
              </w:rPr>
              <w:t>.00</w:t>
            </w:r>
          </w:p>
        </w:tc>
        <w:tc>
          <w:tcPr>
            <w:tcW w:w="216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麻醉知情同意书流水号</w:t>
            </w:r>
          </w:p>
        </w:tc>
        <w:tc>
          <w:tcPr>
            <w:tcW w:w="128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MZZQTYSLSH</w:t>
            </w:r>
          </w:p>
        </w:tc>
        <w:tc>
          <w:tcPr>
            <w:tcW w:w="1056"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503"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915" w:type="dxa"/>
            <w:tcBorders>
              <w:bottom w:val="single" w:sz="4" w:space="0" w:color="auto"/>
            </w:tcBorders>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3054"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503"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915" w:type="dxa"/>
            <w:shd w:val="clear" w:color="auto" w:fill="auto"/>
            <w:vAlign w:val="center"/>
          </w:tcPr>
          <w:p w:rsidR="005213E8" w:rsidRPr="004E6483" w:rsidRDefault="005213E8" w:rsidP="00512E3F">
            <w:pPr>
              <w:autoSpaceDE w:val="0"/>
              <w:autoSpaceDN w:val="0"/>
              <w:adjustRightInd w:val="0"/>
              <w:jc w:val="center"/>
              <w:rPr>
                <w:rFonts w:ascii="宋体" w:hAnsi="宋体"/>
                <w:color w:val="000000"/>
                <w:szCs w:val="21"/>
              </w:rPr>
            </w:pPr>
            <w:r w:rsidRPr="004E6483">
              <w:rPr>
                <w:rFonts w:ascii="宋体" w:hAnsi="宋体" w:hint="eastAsia"/>
                <w:color w:val="000000"/>
                <w:szCs w:val="21"/>
              </w:rPr>
              <w:t>必填</w:t>
            </w:r>
          </w:p>
        </w:tc>
        <w:tc>
          <w:tcPr>
            <w:tcW w:w="3054"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503"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915" w:type="dxa"/>
            <w:shd w:val="clear" w:color="auto" w:fill="auto"/>
            <w:vAlign w:val="center"/>
          </w:tcPr>
          <w:p w:rsidR="005213E8" w:rsidRPr="004E6483" w:rsidRDefault="005213E8" w:rsidP="00512E3F">
            <w:pPr>
              <w:autoSpaceDE w:val="0"/>
              <w:autoSpaceDN w:val="0"/>
              <w:adjustRightInd w:val="0"/>
              <w:jc w:val="center"/>
              <w:rPr>
                <w:rFonts w:ascii="宋体" w:hAnsi="宋体"/>
                <w:color w:val="000000"/>
                <w:szCs w:val="21"/>
              </w:rPr>
            </w:pPr>
            <w:r w:rsidRPr="004E6483">
              <w:rPr>
                <w:rFonts w:ascii="宋体" w:hAnsi="宋体" w:hint="eastAsia"/>
                <w:color w:val="000000"/>
                <w:szCs w:val="21"/>
              </w:rPr>
              <w:t>必填</w:t>
            </w:r>
          </w:p>
        </w:tc>
        <w:tc>
          <w:tcPr>
            <w:tcW w:w="3054"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B30920" w:rsidRDefault="005213E8" w:rsidP="00512E3F">
            <w:pPr>
              <w:widowControl/>
              <w:jc w:val="center"/>
              <w:rPr>
                <w:rFonts w:cs="宋体"/>
                <w:bCs/>
                <w:kern w:val="0"/>
              </w:rPr>
            </w:pPr>
            <w:r w:rsidRPr="00B30920">
              <w:rPr>
                <w:rFonts w:cs="宋体" w:hint="eastAsia"/>
                <w:bCs/>
                <w:kern w:val="0"/>
              </w:rPr>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503"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915"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B30920" w:rsidRDefault="00E2545B" w:rsidP="00512E3F">
            <w:pPr>
              <w:widowControl/>
              <w:jc w:val="center"/>
              <w:rPr>
                <w:rFonts w:cs="宋体"/>
                <w:bCs/>
                <w:kern w:val="0"/>
              </w:rPr>
            </w:pPr>
            <w:r w:rsidRPr="00B30920">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03"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915"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B30920" w:rsidRDefault="00E2545B" w:rsidP="00512E3F">
            <w:pPr>
              <w:widowControl/>
              <w:jc w:val="center"/>
              <w:rPr>
                <w:rFonts w:cs="宋体"/>
                <w:bCs/>
                <w:kern w:val="0"/>
              </w:rPr>
            </w:pPr>
            <w:r w:rsidRPr="00B30920">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03"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915"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tcBorders>
              <w:bottom w:val="single" w:sz="4" w:space="0" w:color="auto"/>
            </w:tcBorders>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DE09.00.118.00</w:t>
            </w:r>
          </w:p>
        </w:tc>
        <w:tc>
          <w:tcPr>
            <w:tcW w:w="2160"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7C72EB">
              <w:rPr>
                <w:rStyle w:val="MingLiU"/>
                <w:rFonts w:ascii="宋体" w:eastAsia="宋体" w:hAnsi="宋体" w:hint="eastAsia"/>
                <w:sz w:val="21"/>
                <w:szCs w:val="21"/>
                <w:shd w:val="clear" w:color="auto" w:fill="auto"/>
              </w:rPr>
              <w:t>知情同意书编号</w:t>
            </w:r>
          </w:p>
        </w:tc>
        <w:tc>
          <w:tcPr>
            <w:tcW w:w="1281"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7C72EB">
              <w:rPr>
                <w:rStyle w:val="MingLiU"/>
                <w:rFonts w:ascii="宋体" w:eastAsia="宋体" w:hAnsi="宋体" w:hint="eastAsia"/>
                <w:sz w:val="21"/>
                <w:szCs w:val="21"/>
                <w:shd w:val="clear" w:color="auto" w:fill="auto"/>
              </w:rPr>
              <w:t>ZQTYSBH</w:t>
            </w:r>
          </w:p>
        </w:tc>
        <w:tc>
          <w:tcPr>
            <w:tcW w:w="1056"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7C72EB">
              <w:rPr>
                <w:rStyle w:val="MingLiU"/>
                <w:rFonts w:ascii="宋体" w:eastAsia="宋体" w:hAnsi="宋体" w:hint="eastAsia"/>
                <w:sz w:val="21"/>
                <w:szCs w:val="21"/>
                <w:shd w:val="clear" w:color="auto" w:fill="auto"/>
              </w:rPr>
              <w:t>字符串</w:t>
            </w:r>
          </w:p>
        </w:tc>
        <w:tc>
          <w:tcPr>
            <w:tcW w:w="503" w:type="dxa"/>
            <w:tcBorders>
              <w:bottom w:val="single" w:sz="4" w:space="0" w:color="auto"/>
            </w:tcBorders>
            <w:shd w:val="clear" w:color="auto" w:fill="auto"/>
            <w:vAlign w:val="center"/>
          </w:tcPr>
          <w:p w:rsidR="005213E8" w:rsidRPr="007C72EB"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7C72EB">
              <w:rPr>
                <w:rStyle w:val="MingLiU"/>
                <w:rFonts w:ascii="宋体" w:eastAsia="宋体" w:hAnsi="宋体" w:hint="eastAsia"/>
                <w:sz w:val="21"/>
                <w:szCs w:val="21"/>
                <w:shd w:val="clear" w:color="auto" w:fill="auto"/>
              </w:rPr>
              <w:t>20</w:t>
            </w:r>
          </w:p>
        </w:tc>
        <w:tc>
          <w:tcPr>
            <w:tcW w:w="915" w:type="dxa"/>
            <w:tcBorders>
              <w:bottom w:val="single" w:sz="4" w:space="0" w:color="auto"/>
            </w:tcBorders>
            <w:shd w:val="clear" w:color="auto" w:fill="auto"/>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tcBorders>
              <w:bottom w:val="single" w:sz="4" w:space="0" w:color="auto"/>
            </w:tcBorders>
            <w:shd w:val="clear" w:color="auto" w:fill="auto"/>
            <w:vAlign w:val="center"/>
          </w:tcPr>
          <w:p w:rsidR="005213E8" w:rsidRDefault="005213E8" w:rsidP="00512E3F">
            <w:pPr>
              <w:rPr>
                <w:rFonts w:ascii="宋体" w:hAnsi="宋体"/>
                <w:color w:val="00000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DE08.10.026.00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科室名称</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KSMC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w:t>
            </w:r>
            <w:r w:rsidRPr="00BC3527">
              <w:rPr>
                <w:rStyle w:val="MingLiU"/>
                <w:rFonts w:ascii="宋体" w:eastAsia="宋体" w:hAnsi="宋体" w:hint="eastAsia"/>
                <w:sz w:val="21"/>
                <w:szCs w:val="21"/>
              </w:rPr>
              <w:t>0</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503"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915" w:type="dxa"/>
            <w:vAlign w:val="center"/>
          </w:tcPr>
          <w:p w:rsidR="005213E8" w:rsidRPr="004E6483" w:rsidRDefault="005213E8" w:rsidP="00512E3F">
            <w:pPr>
              <w:autoSpaceDE w:val="0"/>
              <w:autoSpaceDN w:val="0"/>
              <w:adjustRightInd w:val="0"/>
              <w:jc w:val="center"/>
              <w:rPr>
                <w:rFonts w:ascii="宋体" w:hAnsi="宋体"/>
                <w:color w:val="000000"/>
                <w:szCs w:val="21"/>
              </w:rPr>
            </w:pPr>
            <w:r w:rsidRPr="004E6483">
              <w:rPr>
                <w:rFonts w:ascii="宋体" w:hAnsi="宋体" w:hint="eastAsia"/>
                <w:color w:val="000000"/>
                <w:szCs w:val="21"/>
              </w:rPr>
              <w:t>必填</w:t>
            </w:r>
          </w:p>
        </w:tc>
        <w:tc>
          <w:tcPr>
            <w:tcW w:w="3054"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DE08.10.054.00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病区名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BQMC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915" w:type="dxa"/>
            <w:tcBorders>
              <w:bottom w:val="single" w:sz="4" w:space="0" w:color="auto"/>
            </w:tcBorders>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DE01.00.019.00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病房号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BFH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DE01.00.026.00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病床号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BCH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915" w:type="dxa"/>
            <w:vAlign w:val="center"/>
          </w:tcPr>
          <w:p w:rsidR="005213E8" w:rsidRPr="004E6483" w:rsidRDefault="005213E8" w:rsidP="00512E3F">
            <w:pPr>
              <w:autoSpaceDE w:val="0"/>
              <w:autoSpaceDN w:val="0"/>
              <w:adjustRightInd w:val="0"/>
              <w:jc w:val="center"/>
              <w:rPr>
                <w:bCs/>
              </w:rPr>
            </w:pPr>
            <w:r>
              <w:rPr>
                <w:rFonts w:ascii="宋体" w:hAnsi="宋体" w:cs="宋体" w:hint="eastAsia"/>
                <w:color w:val="000000"/>
                <w:kern w:val="0"/>
                <w:szCs w:val="21"/>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患者姓名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HZXM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DE02.01.040.00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性别代码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XBDM</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503"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GB/T 2261.1-2003</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（岁</w:t>
            </w:r>
            <w:r w:rsidRPr="00BC3527">
              <w:rPr>
                <w:rStyle w:val="MingLiU"/>
                <w:rFonts w:ascii="宋体" w:eastAsia="宋体" w:hAnsi="宋体" w:hint="eastAsia"/>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数值</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3</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DE02.01.032.00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（月</w:t>
            </w:r>
            <w:r w:rsidRPr="00BC3527">
              <w:rPr>
                <w:rStyle w:val="MingLiU"/>
                <w:rFonts w:ascii="宋体" w:eastAsia="宋体" w:hAnsi="宋体" w:hint="eastAsia"/>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503"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DE05.01.024.00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术前诊断编码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SQZDBM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11</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ICD-10</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DE06.00.093.00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拟实施手术及操作编码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NS</w:t>
            </w:r>
            <w:r w:rsidRPr="00BC3527">
              <w:rPr>
                <w:rStyle w:val="MingLiU"/>
                <w:rFonts w:ascii="宋体" w:eastAsia="宋体" w:hAnsi="宋体" w:hint="eastAsia"/>
                <w:sz w:val="21"/>
                <w:szCs w:val="21"/>
              </w:rPr>
              <w:t>JCZBM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ICD-9-CM-3</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DE06.00.221.00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拟实施手术及操作日期时间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NSJCZRQ</w:t>
            </w:r>
            <w:r w:rsidRPr="00BC3527">
              <w:rPr>
                <w:rStyle w:val="MingLiU"/>
                <w:rFonts w:ascii="宋体" w:eastAsia="宋体" w:hAnsi="宋体" w:hint="eastAsia"/>
                <w:sz w:val="21"/>
                <w:szCs w:val="21"/>
              </w:rPr>
              <w:t>SJ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DE06.00.073.00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拟实施麻醉方法代码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w:t>
            </w:r>
            <w:r w:rsidRPr="00BC3527">
              <w:rPr>
                <w:rStyle w:val="MingLiU"/>
                <w:rFonts w:ascii="宋体" w:eastAsia="宋体" w:hAnsi="宋体" w:hint="eastAsia"/>
                <w:sz w:val="21"/>
                <w:szCs w:val="21"/>
              </w:rPr>
              <w:t>SMZFFDM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E2545B" w:rsidP="00512E3F">
            <w:pPr>
              <w:pStyle w:val="13"/>
              <w:shd w:val="clear" w:color="auto" w:fill="auto"/>
              <w:spacing w:line="276" w:lineRule="auto"/>
              <w:rPr>
                <w:rStyle w:val="MingLiU"/>
                <w:rFonts w:ascii="宋体" w:eastAsia="宋体" w:hAnsi="宋体"/>
                <w:sz w:val="21"/>
                <w:szCs w:val="21"/>
                <w:shd w:val="clear" w:color="auto" w:fill="auto"/>
              </w:rPr>
            </w:pPr>
            <w:r>
              <w:rPr>
                <w:rStyle w:val="MingLiU"/>
                <w:rFonts w:ascii="宋体" w:eastAsia="宋体" w:hAnsi="宋体" w:hint="eastAsia"/>
                <w:sz w:val="21"/>
                <w:szCs w:val="21"/>
                <w:shd w:val="clear" w:color="auto" w:fill="auto"/>
              </w:rPr>
              <w:t>见常见检查报告格式（7）</w:t>
            </w:r>
            <w:r w:rsidR="005213E8" w:rsidRPr="00A15DDF">
              <w:rPr>
                <w:rStyle w:val="MingLiU"/>
                <w:rFonts w:ascii="宋体" w:eastAsia="宋体" w:hAnsi="宋体" w:hint="eastAsia"/>
                <w:sz w:val="21"/>
                <w:szCs w:val="21"/>
                <w:shd w:val="clear" w:color="auto" w:fill="auto"/>
              </w:rPr>
              <w:t>，CV06.00.103麻醉方法 代码表</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DE04.01.121.00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患者基础疾病</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HZJCJB</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500</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lastRenderedPageBreak/>
              <w:t>DE05.10.146.00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基础疾病对麻醉可能产生的影响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JBDMZC</w:t>
            </w:r>
            <w:r w:rsidRPr="00BC3527">
              <w:rPr>
                <w:rStyle w:val="MingLiU"/>
                <w:rFonts w:ascii="宋体" w:eastAsia="宋体" w:hAnsi="宋体" w:hint="eastAsia"/>
                <w:sz w:val="21"/>
                <w:szCs w:val="21"/>
              </w:rPr>
              <w:t>SDYX</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915" w:type="dxa"/>
          </w:tcPr>
          <w:p w:rsidR="005213E8" w:rsidRPr="004E6483" w:rsidRDefault="005213E8" w:rsidP="00512E3F">
            <w:pPr>
              <w:autoSpaceDE w:val="0"/>
              <w:autoSpaceDN w:val="0"/>
              <w:adjustRightInd w:val="0"/>
              <w:jc w:val="center"/>
              <w:rPr>
                <w:rFonts w:ascii="宋体" w:hAnsi="宋体"/>
                <w:color w:val="000000"/>
                <w:szCs w:val="21"/>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DE06.00.251.00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拟行有创操作和监测方法</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NXYCCZHJCF</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2000</w:t>
            </w:r>
          </w:p>
        </w:tc>
        <w:tc>
          <w:tcPr>
            <w:tcW w:w="915" w:type="dxa"/>
          </w:tcPr>
          <w:p w:rsidR="005213E8" w:rsidRPr="004E6483" w:rsidRDefault="005213E8" w:rsidP="00512E3F">
            <w:pPr>
              <w:autoSpaceDE w:val="0"/>
              <w:autoSpaceDN w:val="0"/>
              <w:adjustRightInd w:val="0"/>
              <w:jc w:val="center"/>
              <w:rPr>
                <w:rFonts w:ascii="宋体" w:hAnsi="宋体"/>
                <w:color w:val="000000"/>
                <w:szCs w:val="21"/>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DE05.01.075.00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麻醉中、麻醉后可能发生的意外及并发症</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MZZ</w:t>
            </w:r>
            <w:r w:rsidRPr="00BC3527">
              <w:rPr>
                <w:rStyle w:val="MingLiU"/>
                <w:rFonts w:ascii="宋体" w:eastAsia="宋体" w:hAnsi="宋体" w:hint="eastAsia"/>
                <w:sz w:val="21"/>
                <w:szCs w:val="21"/>
              </w:rPr>
              <w:t>H</w:t>
            </w:r>
            <w:r>
              <w:rPr>
                <w:rStyle w:val="MingLiU"/>
                <w:rFonts w:ascii="宋体" w:eastAsia="宋体" w:hAnsi="宋体" w:hint="eastAsia"/>
                <w:sz w:val="21"/>
                <w:szCs w:val="21"/>
              </w:rPr>
              <w:t>FS</w:t>
            </w:r>
            <w:r w:rsidRPr="00BC3527">
              <w:rPr>
                <w:rStyle w:val="MingLiU"/>
                <w:rFonts w:ascii="宋体" w:eastAsia="宋体" w:hAnsi="宋体" w:hint="eastAsia"/>
                <w:sz w:val="21"/>
                <w:szCs w:val="21"/>
              </w:rPr>
              <w:t>DYW</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915" w:type="dxa"/>
          </w:tcPr>
          <w:p w:rsidR="005213E8" w:rsidRPr="004E6483" w:rsidRDefault="005213E8" w:rsidP="00512E3F">
            <w:pPr>
              <w:autoSpaceDE w:val="0"/>
              <w:autoSpaceDN w:val="0"/>
              <w:adjustRightInd w:val="0"/>
              <w:jc w:val="center"/>
              <w:rPr>
                <w:rFonts w:ascii="宋体" w:hAnsi="宋体"/>
                <w:color w:val="000000"/>
                <w:szCs w:val="21"/>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DE06.00.240.00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使用麻醉镇痛泵标志</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SYMZZTBBZ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503"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4F13C9" w:rsidRDefault="005213E8" w:rsidP="00512E3F">
            <w:pPr>
              <w:widowControl/>
              <w:jc w:val="center"/>
              <w:rPr>
                <w:rFonts w:cs="宋体"/>
                <w:bCs/>
                <w:kern w:val="0"/>
              </w:rPr>
            </w:pPr>
            <w:r w:rsidRPr="004F13C9">
              <w:rPr>
                <w:rFonts w:cs="宋体" w:hint="eastAsia"/>
                <w:bCs/>
                <w:kern w:val="0"/>
              </w:rPr>
              <w:t>必填</w:t>
            </w:r>
          </w:p>
        </w:tc>
        <w:tc>
          <w:tcPr>
            <w:tcW w:w="3054" w:type="dxa"/>
            <w:vAlign w:val="center"/>
          </w:tcPr>
          <w:p w:rsidR="005213E8" w:rsidRPr="004F13C9" w:rsidRDefault="005213E8" w:rsidP="00512E3F">
            <w:pPr>
              <w:pStyle w:val="13"/>
              <w:widowControl/>
              <w:shd w:val="clear" w:color="auto" w:fill="auto"/>
              <w:spacing w:line="276" w:lineRule="auto"/>
              <w:rPr>
                <w:rFonts w:ascii="Calibri" w:hAnsi="Calibri" w:cs="宋体"/>
                <w:bCs w:val="0"/>
                <w:szCs w:val="22"/>
              </w:rPr>
            </w:pPr>
            <w:r w:rsidRPr="004F13C9">
              <w:rPr>
                <w:rFonts w:ascii="Calibri" w:eastAsia="宋体" w:hAnsi="Calibri" w:cs="宋体" w:hint="eastAsia"/>
                <w:b w:val="0"/>
                <w:sz w:val="21"/>
                <w:szCs w:val="22"/>
              </w:rPr>
              <w:t>1-</w:t>
            </w:r>
            <w:r w:rsidRPr="004F13C9">
              <w:rPr>
                <w:rFonts w:ascii="Calibri" w:eastAsia="宋体" w:hAnsi="Calibri" w:cs="宋体" w:hint="eastAsia"/>
                <w:b w:val="0"/>
                <w:sz w:val="21"/>
                <w:szCs w:val="22"/>
              </w:rPr>
              <w:t>是；</w:t>
            </w:r>
            <w:r w:rsidRPr="004F13C9">
              <w:rPr>
                <w:rFonts w:ascii="Calibri" w:eastAsia="宋体" w:hAnsi="Calibri" w:cs="宋体" w:hint="eastAsia"/>
                <w:b w:val="0"/>
                <w:sz w:val="21"/>
                <w:szCs w:val="22"/>
              </w:rPr>
              <w:t>0-</w:t>
            </w:r>
            <w:r w:rsidRPr="004F13C9">
              <w:rPr>
                <w:rFonts w:ascii="Calibri" w:eastAsia="宋体" w:hAnsi="Calibri" w:cs="宋体" w:hint="eastAsia"/>
                <w:b w:val="0"/>
                <w:sz w:val="21"/>
                <w:szCs w:val="22"/>
              </w:rPr>
              <w:t>否</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DE01.00.016.00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参加麻醉安全保险标志</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CJMZAQBXBZ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503"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4F13C9" w:rsidRDefault="005213E8" w:rsidP="00512E3F">
            <w:pPr>
              <w:widowControl/>
              <w:jc w:val="center"/>
              <w:rPr>
                <w:rFonts w:cs="宋体"/>
                <w:bCs/>
                <w:kern w:val="0"/>
              </w:rPr>
            </w:pPr>
            <w:r w:rsidRPr="004F13C9">
              <w:rPr>
                <w:rFonts w:cs="宋体" w:hint="eastAsia"/>
                <w:bCs/>
                <w:kern w:val="0"/>
              </w:rPr>
              <w:t>必填</w:t>
            </w:r>
          </w:p>
        </w:tc>
        <w:tc>
          <w:tcPr>
            <w:tcW w:w="3054" w:type="dxa"/>
            <w:vAlign w:val="center"/>
          </w:tcPr>
          <w:p w:rsidR="005213E8" w:rsidRPr="004F13C9" w:rsidRDefault="005213E8" w:rsidP="00512E3F">
            <w:pPr>
              <w:pStyle w:val="13"/>
              <w:widowControl/>
              <w:shd w:val="clear" w:color="auto" w:fill="auto"/>
              <w:spacing w:line="276" w:lineRule="auto"/>
              <w:rPr>
                <w:rFonts w:ascii="Calibri" w:hAnsi="Calibri" w:cs="宋体"/>
                <w:bCs w:val="0"/>
                <w:szCs w:val="22"/>
              </w:rPr>
            </w:pPr>
            <w:r w:rsidRPr="004F13C9">
              <w:rPr>
                <w:rFonts w:ascii="Calibri" w:eastAsia="宋体" w:hAnsi="Calibri" w:cs="宋体" w:hint="eastAsia"/>
                <w:b w:val="0"/>
                <w:sz w:val="21"/>
                <w:szCs w:val="22"/>
              </w:rPr>
              <w:t>1-</w:t>
            </w:r>
            <w:r w:rsidRPr="004F13C9">
              <w:rPr>
                <w:rFonts w:ascii="Calibri" w:eastAsia="宋体" w:hAnsi="Calibri" w:cs="宋体" w:hint="eastAsia"/>
                <w:b w:val="0"/>
                <w:sz w:val="21"/>
                <w:szCs w:val="22"/>
              </w:rPr>
              <w:t>是；</w:t>
            </w:r>
            <w:r w:rsidRPr="004F13C9">
              <w:rPr>
                <w:rFonts w:ascii="Calibri" w:eastAsia="宋体" w:hAnsi="Calibri" w:cs="宋体" w:hint="eastAsia"/>
                <w:b w:val="0"/>
                <w:sz w:val="21"/>
                <w:szCs w:val="22"/>
              </w:rPr>
              <w:t>0-</w:t>
            </w:r>
            <w:r w:rsidRPr="004F13C9">
              <w:rPr>
                <w:rFonts w:ascii="Calibri" w:eastAsia="宋体" w:hAnsi="Calibri" w:cs="宋体" w:hint="eastAsia"/>
                <w:b w:val="0"/>
                <w:sz w:val="21"/>
                <w:szCs w:val="22"/>
              </w:rPr>
              <w:t>否</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DE06.00.018.00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医疗机构意见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YLJGYJ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2000</w:t>
            </w:r>
          </w:p>
        </w:tc>
        <w:tc>
          <w:tcPr>
            <w:tcW w:w="915" w:type="dxa"/>
          </w:tcPr>
          <w:p w:rsidR="005213E8" w:rsidRPr="004E6483" w:rsidRDefault="005213E8" w:rsidP="00512E3F">
            <w:pPr>
              <w:autoSpaceDE w:val="0"/>
              <w:autoSpaceDN w:val="0"/>
              <w:adjustRightInd w:val="0"/>
              <w:jc w:val="center"/>
              <w:rPr>
                <w:rFonts w:ascii="宋体" w:hAnsi="宋体"/>
                <w:color w:val="000000"/>
                <w:szCs w:val="21"/>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DE06.00.018.00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患者/法定代理人意见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w:t>
            </w:r>
            <w:r w:rsidRPr="00BC3527">
              <w:rPr>
                <w:rStyle w:val="MingLiU"/>
                <w:rFonts w:ascii="宋体" w:eastAsia="宋体" w:hAnsi="宋体" w:hint="eastAsia"/>
                <w:sz w:val="21"/>
                <w:szCs w:val="21"/>
              </w:rPr>
              <w:t>FDDLRYJ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2000</w:t>
            </w:r>
          </w:p>
        </w:tc>
        <w:tc>
          <w:tcPr>
            <w:tcW w:w="915" w:type="dxa"/>
          </w:tcPr>
          <w:p w:rsidR="005213E8" w:rsidRPr="004E6483" w:rsidRDefault="005213E8" w:rsidP="00512E3F">
            <w:pPr>
              <w:autoSpaceDE w:val="0"/>
              <w:autoSpaceDN w:val="0"/>
              <w:adjustRightInd w:val="0"/>
              <w:jc w:val="center"/>
              <w:rPr>
                <w:rFonts w:ascii="宋体" w:hAnsi="宋体"/>
                <w:color w:val="000000"/>
                <w:szCs w:val="21"/>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FDDLRQM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DE02.10.024.00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法定代理人与患者的关系代码</w:t>
            </w:r>
          </w:p>
        </w:tc>
        <w:tc>
          <w:tcPr>
            <w:tcW w:w="1281" w:type="dxa"/>
            <w:vAlign w:val="center"/>
          </w:tcPr>
          <w:p w:rsidR="005213E8"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FDDLRYHZG</w:t>
            </w:r>
            <w:r w:rsidRPr="00BC3527">
              <w:rPr>
                <w:rStyle w:val="MingLiU"/>
                <w:rFonts w:ascii="宋体" w:eastAsia="宋体" w:hAnsi="宋体" w:hint="eastAsia"/>
                <w:sz w:val="21"/>
                <w:szCs w:val="21"/>
              </w:rPr>
              <w:t>X</w:t>
            </w:r>
          </w:p>
          <w:p w:rsidR="005213E8" w:rsidRPr="00BC3527" w:rsidRDefault="005213E8" w:rsidP="00512E3F">
            <w:pPr>
              <w:pStyle w:val="13"/>
              <w:shd w:val="clear" w:color="auto" w:fill="auto"/>
              <w:spacing w:line="276" w:lineRule="auto"/>
              <w:rPr>
                <w:rStyle w:val="MingLiU"/>
                <w:rFonts w:ascii="宋体" w:eastAsia="宋体" w:hAnsi="宋体"/>
                <w:sz w:val="21"/>
                <w:szCs w:val="21"/>
              </w:rPr>
            </w:pP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503"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4E6483" w:rsidRDefault="005213E8" w:rsidP="00512E3F">
            <w:pPr>
              <w:autoSpaceDE w:val="0"/>
              <w:autoSpaceDN w:val="0"/>
              <w:adjustRightInd w:val="0"/>
              <w:jc w:val="center"/>
              <w:rPr>
                <w:bCs/>
              </w:rPr>
            </w:pPr>
            <w:r>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GB/T 4761-2008</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患者/法定代理人签名日期时间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HZDLRQMR</w:t>
            </w:r>
            <w:r w:rsidRPr="00BC3527">
              <w:rPr>
                <w:rStyle w:val="MingLiU"/>
                <w:rFonts w:ascii="宋体" w:eastAsia="宋体" w:hAnsi="宋体" w:hint="eastAsia"/>
                <w:sz w:val="21"/>
                <w:szCs w:val="21"/>
              </w:rPr>
              <w:t>Q</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麻醉医师签名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MZYSQM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bCs/>
                <w:kern w:val="0"/>
              </w:rPr>
              <w:t>WDDE08.30.001.00</w:t>
            </w:r>
          </w:p>
        </w:tc>
        <w:tc>
          <w:tcPr>
            <w:tcW w:w="2160" w:type="dxa"/>
            <w:vAlign w:val="center"/>
          </w:tcPr>
          <w:p w:rsidR="005213E8" w:rsidRPr="003E4911" w:rsidRDefault="005213E8" w:rsidP="00512E3F">
            <w:pPr>
              <w:jc w:val="left"/>
              <w:rPr>
                <w:rFonts w:ascii="宋体" w:hAnsi="宋体"/>
                <w:color w:val="000000"/>
                <w:szCs w:val="21"/>
              </w:rPr>
            </w:pPr>
            <w:r w:rsidRPr="007C72EB">
              <w:rPr>
                <w:rFonts w:ascii="宋体" w:hAnsi="宋体" w:hint="eastAsia"/>
                <w:color w:val="000000"/>
                <w:szCs w:val="21"/>
              </w:rPr>
              <w:t>麻醉医师</w:t>
            </w:r>
            <w:r>
              <w:rPr>
                <w:rFonts w:ascii="宋体" w:hAnsi="宋体" w:hint="eastAsia"/>
                <w:color w:val="000000"/>
                <w:szCs w:val="21"/>
              </w:rPr>
              <w:t>工号</w:t>
            </w:r>
          </w:p>
        </w:tc>
        <w:tc>
          <w:tcPr>
            <w:tcW w:w="1281" w:type="dxa"/>
            <w:vAlign w:val="center"/>
          </w:tcPr>
          <w:p w:rsidR="005213E8" w:rsidRPr="003E4911" w:rsidRDefault="005213E8" w:rsidP="00512E3F">
            <w:pPr>
              <w:jc w:val="left"/>
              <w:rPr>
                <w:rFonts w:ascii="宋体" w:hAnsi="宋体"/>
                <w:color w:val="000000"/>
                <w:szCs w:val="21"/>
              </w:rPr>
            </w:pPr>
            <w:r w:rsidRPr="007C72EB">
              <w:rPr>
                <w:rStyle w:val="MingLiU"/>
                <w:rFonts w:ascii="宋体" w:eastAsia="宋体" w:hAnsi="宋体" w:hint="eastAsia"/>
                <w:b w:val="0"/>
                <w:sz w:val="21"/>
                <w:szCs w:val="21"/>
              </w:rPr>
              <w:t>MZYS</w:t>
            </w:r>
            <w:r>
              <w:rPr>
                <w:rFonts w:ascii="宋体" w:hAnsi="宋体" w:hint="eastAsia"/>
                <w:color w:val="000000"/>
                <w:szCs w:val="21"/>
              </w:rPr>
              <w:t>GH</w:t>
            </w:r>
          </w:p>
        </w:tc>
        <w:tc>
          <w:tcPr>
            <w:tcW w:w="1056"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503"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915" w:type="dxa"/>
            <w:vAlign w:val="center"/>
          </w:tcPr>
          <w:p w:rsidR="005213E8" w:rsidRPr="004E6483" w:rsidRDefault="005213E8" w:rsidP="00512E3F">
            <w:pPr>
              <w:autoSpaceDE w:val="0"/>
              <w:autoSpaceDN w:val="0"/>
              <w:adjustRightInd w:val="0"/>
              <w:jc w:val="center"/>
              <w:rPr>
                <w:rFonts w:ascii="宋体" w:hAnsi="宋体"/>
                <w:color w:val="000000"/>
                <w:szCs w:val="21"/>
              </w:rPr>
            </w:pPr>
            <w:r w:rsidRPr="004E6483">
              <w:rPr>
                <w:rFonts w:ascii="宋体" w:hAnsi="宋体" w:hint="eastAsia"/>
                <w:color w:val="000000"/>
                <w:szCs w:val="21"/>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麻醉医师签名日期时间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MZY</w:t>
            </w:r>
            <w:r w:rsidRPr="00BC3527">
              <w:rPr>
                <w:rStyle w:val="MingLiU"/>
                <w:rFonts w:ascii="宋体" w:eastAsia="宋体" w:hAnsi="宋体" w:hint="eastAsia"/>
                <w:sz w:val="21"/>
                <w:szCs w:val="21"/>
              </w:rPr>
              <w:t>SQMRQ</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503"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915" w:type="dxa"/>
            <w:vAlign w:val="center"/>
          </w:tcPr>
          <w:p w:rsidR="005213E8" w:rsidRPr="004E6483" w:rsidRDefault="005213E8" w:rsidP="00512E3F">
            <w:pPr>
              <w:autoSpaceDE w:val="0"/>
              <w:autoSpaceDN w:val="0"/>
              <w:adjustRightInd w:val="0"/>
              <w:jc w:val="center"/>
              <w:rPr>
                <w:bCs/>
              </w:rPr>
            </w:pPr>
            <w:r w:rsidRPr="004E6483">
              <w:rPr>
                <w:rFonts w:hint="eastAsia"/>
                <w:bCs/>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503"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4E6483" w:rsidRDefault="005213E8" w:rsidP="00512E3F">
            <w:pPr>
              <w:autoSpaceDE w:val="0"/>
              <w:autoSpaceDN w:val="0"/>
              <w:adjustRightInd w:val="0"/>
              <w:jc w:val="center"/>
              <w:rPr>
                <w:rFonts w:ascii="宋体" w:hAnsi="宋体"/>
                <w:color w:val="000000"/>
                <w:szCs w:val="21"/>
              </w:rPr>
            </w:pPr>
            <w:r w:rsidRPr="004E6483">
              <w:rPr>
                <w:rFonts w:ascii="宋体" w:hAnsi="宋体" w:hint="eastAsia"/>
                <w:color w:val="000000"/>
                <w:szCs w:val="21"/>
              </w:rPr>
              <w:t>必填</w:t>
            </w:r>
          </w:p>
        </w:tc>
        <w:tc>
          <w:tcPr>
            <w:tcW w:w="3054"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Pr="00E9140E" w:rsidRDefault="005213E8" w:rsidP="005213E8">
      <w:pPr>
        <w:pStyle w:val="3"/>
        <w:rPr>
          <w:rFonts w:ascii="宋体" w:hAnsi="宋体"/>
        </w:rPr>
      </w:pPr>
      <w:bookmarkStart w:id="311" w:name="_Toc429573915"/>
      <w:r>
        <w:rPr>
          <w:rFonts w:ascii="宋体" w:hAnsi="宋体" w:hint="eastAsia"/>
        </w:rPr>
        <w:t>输血治疗同意书</w:t>
      </w:r>
      <w:r w:rsidRPr="001F7DF3">
        <w:rPr>
          <w:rFonts w:hint="eastAsia"/>
        </w:rPr>
        <w:t>（</w:t>
      </w:r>
      <w:r>
        <w:rPr>
          <w:rFonts w:hint="eastAsia"/>
        </w:rPr>
        <w:t>TB_EMR_SXZLTYS</w:t>
      </w:r>
      <w:r w:rsidRPr="001F7DF3">
        <w:rPr>
          <w:rFonts w:hint="eastAsia"/>
        </w:rPr>
        <w:t>）</w:t>
      </w:r>
      <w:bookmarkEnd w:id="311"/>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850"/>
        <w:gridCol w:w="2913"/>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85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2913" w:type="dxa"/>
            <w:tcBorders>
              <w:bottom w:val="single" w:sz="4" w:space="0" w:color="auto"/>
            </w:tcBorders>
            <w:shd w:val="clear" w:color="auto" w:fill="E0E0E0"/>
            <w:vAlign w:val="center"/>
          </w:tcPr>
          <w:p w:rsidR="005213E8" w:rsidRPr="00A15DDF" w:rsidRDefault="005213E8" w:rsidP="00512E3F">
            <w:pPr>
              <w:pStyle w:val="My"/>
              <w:spacing w:before="0" w:line="240" w:lineRule="auto"/>
              <w:ind w:firstLine="0"/>
              <w:jc w:val="center"/>
              <w:rPr>
                <w:rFonts w:ascii="宋体" w:hAnsi="宋体"/>
                <w:b/>
                <w:sz w:val="21"/>
                <w:szCs w:val="21"/>
              </w:rPr>
            </w:pPr>
            <w:r w:rsidRPr="00A15DDF">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B30920" w:rsidRDefault="005213E8" w:rsidP="00512E3F">
            <w:pPr>
              <w:widowControl/>
              <w:jc w:val="center"/>
              <w:rPr>
                <w:rFonts w:cs="宋体"/>
                <w:bCs/>
                <w:kern w:val="0"/>
              </w:rPr>
            </w:pPr>
            <w:r w:rsidRPr="00B30920">
              <w:rPr>
                <w:rFonts w:cs="宋体"/>
                <w:bCs/>
                <w:kern w:val="0"/>
              </w:rPr>
              <w:t>DE0</w:t>
            </w:r>
            <w:r w:rsidRPr="00B30920">
              <w:rPr>
                <w:rFonts w:cs="宋体" w:hint="eastAsia"/>
                <w:bCs/>
                <w:kern w:val="0"/>
              </w:rPr>
              <w:t>8</w:t>
            </w:r>
            <w:r w:rsidRPr="00B30920">
              <w:rPr>
                <w:rFonts w:cs="宋体"/>
                <w:bCs/>
                <w:kern w:val="0"/>
              </w:rPr>
              <w:t>.</w:t>
            </w:r>
            <w:r w:rsidRPr="00B30920">
              <w:rPr>
                <w:rFonts w:cs="宋体" w:hint="eastAsia"/>
                <w:bCs/>
                <w:kern w:val="0"/>
              </w:rPr>
              <w:t>10</w:t>
            </w:r>
            <w:r w:rsidRPr="00B30920">
              <w:rPr>
                <w:rFonts w:cs="宋体"/>
                <w:bCs/>
                <w:kern w:val="0"/>
              </w:rPr>
              <w:t>.0</w:t>
            </w:r>
            <w:r w:rsidRPr="00B30920">
              <w:rPr>
                <w:rFonts w:cs="宋体" w:hint="eastAsia"/>
                <w:bCs/>
                <w:kern w:val="0"/>
              </w:rPr>
              <w:t>52</w:t>
            </w:r>
            <w:r w:rsidRPr="00B30920">
              <w:rPr>
                <w:rFonts w:cs="宋体"/>
                <w:bCs/>
                <w:kern w:val="0"/>
              </w:rPr>
              <w:t>.00</w:t>
            </w:r>
          </w:p>
        </w:tc>
        <w:tc>
          <w:tcPr>
            <w:tcW w:w="2160" w:type="dxa"/>
            <w:shd w:val="clear" w:color="auto" w:fill="FFCC99"/>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医疗机构代码</w:t>
            </w:r>
          </w:p>
        </w:tc>
        <w:tc>
          <w:tcPr>
            <w:tcW w:w="1281" w:type="dxa"/>
            <w:shd w:val="clear" w:color="auto" w:fill="FFCC99"/>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YLJGDM</w:t>
            </w:r>
          </w:p>
        </w:tc>
        <w:tc>
          <w:tcPr>
            <w:tcW w:w="1056" w:type="dxa"/>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color w:val="000000"/>
                <w:kern w:val="0"/>
                <w:szCs w:val="21"/>
              </w:rPr>
              <w:t>字符串</w:t>
            </w:r>
          </w:p>
        </w:tc>
        <w:tc>
          <w:tcPr>
            <w:tcW w:w="709" w:type="dxa"/>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22</w:t>
            </w:r>
          </w:p>
        </w:tc>
        <w:tc>
          <w:tcPr>
            <w:tcW w:w="850" w:type="dxa"/>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color w:val="000000"/>
                <w:kern w:val="0"/>
                <w:szCs w:val="21"/>
              </w:rPr>
              <w:t>必填</w:t>
            </w:r>
          </w:p>
        </w:tc>
        <w:tc>
          <w:tcPr>
            <w:tcW w:w="2913" w:type="dxa"/>
            <w:shd w:val="clear" w:color="auto" w:fill="FFCC99"/>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B30920" w:rsidRDefault="005213E8" w:rsidP="00512E3F">
            <w:pPr>
              <w:widowControl/>
              <w:jc w:val="center"/>
              <w:rPr>
                <w:rFonts w:cs="宋体"/>
                <w:bCs/>
                <w:kern w:val="0"/>
              </w:rPr>
            </w:pPr>
            <w:r w:rsidRPr="00B30920">
              <w:rPr>
                <w:rFonts w:cs="宋体"/>
                <w:bCs/>
                <w:kern w:val="0"/>
              </w:rPr>
              <w:t>WDDE98.00.03</w:t>
            </w:r>
            <w:r w:rsidRPr="00B30920">
              <w:rPr>
                <w:rFonts w:cs="宋体" w:hint="eastAsia"/>
                <w:bCs/>
                <w:kern w:val="0"/>
              </w:rPr>
              <w:t>9</w:t>
            </w:r>
            <w:r w:rsidRPr="00B30920">
              <w:rPr>
                <w:rFonts w:cs="宋体"/>
                <w:bCs/>
                <w:kern w:val="0"/>
              </w:rPr>
              <w:t>.00</w:t>
            </w:r>
          </w:p>
        </w:tc>
        <w:tc>
          <w:tcPr>
            <w:tcW w:w="2160" w:type="dxa"/>
            <w:tcBorders>
              <w:bottom w:val="single" w:sz="4" w:space="0" w:color="auto"/>
            </w:tcBorders>
            <w:shd w:val="clear" w:color="auto" w:fill="FFCC99"/>
            <w:vAlign w:val="center"/>
          </w:tcPr>
          <w:p w:rsidR="005213E8" w:rsidRPr="004E6483"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输血治疗同意书流水号</w:t>
            </w:r>
          </w:p>
        </w:tc>
        <w:tc>
          <w:tcPr>
            <w:tcW w:w="1281" w:type="dxa"/>
            <w:tcBorders>
              <w:bottom w:val="single" w:sz="4" w:space="0" w:color="auto"/>
            </w:tcBorders>
            <w:shd w:val="clear" w:color="auto" w:fill="FFCC99"/>
            <w:vAlign w:val="center"/>
          </w:tcPr>
          <w:p w:rsidR="005213E8" w:rsidRPr="004E6483"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SXZLTYSLSH</w:t>
            </w:r>
          </w:p>
        </w:tc>
        <w:tc>
          <w:tcPr>
            <w:tcW w:w="1056"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850" w:type="dxa"/>
            <w:tcBorders>
              <w:bottom w:val="single" w:sz="4" w:space="0" w:color="auto"/>
            </w:tcBorders>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tcBorders>
              <w:bottom w:val="single" w:sz="4" w:space="0" w:color="auto"/>
            </w:tcBorders>
            <w:shd w:val="clear" w:color="auto" w:fill="FFCC99"/>
            <w:vAlign w:val="center"/>
          </w:tcPr>
          <w:p w:rsidR="005213E8" w:rsidRPr="003E4911" w:rsidRDefault="005213E8" w:rsidP="00512E3F">
            <w:pPr>
              <w:jc w:val="left"/>
              <w:rPr>
                <w:rFonts w:ascii="宋体" w:hAnsi="宋体"/>
                <w:color w:val="000000"/>
                <w:szCs w:val="21"/>
              </w:rPr>
            </w:pPr>
            <w:r>
              <w:rPr>
                <w:rFonts w:ascii="宋体" w:hAnsi="宋体" w:hint="eastAsia"/>
                <w:color w:val="000000"/>
                <w:szCs w:val="21"/>
              </w:rPr>
              <w:t>复合主键</w:t>
            </w:r>
            <w:r w:rsidRPr="003E4911">
              <w:rPr>
                <w:rFonts w:ascii="宋体" w:hAnsi="宋体" w:hint="eastAsia"/>
                <w:color w:val="000000"/>
                <w:szCs w:val="21"/>
              </w:rPr>
              <w:t>。</w:t>
            </w:r>
          </w:p>
        </w:tc>
      </w:tr>
      <w:tr w:rsidR="005213E8" w:rsidRPr="004E3FEE" w:rsidTr="00512E3F">
        <w:trPr>
          <w:jc w:val="center"/>
        </w:trPr>
        <w:tc>
          <w:tcPr>
            <w:tcW w:w="2160" w:type="dxa"/>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WDDE01.00.001.00</w:t>
            </w:r>
          </w:p>
        </w:tc>
        <w:tc>
          <w:tcPr>
            <w:tcW w:w="2160"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卡号</w:t>
            </w:r>
          </w:p>
        </w:tc>
        <w:tc>
          <w:tcPr>
            <w:tcW w:w="1281"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color w:val="000000"/>
                <w:kern w:val="0"/>
                <w:szCs w:val="21"/>
              </w:rPr>
              <w:t>KH</w:t>
            </w:r>
          </w:p>
        </w:tc>
        <w:tc>
          <w:tcPr>
            <w:tcW w:w="1056"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32</w:t>
            </w:r>
          </w:p>
        </w:tc>
        <w:tc>
          <w:tcPr>
            <w:tcW w:w="850"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shd w:val="clear" w:color="auto" w:fill="auto"/>
            <w:vAlign w:val="center"/>
          </w:tcPr>
          <w:p w:rsidR="005213E8" w:rsidRPr="004E648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WDDE01.00.002.00</w:t>
            </w:r>
          </w:p>
        </w:tc>
        <w:tc>
          <w:tcPr>
            <w:tcW w:w="2160"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卡类型</w:t>
            </w:r>
          </w:p>
        </w:tc>
        <w:tc>
          <w:tcPr>
            <w:tcW w:w="1281"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color w:val="000000"/>
                <w:kern w:val="0"/>
                <w:szCs w:val="21"/>
              </w:rPr>
              <w:t>KLX</w:t>
            </w:r>
          </w:p>
        </w:tc>
        <w:tc>
          <w:tcPr>
            <w:tcW w:w="1056"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16</w:t>
            </w:r>
          </w:p>
        </w:tc>
        <w:tc>
          <w:tcPr>
            <w:tcW w:w="850"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shd w:val="clear" w:color="auto" w:fill="auto"/>
            <w:vAlign w:val="center"/>
          </w:tcPr>
          <w:p w:rsidR="005213E8" w:rsidRPr="004E6483"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B30920" w:rsidRDefault="005213E8" w:rsidP="00512E3F">
            <w:pPr>
              <w:widowControl/>
              <w:jc w:val="center"/>
              <w:rPr>
                <w:rFonts w:cs="宋体"/>
                <w:bCs/>
                <w:kern w:val="0"/>
              </w:rPr>
            </w:pPr>
            <w:r w:rsidRPr="00B30920">
              <w:rPr>
                <w:rFonts w:cs="宋体" w:hint="eastAsia"/>
                <w:bCs/>
                <w:kern w:val="0"/>
              </w:rPr>
              <w:lastRenderedPageBreak/>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85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2913"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B30920" w:rsidRDefault="00E2545B" w:rsidP="00512E3F">
            <w:pPr>
              <w:widowControl/>
              <w:jc w:val="center"/>
              <w:rPr>
                <w:rFonts w:cs="宋体"/>
                <w:bCs/>
                <w:kern w:val="0"/>
              </w:rPr>
            </w:pPr>
            <w:r w:rsidRPr="00B30920">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B30920" w:rsidRDefault="00E2545B" w:rsidP="00512E3F">
            <w:pPr>
              <w:widowControl/>
              <w:jc w:val="center"/>
              <w:rPr>
                <w:rFonts w:cs="宋体"/>
                <w:bCs/>
                <w:kern w:val="0"/>
              </w:rPr>
            </w:pPr>
            <w:r w:rsidRPr="00B30920">
              <w:rPr>
                <w:rFonts w:cs="宋体" w:hint="eastAsia"/>
                <w:bCs/>
                <w:kern w:val="0"/>
              </w:rPr>
              <w:t>DE01.00.010.00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0452E" w:rsidTr="00512E3F">
        <w:trPr>
          <w:jc w:val="center"/>
        </w:trPr>
        <w:tc>
          <w:tcPr>
            <w:tcW w:w="2160" w:type="dxa"/>
            <w:shd w:val="clear" w:color="auto" w:fill="auto"/>
            <w:vAlign w:val="center"/>
          </w:tcPr>
          <w:p w:rsidR="005213E8" w:rsidRPr="00B30920" w:rsidRDefault="005213E8" w:rsidP="00512E3F">
            <w:pPr>
              <w:widowControl/>
              <w:jc w:val="center"/>
              <w:rPr>
                <w:rFonts w:cs="宋体"/>
                <w:bCs/>
                <w:kern w:val="0"/>
              </w:rPr>
            </w:pPr>
            <w:r w:rsidRPr="00B30920">
              <w:rPr>
                <w:rFonts w:cs="宋体" w:hint="eastAsia"/>
                <w:bCs/>
                <w:kern w:val="0"/>
              </w:rPr>
              <w:t>DE09.00.118.00</w:t>
            </w:r>
          </w:p>
        </w:tc>
        <w:tc>
          <w:tcPr>
            <w:tcW w:w="2160"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知情同意书编号</w:t>
            </w:r>
          </w:p>
        </w:tc>
        <w:tc>
          <w:tcPr>
            <w:tcW w:w="1281" w:type="dxa"/>
            <w:shd w:val="clear" w:color="auto" w:fill="auto"/>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ZQTYSBH</w:t>
            </w:r>
          </w:p>
        </w:tc>
        <w:tc>
          <w:tcPr>
            <w:tcW w:w="1056"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20</w:t>
            </w:r>
          </w:p>
        </w:tc>
        <w:tc>
          <w:tcPr>
            <w:tcW w:w="850"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shd w:val="clear" w:color="auto" w:fill="auto"/>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DE08.10.026.00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科室名称</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KSMC</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30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bCs/>
                <w:kern w:val="0"/>
              </w:rPr>
              <w:t>DE08.10.025.00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科室编码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KSBM</w:t>
            </w:r>
          </w:p>
        </w:tc>
        <w:tc>
          <w:tcPr>
            <w:tcW w:w="1056" w:type="dxa"/>
            <w:vAlign w:val="center"/>
          </w:tcPr>
          <w:p w:rsidR="005213E8" w:rsidRPr="004E6483" w:rsidRDefault="005213E8" w:rsidP="00512E3F">
            <w:pPr>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15</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DE08.10.054.00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病区名称</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BQMC</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shd w:val="clear" w:color="auto" w:fill="auto"/>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50</w:t>
            </w:r>
          </w:p>
        </w:tc>
        <w:tc>
          <w:tcPr>
            <w:tcW w:w="850" w:type="dxa"/>
            <w:tcBorders>
              <w:bottom w:val="single" w:sz="4" w:space="0" w:color="auto"/>
            </w:tcBorders>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DE01.00.019.00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病房号</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BFH</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DE01.00.026.00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病床号</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BCH</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患者姓名</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HZXM</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32</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DE02.01.040.00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性别代码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XBDM</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GB/T 2261.1—2003</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DE02.01.026.00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年龄（岁）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NLS</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数值</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3</w:t>
            </w:r>
          </w:p>
        </w:tc>
        <w:tc>
          <w:tcPr>
            <w:tcW w:w="850" w:type="dxa"/>
          </w:tcPr>
          <w:p w:rsidR="005213E8" w:rsidRDefault="005213E8" w:rsidP="00512E3F">
            <w:pPr>
              <w:jc w:val="center"/>
            </w:pPr>
            <w:r w:rsidRPr="008E731D">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DE02.01.032.00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年龄（月）</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NLY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850" w:type="dxa"/>
          </w:tcPr>
          <w:p w:rsidR="005213E8" w:rsidRDefault="005213E8" w:rsidP="00512E3F">
            <w:pPr>
              <w:jc w:val="center"/>
            </w:pPr>
            <w:r w:rsidRPr="008E731D">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DE06.00.106.00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输血史标识代码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SXSBSDM</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1.无2.有9.未说明</w:t>
            </w:r>
          </w:p>
        </w:tc>
      </w:tr>
      <w:tr w:rsidR="005213E8" w:rsidRPr="009A35D5"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DE06.00.266.00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输血方式</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SXFS</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50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9A35D5"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DE06.00.221.00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拟定输血日期时间</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NDSRQSXJ</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DATETIME</w:t>
            </w:r>
          </w:p>
        </w:tc>
        <w:tc>
          <w:tcPr>
            <w:tcW w:w="709" w:type="dxa"/>
            <w:vAlign w:val="center"/>
          </w:tcPr>
          <w:p w:rsidR="005213E8" w:rsidRPr="004E6483" w:rsidRDefault="005213E8" w:rsidP="00512E3F">
            <w:pPr>
              <w:widowControl/>
              <w:jc w:val="center"/>
              <w:rPr>
                <w:rFonts w:ascii="宋体" w:hAnsi="宋体" w:cs="宋体"/>
                <w:color w:val="000000"/>
                <w:kern w:val="0"/>
                <w:szCs w:val="21"/>
              </w:rPr>
            </w:pP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DE06.00.018.00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医疗机构意见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YLJGYJ</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2000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DE06.00.018.00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患者/法定代理人意见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HZFDDLRYJ</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2000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患者/法定代理人签名</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HZFDDLRQM</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50</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DE02.10.024.00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法定代理人与患者的关系代码</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FDDLRYHZGX</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GB/T 4761—2008</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DE09.00.053.00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患者/法定代理人签名日期时间</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HZDLRQMRQ</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DATETIME</w:t>
            </w:r>
          </w:p>
        </w:tc>
        <w:tc>
          <w:tcPr>
            <w:tcW w:w="709" w:type="dxa"/>
            <w:vAlign w:val="center"/>
          </w:tcPr>
          <w:p w:rsidR="005213E8" w:rsidRPr="004E6483" w:rsidRDefault="005213E8" w:rsidP="00512E3F">
            <w:pPr>
              <w:widowControl/>
              <w:jc w:val="center"/>
              <w:rPr>
                <w:rFonts w:ascii="宋体" w:hAnsi="宋体" w:cs="宋体"/>
                <w:color w:val="000000"/>
                <w:kern w:val="0"/>
                <w:szCs w:val="21"/>
              </w:rPr>
            </w:pPr>
          </w:p>
        </w:tc>
        <w:tc>
          <w:tcPr>
            <w:tcW w:w="850" w:type="dxa"/>
            <w:vAlign w:val="center"/>
          </w:tcPr>
          <w:p w:rsidR="005213E8" w:rsidRPr="004E648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DE02.01.039.00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医师签名</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YSQM</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32</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bCs/>
                <w:kern w:val="0"/>
              </w:rPr>
              <w:t>WDDE08.30.001.00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医师工号</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YSGH</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字符串</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16</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pStyle w:val="13"/>
              <w:widowControl/>
              <w:shd w:val="clear" w:color="auto" w:fill="auto"/>
              <w:spacing w:line="276" w:lineRule="auto"/>
              <w:rPr>
                <w:rFonts w:ascii="宋体" w:eastAsia="宋体" w:hAnsi="宋体" w:cs="宋体"/>
                <w:b w:val="0"/>
                <w:bCs w:val="0"/>
                <w:color w:val="000000"/>
                <w:sz w:val="21"/>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DE09.00.053.00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医师签名日期时间</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YSQMRQSJ</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DATETIME</w:t>
            </w:r>
          </w:p>
        </w:tc>
        <w:tc>
          <w:tcPr>
            <w:tcW w:w="709" w:type="dxa"/>
            <w:vAlign w:val="center"/>
          </w:tcPr>
          <w:p w:rsidR="005213E8" w:rsidRPr="004E6483" w:rsidRDefault="005213E8" w:rsidP="00512E3F">
            <w:pPr>
              <w:widowControl/>
              <w:jc w:val="center"/>
              <w:rPr>
                <w:rFonts w:ascii="宋体" w:hAnsi="宋体" w:cs="宋体"/>
                <w:color w:val="000000"/>
                <w:kern w:val="0"/>
                <w:szCs w:val="21"/>
              </w:rPr>
            </w:pP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WDDE98.00.001.00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是否有诊断明细</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SFYZDMX</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WDDE98.00.018.00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是否有输血记录</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SFYSXJL</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可选</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B30920" w:rsidRDefault="005213E8" w:rsidP="00512E3F">
            <w:pPr>
              <w:widowControl/>
              <w:jc w:val="center"/>
              <w:rPr>
                <w:rFonts w:cs="宋体"/>
                <w:bCs/>
                <w:kern w:val="0"/>
              </w:rPr>
            </w:pPr>
            <w:r w:rsidRPr="00B30920">
              <w:rPr>
                <w:rFonts w:cs="宋体" w:hint="eastAsia"/>
                <w:bCs/>
                <w:kern w:val="0"/>
              </w:rPr>
              <w:t>WDDE99.00.002.00</w:t>
            </w:r>
          </w:p>
        </w:tc>
        <w:tc>
          <w:tcPr>
            <w:tcW w:w="2160"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修改标志</w:t>
            </w:r>
          </w:p>
        </w:tc>
        <w:tc>
          <w:tcPr>
            <w:tcW w:w="1281"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XGBZ</w:t>
            </w:r>
          </w:p>
        </w:tc>
        <w:tc>
          <w:tcPr>
            <w:tcW w:w="1056"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字符</w:t>
            </w:r>
          </w:p>
        </w:tc>
        <w:tc>
          <w:tcPr>
            <w:tcW w:w="709"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1</w:t>
            </w:r>
          </w:p>
        </w:tc>
        <w:tc>
          <w:tcPr>
            <w:tcW w:w="850" w:type="dxa"/>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2913" w:type="dxa"/>
            <w:vAlign w:val="center"/>
          </w:tcPr>
          <w:p w:rsidR="005213E8" w:rsidRPr="004E6483" w:rsidRDefault="005213E8" w:rsidP="00512E3F">
            <w:pPr>
              <w:widowControl/>
              <w:jc w:val="left"/>
              <w:rPr>
                <w:rFonts w:ascii="宋体" w:hAnsi="宋体" w:cs="宋体"/>
                <w:color w:val="000000"/>
                <w:kern w:val="0"/>
                <w:szCs w:val="21"/>
              </w:rPr>
            </w:pPr>
            <w:r w:rsidRPr="004E6483">
              <w:rPr>
                <w:rFonts w:ascii="宋体" w:hAnsi="宋体" w:cs="宋体" w:hint="eastAsia"/>
                <w:color w:val="000000"/>
                <w:kern w:val="0"/>
                <w:szCs w:val="21"/>
              </w:rPr>
              <w:t>编码。0：正常、1：撤销；见</w:t>
            </w:r>
            <w:r>
              <w:rPr>
                <w:rFonts w:ascii="宋体" w:hAnsi="宋体" w:cs="宋体" w:hint="eastAsia"/>
                <w:color w:val="000000"/>
                <w:kern w:val="0"/>
                <w:szCs w:val="21"/>
              </w:rPr>
              <w:t>2</w:t>
            </w:r>
            <w:r w:rsidRPr="004E6483">
              <w:rPr>
                <w:rFonts w:ascii="宋体" w:hAnsi="宋体" w:cs="宋体" w:hint="eastAsia"/>
                <w:color w:val="000000"/>
                <w:kern w:val="0"/>
                <w:szCs w:val="21"/>
              </w:rPr>
              <w:t>.1.1说明（5）</w:t>
            </w:r>
          </w:p>
        </w:tc>
      </w:tr>
    </w:tbl>
    <w:p w:rsidR="005213E8" w:rsidRPr="00E9140E" w:rsidRDefault="005213E8" w:rsidP="005213E8">
      <w:pPr>
        <w:pStyle w:val="3"/>
        <w:ind w:leftChars="-136" w:left="-7" w:hangingChars="87" w:hanging="279"/>
        <w:rPr>
          <w:rFonts w:ascii="宋体" w:hAnsi="宋体"/>
        </w:rPr>
      </w:pPr>
      <w:bookmarkStart w:id="312" w:name="_Toc429573916"/>
      <w:r w:rsidRPr="00A15DDF">
        <w:rPr>
          <w:rFonts w:ascii="宋体" w:hAnsi="宋体" w:hint="eastAsia"/>
        </w:rPr>
        <w:t>特殊检查及特殊治疗同意</w:t>
      </w:r>
      <w:r>
        <w:rPr>
          <w:rFonts w:ascii="宋体" w:hAnsi="宋体" w:hint="eastAsia"/>
        </w:rPr>
        <w:t>书</w:t>
      </w:r>
      <w:r w:rsidRPr="001F7DF3">
        <w:rPr>
          <w:rFonts w:hint="eastAsia"/>
        </w:rPr>
        <w:t>（</w:t>
      </w:r>
      <w:r>
        <w:rPr>
          <w:rFonts w:hint="eastAsia"/>
        </w:rPr>
        <w:t>TB_EMR_TSJCZLTYS</w:t>
      </w:r>
      <w:r w:rsidRPr="001F7DF3">
        <w:rPr>
          <w:rFonts w:hint="eastAsia"/>
        </w:rPr>
        <w:t>）</w:t>
      </w:r>
      <w:bookmarkEnd w:id="312"/>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087"/>
        <w:gridCol w:w="1134"/>
        <w:gridCol w:w="1070"/>
        <w:gridCol w:w="709"/>
        <w:gridCol w:w="915"/>
        <w:gridCol w:w="3054"/>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087"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left"/>
              <w:rPr>
                <w:rFonts w:ascii="宋体" w:hAnsi="宋体"/>
                <w:b/>
                <w:sz w:val="21"/>
                <w:szCs w:val="21"/>
              </w:rPr>
            </w:pPr>
            <w:r w:rsidRPr="004E3FEE">
              <w:rPr>
                <w:rFonts w:ascii="宋体" w:hAnsi="宋体" w:hint="eastAsia"/>
                <w:b/>
                <w:sz w:val="21"/>
                <w:szCs w:val="21"/>
              </w:rPr>
              <w:t>数据项</w:t>
            </w:r>
          </w:p>
        </w:tc>
        <w:tc>
          <w:tcPr>
            <w:tcW w:w="1134"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51" w:left="-102" w:rightChars="-45" w:right="-94" w:hangingChars="2" w:hanging="5"/>
              <w:jc w:val="left"/>
              <w:rPr>
                <w:rFonts w:ascii="宋体" w:hAnsi="宋体"/>
                <w:b/>
                <w:sz w:val="21"/>
                <w:szCs w:val="21"/>
              </w:rPr>
            </w:pPr>
            <w:r>
              <w:rPr>
                <w:rFonts w:ascii="宋体" w:hAnsi="宋体" w:hint="eastAsia"/>
                <w:b/>
                <w:szCs w:val="21"/>
              </w:rPr>
              <w:t>字段名</w:t>
            </w:r>
          </w:p>
        </w:tc>
        <w:tc>
          <w:tcPr>
            <w:tcW w:w="107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915"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C160F2" w:rsidRDefault="005213E8" w:rsidP="00512E3F">
            <w:pPr>
              <w:widowControl/>
              <w:jc w:val="center"/>
              <w:rPr>
                <w:rFonts w:cs="宋体"/>
                <w:bCs/>
                <w:kern w:val="0"/>
              </w:rPr>
            </w:pPr>
            <w:r w:rsidRPr="00C160F2">
              <w:rPr>
                <w:rFonts w:cs="宋体"/>
                <w:bCs/>
                <w:kern w:val="0"/>
              </w:rPr>
              <w:t>DE0</w:t>
            </w:r>
            <w:r w:rsidRPr="00C160F2">
              <w:rPr>
                <w:rFonts w:cs="宋体" w:hint="eastAsia"/>
                <w:bCs/>
                <w:kern w:val="0"/>
              </w:rPr>
              <w:t>8</w:t>
            </w:r>
            <w:r w:rsidRPr="00C160F2">
              <w:rPr>
                <w:rFonts w:cs="宋体"/>
                <w:bCs/>
                <w:kern w:val="0"/>
              </w:rPr>
              <w:t>.</w:t>
            </w:r>
            <w:r w:rsidRPr="00C160F2">
              <w:rPr>
                <w:rFonts w:cs="宋体" w:hint="eastAsia"/>
                <w:bCs/>
                <w:kern w:val="0"/>
              </w:rPr>
              <w:t>10</w:t>
            </w:r>
            <w:r w:rsidRPr="00C160F2">
              <w:rPr>
                <w:rFonts w:cs="宋体"/>
                <w:bCs/>
                <w:kern w:val="0"/>
              </w:rPr>
              <w:t>.0</w:t>
            </w:r>
            <w:r w:rsidRPr="00C160F2">
              <w:rPr>
                <w:rFonts w:cs="宋体" w:hint="eastAsia"/>
                <w:bCs/>
                <w:kern w:val="0"/>
              </w:rPr>
              <w:t>52</w:t>
            </w:r>
            <w:r w:rsidRPr="00C160F2">
              <w:rPr>
                <w:rFonts w:cs="宋体"/>
                <w:bCs/>
                <w:kern w:val="0"/>
              </w:rPr>
              <w:t>.00</w:t>
            </w:r>
          </w:p>
        </w:tc>
        <w:tc>
          <w:tcPr>
            <w:tcW w:w="2087"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134"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1070"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915"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054" w:type="dxa"/>
            <w:shd w:val="clear" w:color="auto" w:fill="FFCC99"/>
            <w:vAlign w:val="center"/>
          </w:tcPr>
          <w:p w:rsidR="005213E8" w:rsidRPr="00A15DDF" w:rsidRDefault="005213E8" w:rsidP="00512E3F">
            <w:pPr>
              <w:widowControl/>
              <w:jc w:val="left"/>
              <w:rPr>
                <w:rFonts w:ascii="宋体" w:hAnsi="宋体" w:cs="宋体"/>
                <w:color w:val="000000"/>
                <w:kern w:val="0"/>
                <w:szCs w:val="21"/>
              </w:rPr>
            </w:pPr>
            <w:r w:rsidRPr="00A15DDF">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C160F2" w:rsidRDefault="005213E8" w:rsidP="00512E3F">
            <w:pPr>
              <w:widowControl/>
              <w:jc w:val="center"/>
              <w:rPr>
                <w:rFonts w:cs="宋体"/>
                <w:bCs/>
                <w:kern w:val="0"/>
              </w:rPr>
            </w:pPr>
            <w:r w:rsidRPr="00C160F2">
              <w:rPr>
                <w:rFonts w:cs="宋体"/>
                <w:bCs/>
                <w:kern w:val="0"/>
              </w:rPr>
              <w:t>WDDE98.00.0</w:t>
            </w:r>
            <w:r w:rsidRPr="00C160F2">
              <w:rPr>
                <w:rFonts w:cs="宋体" w:hint="eastAsia"/>
                <w:bCs/>
                <w:kern w:val="0"/>
              </w:rPr>
              <w:t>40</w:t>
            </w:r>
            <w:r w:rsidRPr="00C160F2">
              <w:rPr>
                <w:rFonts w:cs="宋体"/>
                <w:bCs/>
                <w:kern w:val="0"/>
              </w:rPr>
              <w:t>.00</w:t>
            </w:r>
          </w:p>
        </w:tc>
        <w:tc>
          <w:tcPr>
            <w:tcW w:w="2087"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A15DDF">
              <w:rPr>
                <w:rFonts w:ascii="宋体" w:hAnsi="宋体" w:hint="eastAsia"/>
              </w:rPr>
              <w:t>特殊检查及特殊治</w:t>
            </w:r>
            <w:r w:rsidRPr="00A15DDF">
              <w:rPr>
                <w:rFonts w:ascii="宋体" w:hAnsi="宋体" w:hint="eastAsia"/>
              </w:rPr>
              <w:lastRenderedPageBreak/>
              <w:t>疗同</w:t>
            </w:r>
            <w:r>
              <w:rPr>
                <w:rFonts w:ascii="宋体" w:hAnsi="宋体" w:hint="eastAsia"/>
              </w:rPr>
              <w:t>意书流水号</w:t>
            </w:r>
          </w:p>
        </w:tc>
        <w:tc>
          <w:tcPr>
            <w:tcW w:w="1134"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lastRenderedPageBreak/>
              <w:t>TSJCJZLL</w:t>
            </w:r>
            <w:r>
              <w:rPr>
                <w:rFonts w:ascii="宋体" w:hAnsi="宋体" w:cs="宋体" w:hint="eastAsia"/>
                <w:color w:val="000000"/>
                <w:kern w:val="0"/>
                <w:szCs w:val="21"/>
              </w:rPr>
              <w:lastRenderedPageBreak/>
              <w:t>SH</w:t>
            </w:r>
          </w:p>
        </w:tc>
        <w:tc>
          <w:tcPr>
            <w:tcW w:w="1070"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sidRPr="003E4911">
              <w:rPr>
                <w:rFonts w:ascii="宋体" w:hAnsi="宋体" w:hint="eastAsia"/>
                <w:szCs w:val="21"/>
              </w:rPr>
              <w:lastRenderedPageBreak/>
              <w:t>字符串</w:t>
            </w:r>
          </w:p>
        </w:tc>
        <w:tc>
          <w:tcPr>
            <w:tcW w:w="709" w:type="dxa"/>
            <w:tcBorders>
              <w:bottom w:val="single" w:sz="4" w:space="0" w:color="auto"/>
            </w:tcBorders>
            <w:shd w:val="clear" w:color="auto" w:fill="FFCC99"/>
            <w:vAlign w:val="center"/>
          </w:tcPr>
          <w:p w:rsidR="005213E8" w:rsidRPr="003E4911" w:rsidRDefault="005213E8" w:rsidP="00512E3F">
            <w:pPr>
              <w:jc w:val="center"/>
              <w:rPr>
                <w:rFonts w:ascii="宋体" w:hAnsi="宋体"/>
                <w:szCs w:val="21"/>
              </w:rPr>
            </w:pPr>
            <w:r>
              <w:rPr>
                <w:rFonts w:ascii="宋体" w:hAnsi="宋体" w:hint="eastAsia"/>
                <w:kern w:val="0"/>
                <w:szCs w:val="21"/>
              </w:rPr>
              <w:t>64</w:t>
            </w:r>
          </w:p>
        </w:tc>
        <w:tc>
          <w:tcPr>
            <w:tcW w:w="915" w:type="dxa"/>
            <w:tcBorders>
              <w:bottom w:val="single" w:sz="4" w:space="0" w:color="auto"/>
            </w:tcBorders>
            <w:shd w:val="clear" w:color="auto" w:fill="FFCC99"/>
            <w:vAlign w:val="center"/>
          </w:tcPr>
          <w:p w:rsidR="005213E8" w:rsidRPr="004E6483" w:rsidRDefault="005213E8" w:rsidP="00512E3F">
            <w:pPr>
              <w:widowControl/>
              <w:jc w:val="center"/>
              <w:rPr>
                <w:rFonts w:ascii="宋体" w:hAnsi="宋体" w:cs="宋体"/>
                <w:color w:val="000000"/>
                <w:kern w:val="0"/>
                <w:szCs w:val="21"/>
              </w:rPr>
            </w:pPr>
            <w:r w:rsidRPr="004E6483">
              <w:rPr>
                <w:rFonts w:ascii="宋体" w:hAnsi="宋体" w:cs="宋体" w:hint="eastAsia"/>
                <w:color w:val="000000"/>
                <w:kern w:val="0"/>
                <w:szCs w:val="21"/>
              </w:rPr>
              <w:t>必填</w:t>
            </w:r>
          </w:p>
        </w:tc>
        <w:tc>
          <w:tcPr>
            <w:tcW w:w="3054" w:type="dxa"/>
            <w:tcBorders>
              <w:bottom w:val="single" w:sz="4" w:space="0" w:color="auto"/>
            </w:tcBorders>
            <w:shd w:val="clear" w:color="auto" w:fill="FFCC99"/>
            <w:vAlign w:val="center"/>
          </w:tcPr>
          <w:p w:rsidR="005213E8" w:rsidRPr="003E4911" w:rsidRDefault="005213E8" w:rsidP="00512E3F">
            <w:pPr>
              <w:rPr>
                <w:rFonts w:ascii="宋体" w:hAnsi="宋体"/>
                <w:color w:val="000000"/>
                <w:szCs w:val="21"/>
              </w:rPr>
            </w:pPr>
            <w:r>
              <w:rPr>
                <w:rFonts w:ascii="宋体" w:hAnsi="宋体" w:hint="eastAsia"/>
                <w:color w:val="000000"/>
                <w:szCs w:val="21"/>
              </w:rPr>
              <w:t>复合主键</w:t>
            </w:r>
          </w:p>
        </w:tc>
      </w:tr>
      <w:tr w:rsidR="005213E8" w:rsidRPr="004E3FEE" w:rsidTr="00512E3F">
        <w:trPr>
          <w:jc w:val="center"/>
        </w:trPr>
        <w:tc>
          <w:tcPr>
            <w:tcW w:w="2160" w:type="dxa"/>
            <w:shd w:val="clear" w:color="auto" w:fill="auto"/>
            <w:vAlign w:val="center"/>
          </w:tcPr>
          <w:p w:rsidR="005213E8" w:rsidRPr="00C160F2" w:rsidRDefault="005213E8" w:rsidP="00512E3F">
            <w:pPr>
              <w:widowControl/>
              <w:jc w:val="center"/>
              <w:rPr>
                <w:rFonts w:cs="宋体"/>
                <w:bCs/>
                <w:kern w:val="0"/>
              </w:rPr>
            </w:pPr>
            <w:r w:rsidRPr="00C160F2">
              <w:rPr>
                <w:rFonts w:cs="宋体" w:hint="eastAsia"/>
                <w:bCs/>
                <w:kern w:val="0"/>
              </w:rPr>
              <w:lastRenderedPageBreak/>
              <w:t>WDDE01.00.001.00</w:t>
            </w:r>
          </w:p>
        </w:tc>
        <w:tc>
          <w:tcPr>
            <w:tcW w:w="2087"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134"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7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915"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C160F2" w:rsidRDefault="005213E8" w:rsidP="00512E3F">
            <w:pPr>
              <w:widowControl/>
              <w:jc w:val="center"/>
              <w:rPr>
                <w:rFonts w:cs="宋体"/>
                <w:bCs/>
                <w:kern w:val="0"/>
              </w:rPr>
            </w:pPr>
            <w:r w:rsidRPr="00C160F2">
              <w:rPr>
                <w:rFonts w:cs="宋体" w:hint="eastAsia"/>
                <w:bCs/>
                <w:kern w:val="0"/>
              </w:rPr>
              <w:t>WDDE01.00.002.00</w:t>
            </w:r>
          </w:p>
        </w:tc>
        <w:tc>
          <w:tcPr>
            <w:tcW w:w="2087"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134"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7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915"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C160F2" w:rsidRDefault="005213E8" w:rsidP="00512E3F">
            <w:pPr>
              <w:widowControl/>
              <w:jc w:val="center"/>
              <w:rPr>
                <w:rFonts w:cs="宋体"/>
                <w:bCs/>
                <w:kern w:val="0"/>
              </w:rPr>
            </w:pPr>
            <w:r w:rsidRPr="00C160F2">
              <w:rPr>
                <w:rFonts w:cs="宋体" w:hint="eastAsia"/>
                <w:bCs/>
                <w:kern w:val="0"/>
              </w:rPr>
              <w:t>WDDE01.00.138.00</w:t>
            </w:r>
          </w:p>
        </w:tc>
        <w:tc>
          <w:tcPr>
            <w:tcW w:w="2087"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134"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7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915"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C160F2" w:rsidRDefault="00E2545B" w:rsidP="00512E3F">
            <w:pPr>
              <w:widowControl/>
              <w:jc w:val="center"/>
              <w:rPr>
                <w:rFonts w:cs="宋体"/>
                <w:bCs/>
                <w:kern w:val="0"/>
              </w:rPr>
            </w:pPr>
            <w:r w:rsidRPr="00C160F2">
              <w:rPr>
                <w:rFonts w:cs="宋体" w:hint="eastAsia"/>
                <w:bCs/>
                <w:kern w:val="0"/>
              </w:rPr>
              <w:t>DE01.00.014.00</w:t>
            </w:r>
          </w:p>
        </w:tc>
        <w:tc>
          <w:tcPr>
            <w:tcW w:w="2087"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13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7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915"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C160F2" w:rsidRDefault="00E2545B" w:rsidP="00512E3F">
            <w:pPr>
              <w:widowControl/>
              <w:jc w:val="center"/>
              <w:rPr>
                <w:rFonts w:cs="宋体"/>
                <w:bCs/>
                <w:kern w:val="0"/>
              </w:rPr>
            </w:pPr>
            <w:r w:rsidRPr="00C160F2">
              <w:rPr>
                <w:rFonts w:cs="宋体" w:hint="eastAsia"/>
                <w:bCs/>
                <w:kern w:val="0"/>
              </w:rPr>
              <w:t>DE01.00.010.00</w:t>
            </w:r>
          </w:p>
        </w:tc>
        <w:tc>
          <w:tcPr>
            <w:tcW w:w="2087"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134"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7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915"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0452E" w:rsidTr="00512E3F">
        <w:trPr>
          <w:jc w:val="center"/>
        </w:trPr>
        <w:tc>
          <w:tcPr>
            <w:tcW w:w="2160" w:type="dxa"/>
            <w:shd w:val="clear" w:color="auto" w:fill="auto"/>
            <w:vAlign w:val="center"/>
          </w:tcPr>
          <w:p w:rsidR="005213E8" w:rsidRPr="00C160F2" w:rsidRDefault="005213E8" w:rsidP="00512E3F">
            <w:pPr>
              <w:widowControl/>
              <w:jc w:val="center"/>
              <w:rPr>
                <w:rFonts w:cs="宋体"/>
                <w:bCs/>
                <w:kern w:val="0"/>
              </w:rPr>
            </w:pPr>
            <w:r w:rsidRPr="00C160F2">
              <w:rPr>
                <w:rFonts w:cs="宋体" w:hint="eastAsia"/>
                <w:bCs/>
                <w:kern w:val="0"/>
              </w:rPr>
              <w:t>DE09.00.118.00</w:t>
            </w:r>
          </w:p>
        </w:tc>
        <w:tc>
          <w:tcPr>
            <w:tcW w:w="2087"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知情同意书编号</w:t>
            </w:r>
          </w:p>
        </w:tc>
        <w:tc>
          <w:tcPr>
            <w:tcW w:w="1134"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ZQTYSBH</w:t>
            </w:r>
          </w:p>
        </w:tc>
        <w:tc>
          <w:tcPr>
            <w:tcW w:w="1070"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字符串</w:t>
            </w:r>
          </w:p>
        </w:tc>
        <w:tc>
          <w:tcPr>
            <w:tcW w:w="709"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20</w:t>
            </w:r>
          </w:p>
        </w:tc>
        <w:tc>
          <w:tcPr>
            <w:tcW w:w="915"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必填</w:t>
            </w:r>
          </w:p>
        </w:tc>
        <w:tc>
          <w:tcPr>
            <w:tcW w:w="3054"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DE08.10.026.00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科室名称</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KSMC</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w:t>
            </w:r>
            <w:r w:rsidRPr="00BC3527">
              <w:rPr>
                <w:rStyle w:val="MingLiU"/>
                <w:rFonts w:ascii="宋体" w:eastAsia="宋体" w:hAnsi="宋体" w:hint="eastAsia"/>
                <w:sz w:val="21"/>
                <w:szCs w:val="21"/>
              </w:rPr>
              <w:t>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bCs/>
                <w:kern w:val="0"/>
              </w:rPr>
              <w:t>DE08.10.025.00</w:t>
            </w:r>
          </w:p>
        </w:tc>
        <w:tc>
          <w:tcPr>
            <w:tcW w:w="2087"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134"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7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91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DE08.10.054.00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病区名称</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BQMC</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915" w:type="dxa"/>
            <w:tcBorders>
              <w:bottom w:val="single" w:sz="4" w:space="0" w:color="auto"/>
            </w:tcBorders>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DE01.00.019.00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病房号</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BFH</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DE01.00.026.00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病床号</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BCH</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8B5A3C">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DE02.01.039.00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患者姓名</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HZXM</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DE02.01.040.00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性别代码</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XBDM</w:t>
            </w: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r w:rsidRPr="00A15DDF">
              <w:rPr>
                <w:rStyle w:val="MingLiU"/>
                <w:rFonts w:ascii="宋体" w:eastAsia="宋体" w:hAnsi="宋体" w:hint="eastAsia"/>
                <w:sz w:val="21"/>
                <w:szCs w:val="21"/>
                <w:shd w:val="clear" w:color="auto" w:fill="auto"/>
              </w:rPr>
              <w:t>GB/T 2261.1—2003</w:t>
            </w: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DE02.01.026.00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年龄（岁）</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S</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数值</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3</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DE02.01.032.00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（月</w:t>
            </w:r>
            <w:r w:rsidRPr="00BC3527">
              <w:rPr>
                <w:rStyle w:val="MingLiU"/>
                <w:rFonts w:ascii="宋体" w:eastAsia="宋体" w:hAnsi="宋体" w:hint="eastAsia"/>
                <w:sz w:val="21"/>
                <w:szCs w:val="21"/>
              </w:rPr>
              <w:t>）</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Y</w:t>
            </w:r>
          </w:p>
        </w:tc>
        <w:tc>
          <w:tcPr>
            <w:tcW w:w="107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DE06.00.306.00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特殊检查及特殊治疗项目名称</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TSJCZLXM</w:t>
            </w:r>
            <w:r w:rsidRPr="00BC3527">
              <w:rPr>
                <w:rStyle w:val="MingLiU"/>
                <w:rFonts w:ascii="宋体" w:eastAsia="宋体" w:hAnsi="宋体" w:hint="eastAsia"/>
                <w:sz w:val="21"/>
                <w:szCs w:val="21"/>
              </w:rPr>
              <w:t>MC</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DE06.00.305.00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特殊检查及特殊治疗目的</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TSJCZLM</w:t>
            </w:r>
            <w:r w:rsidRPr="00BC3527">
              <w:rPr>
                <w:rStyle w:val="MingLiU"/>
                <w:rFonts w:ascii="宋体" w:eastAsia="宋体" w:hAnsi="宋体" w:hint="eastAsia"/>
                <w:sz w:val="21"/>
                <w:szCs w:val="21"/>
              </w:rPr>
              <w:t>D</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DE05.01.075.00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特殊检査及特殊治疗可能引起的并发症及风险</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TSJ</w:t>
            </w:r>
            <w:r>
              <w:rPr>
                <w:rStyle w:val="MingLiU"/>
                <w:rFonts w:ascii="宋体" w:eastAsia="宋体" w:hAnsi="宋体" w:hint="eastAsia"/>
                <w:sz w:val="21"/>
                <w:szCs w:val="21"/>
              </w:rPr>
              <w:t>CZL</w:t>
            </w:r>
            <w:r w:rsidRPr="00BC3527">
              <w:rPr>
                <w:rStyle w:val="MingLiU"/>
                <w:rFonts w:ascii="宋体" w:eastAsia="宋体" w:hAnsi="宋体" w:hint="eastAsia"/>
                <w:sz w:val="21"/>
                <w:szCs w:val="21"/>
              </w:rPr>
              <w:t>BFZ</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DE06.00.301.00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替代方案</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TDFA</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DE02.01.039.00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患者/法定代理人签名</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w:t>
            </w:r>
            <w:r w:rsidRPr="00BC3527">
              <w:rPr>
                <w:rStyle w:val="MingLiU"/>
                <w:rFonts w:ascii="宋体" w:eastAsia="宋体" w:hAnsi="宋体" w:hint="eastAsia"/>
                <w:sz w:val="21"/>
                <w:szCs w:val="21"/>
              </w:rPr>
              <w:t>FDDLRQM</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915"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DE02.10.024.00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法定代理人与患者的关系代码</w:t>
            </w:r>
          </w:p>
        </w:tc>
        <w:tc>
          <w:tcPr>
            <w:tcW w:w="1134" w:type="dxa"/>
            <w:vAlign w:val="center"/>
          </w:tcPr>
          <w:p w:rsidR="005213E8"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FDDLRYHZG</w:t>
            </w:r>
            <w:r w:rsidRPr="00BC3527">
              <w:rPr>
                <w:rStyle w:val="MingLiU"/>
                <w:rFonts w:ascii="宋体" w:eastAsia="宋体" w:hAnsi="宋体" w:hint="eastAsia"/>
                <w:sz w:val="21"/>
                <w:szCs w:val="21"/>
              </w:rPr>
              <w:t>X</w:t>
            </w:r>
          </w:p>
          <w:p w:rsidR="005213E8" w:rsidRPr="00BC3527" w:rsidRDefault="005213E8" w:rsidP="00512E3F">
            <w:pPr>
              <w:pStyle w:val="13"/>
              <w:shd w:val="clear" w:color="auto" w:fill="auto"/>
              <w:spacing w:line="276" w:lineRule="auto"/>
              <w:rPr>
                <w:rStyle w:val="MingLiU"/>
                <w:rFonts w:ascii="宋体" w:eastAsia="宋体" w:hAnsi="宋体"/>
                <w:sz w:val="21"/>
                <w:szCs w:val="21"/>
              </w:rPr>
            </w:pP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r w:rsidRPr="00A15DDF">
              <w:rPr>
                <w:rStyle w:val="MingLiU"/>
                <w:rFonts w:ascii="宋体" w:eastAsia="宋体" w:hAnsi="宋体"/>
                <w:sz w:val="21"/>
                <w:szCs w:val="21"/>
                <w:shd w:val="clear" w:color="auto" w:fill="auto"/>
              </w:rPr>
              <w:t>GB/T 4761-2008</w:t>
            </w: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DE09.00.053.00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患者/法定代理人签名日期时间</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HZDLRQMR</w:t>
            </w:r>
            <w:r w:rsidRPr="00BC3527">
              <w:rPr>
                <w:rStyle w:val="MingLiU"/>
                <w:rFonts w:ascii="宋体" w:eastAsia="宋体" w:hAnsi="宋体" w:hint="eastAsia"/>
                <w:sz w:val="21"/>
                <w:szCs w:val="21"/>
              </w:rPr>
              <w:t>Q</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915"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DE02.01.039.00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YSQM</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bCs/>
                <w:kern w:val="0"/>
              </w:rPr>
              <w:t>WDDE08.30.001.00</w:t>
            </w:r>
          </w:p>
        </w:tc>
        <w:tc>
          <w:tcPr>
            <w:tcW w:w="2087" w:type="dxa"/>
            <w:vAlign w:val="center"/>
          </w:tcPr>
          <w:p w:rsidR="005213E8" w:rsidRPr="003E4911" w:rsidRDefault="005213E8" w:rsidP="00512E3F">
            <w:pPr>
              <w:jc w:val="left"/>
              <w:rPr>
                <w:rFonts w:ascii="宋体" w:hAnsi="宋体"/>
                <w:color w:val="000000"/>
                <w:szCs w:val="21"/>
              </w:rPr>
            </w:pPr>
            <w:r w:rsidRPr="007C72EB">
              <w:rPr>
                <w:rFonts w:ascii="宋体" w:hAnsi="宋体" w:hint="eastAsia"/>
                <w:color w:val="000000"/>
                <w:szCs w:val="21"/>
              </w:rPr>
              <w:t>医师</w:t>
            </w:r>
            <w:r>
              <w:rPr>
                <w:rFonts w:ascii="宋体" w:hAnsi="宋体" w:hint="eastAsia"/>
                <w:color w:val="000000"/>
                <w:szCs w:val="21"/>
              </w:rPr>
              <w:t>工号</w:t>
            </w:r>
          </w:p>
        </w:tc>
        <w:tc>
          <w:tcPr>
            <w:tcW w:w="1134" w:type="dxa"/>
            <w:vAlign w:val="center"/>
          </w:tcPr>
          <w:p w:rsidR="005213E8" w:rsidRPr="003E4911" w:rsidRDefault="005213E8" w:rsidP="00512E3F">
            <w:pPr>
              <w:jc w:val="left"/>
              <w:rPr>
                <w:rFonts w:ascii="宋体" w:hAnsi="宋体"/>
                <w:color w:val="000000"/>
                <w:szCs w:val="21"/>
              </w:rPr>
            </w:pPr>
            <w:r w:rsidRPr="007C72EB">
              <w:rPr>
                <w:rStyle w:val="MingLiU"/>
                <w:rFonts w:ascii="宋体" w:eastAsia="宋体" w:hAnsi="宋体" w:hint="eastAsia"/>
                <w:b w:val="0"/>
                <w:sz w:val="21"/>
                <w:szCs w:val="21"/>
              </w:rPr>
              <w:t>YS</w:t>
            </w:r>
            <w:r>
              <w:rPr>
                <w:rFonts w:ascii="宋体" w:hAnsi="宋体" w:hint="eastAsia"/>
                <w:color w:val="000000"/>
                <w:szCs w:val="21"/>
              </w:rPr>
              <w:t>GH</w:t>
            </w:r>
          </w:p>
        </w:tc>
        <w:tc>
          <w:tcPr>
            <w:tcW w:w="1070"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915"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t>DE09.00.053.00</w:t>
            </w:r>
          </w:p>
        </w:tc>
        <w:tc>
          <w:tcPr>
            <w:tcW w:w="2087"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医师签名日期时间</w:t>
            </w:r>
          </w:p>
        </w:tc>
        <w:tc>
          <w:tcPr>
            <w:tcW w:w="1134"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YSQMRQSJ</w:t>
            </w:r>
          </w:p>
        </w:tc>
        <w:tc>
          <w:tcPr>
            <w:tcW w:w="107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915"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3054"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bCs/>
                <w:kern w:val="0"/>
              </w:rPr>
              <w:t>WDDE98.00.001.00</w:t>
            </w:r>
          </w:p>
        </w:tc>
        <w:tc>
          <w:tcPr>
            <w:tcW w:w="2087"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134" w:type="dxa"/>
            <w:vAlign w:val="center"/>
          </w:tcPr>
          <w:p w:rsidR="005213E8" w:rsidRPr="00F903BA" w:rsidRDefault="005213E8" w:rsidP="00512E3F">
            <w:pPr>
              <w:widowControl/>
              <w:jc w:val="left"/>
              <w:rPr>
                <w:rFonts w:ascii="宋体" w:hAnsi="宋体" w:cs="宋体"/>
                <w:kern w:val="0"/>
                <w:szCs w:val="21"/>
              </w:rPr>
            </w:pPr>
            <w:r>
              <w:rPr>
                <w:rFonts w:ascii="宋体" w:hAnsi="宋体" w:cs="宋体" w:hint="eastAsia"/>
                <w:kern w:val="0"/>
                <w:szCs w:val="21"/>
              </w:rPr>
              <w:t>SFYZDMX</w:t>
            </w: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C160F2" w:rsidRDefault="005213E8" w:rsidP="00512E3F">
            <w:pPr>
              <w:widowControl/>
              <w:jc w:val="center"/>
              <w:rPr>
                <w:rFonts w:cs="宋体"/>
                <w:bCs/>
                <w:kern w:val="0"/>
              </w:rPr>
            </w:pPr>
            <w:r w:rsidRPr="00C160F2">
              <w:rPr>
                <w:rFonts w:cs="宋体" w:hint="eastAsia"/>
                <w:bCs/>
                <w:kern w:val="0"/>
              </w:rPr>
              <w:lastRenderedPageBreak/>
              <w:t>WDDE99.00.002.00</w:t>
            </w:r>
          </w:p>
        </w:tc>
        <w:tc>
          <w:tcPr>
            <w:tcW w:w="2087"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134"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915"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054"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Pr="00E9140E" w:rsidRDefault="005213E8" w:rsidP="005213E8">
      <w:pPr>
        <w:pStyle w:val="3"/>
        <w:ind w:left="-567" w:firstLineChars="132" w:firstLine="424"/>
        <w:rPr>
          <w:rFonts w:ascii="宋体" w:hAnsi="宋体"/>
        </w:rPr>
      </w:pPr>
      <w:bookmarkStart w:id="313" w:name="_Toc429573917"/>
      <w:r w:rsidRPr="00A15DDF">
        <w:rPr>
          <w:rFonts w:ascii="宋体" w:hAnsi="宋体" w:hint="eastAsia"/>
        </w:rPr>
        <w:t>病危（重）通知书</w:t>
      </w:r>
      <w:r w:rsidRPr="001F7DF3">
        <w:rPr>
          <w:rFonts w:hint="eastAsia"/>
        </w:rPr>
        <w:t>（</w:t>
      </w:r>
      <w:r>
        <w:rPr>
          <w:rFonts w:hint="eastAsia"/>
        </w:rPr>
        <w:t>TB_EMR_BWZTZS</w:t>
      </w:r>
      <w:r w:rsidRPr="001F7DF3">
        <w:rPr>
          <w:rFonts w:hint="eastAsia"/>
        </w:rPr>
        <w:t>）</w:t>
      </w:r>
      <w:bookmarkEnd w:id="313"/>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709"/>
        <w:gridCol w:w="3054"/>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8737A5" w:rsidRDefault="005213E8" w:rsidP="00512E3F">
            <w:pPr>
              <w:widowControl/>
              <w:jc w:val="center"/>
              <w:rPr>
                <w:rFonts w:cs="宋体"/>
                <w:bCs/>
                <w:kern w:val="0"/>
              </w:rPr>
            </w:pPr>
            <w:r w:rsidRPr="008737A5">
              <w:rPr>
                <w:rFonts w:cs="宋体"/>
                <w:bCs/>
                <w:kern w:val="0"/>
              </w:rPr>
              <w:t>DE0</w:t>
            </w:r>
            <w:r w:rsidRPr="008737A5">
              <w:rPr>
                <w:rFonts w:cs="宋体" w:hint="eastAsia"/>
                <w:bCs/>
                <w:kern w:val="0"/>
              </w:rPr>
              <w:t>8</w:t>
            </w:r>
            <w:r w:rsidRPr="008737A5">
              <w:rPr>
                <w:rFonts w:cs="宋体"/>
                <w:bCs/>
                <w:kern w:val="0"/>
              </w:rPr>
              <w:t>.</w:t>
            </w:r>
            <w:r w:rsidRPr="008737A5">
              <w:rPr>
                <w:rFonts w:cs="宋体" w:hint="eastAsia"/>
                <w:bCs/>
                <w:kern w:val="0"/>
              </w:rPr>
              <w:t>10</w:t>
            </w:r>
            <w:r w:rsidRPr="008737A5">
              <w:rPr>
                <w:rFonts w:cs="宋体"/>
                <w:bCs/>
                <w:kern w:val="0"/>
              </w:rPr>
              <w:t>.0</w:t>
            </w:r>
            <w:r w:rsidRPr="008737A5">
              <w:rPr>
                <w:rFonts w:cs="宋体" w:hint="eastAsia"/>
                <w:bCs/>
                <w:kern w:val="0"/>
              </w:rPr>
              <w:t>52</w:t>
            </w:r>
            <w:r w:rsidRPr="008737A5">
              <w:rPr>
                <w:rFonts w:cs="宋体"/>
                <w:bCs/>
                <w:kern w:val="0"/>
              </w:rPr>
              <w:t>.00</w:t>
            </w:r>
          </w:p>
        </w:tc>
        <w:tc>
          <w:tcPr>
            <w:tcW w:w="216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28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1056"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3054" w:type="dxa"/>
            <w:shd w:val="clear" w:color="auto" w:fill="FFCC99"/>
            <w:vAlign w:val="center"/>
          </w:tcPr>
          <w:p w:rsidR="005213E8" w:rsidRPr="00A15DDF" w:rsidRDefault="005213E8" w:rsidP="00512E3F">
            <w:pPr>
              <w:widowControl/>
              <w:jc w:val="left"/>
              <w:rPr>
                <w:rFonts w:ascii="宋体" w:hAnsi="宋体" w:cs="宋体"/>
                <w:color w:val="000000"/>
                <w:kern w:val="0"/>
                <w:szCs w:val="21"/>
              </w:rPr>
            </w:pPr>
            <w:r w:rsidRPr="00A15DDF">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8737A5" w:rsidRDefault="005213E8" w:rsidP="00512E3F">
            <w:pPr>
              <w:widowControl/>
              <w:jc w:val="center"/>
              <w:rPr>
                <w:rFonts w:cs="宋体"/>
                <w:bCs/>
                <w:kern w:val="0"/>
              </w:rPr>
            </w:pPr>
            <w:r w:rsidRPr="008737A5">
              <w:rPr>
                <w:rFonts w:cs="宋体"/>
                <w:bCs/>
                <w:kern w:val="0"/>
              </w:rPr>
              <w:t>WDDE98.00.0</w:t>
            </w:r>
            <w:r w:rsidRPr="008737A5">
              <w:rPr>
                <w:rFonts w:cs="宋体" w:hint="eastAsia"/>
                <w:bCs/>
                <w:kern w:val="0"/>
              </w:rPr>
              <w:t>41</w:t>
            </w:r>
            <w:r w:rsidRPr="008737A5">
              <w:rPr>
                <w:rFonts w:cs="宋体"/>
                <w:bCs/>
                <w:kern w:val="0"/>
              </w:rPr>
              <w:t>.00</w:t>
            </w:r>
          </w:p>
        </w:tc>
        <w:tc>
          <w:tcPr>
            <w:tcW w:w="216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病危（重）通知书流水号</w:t>
            </w:r>
          </w:p>
        </w:tc>
        <w:tc>
          <w:tcPr>
            <w:tcW w:w="128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BWZTZSLSH</w:t>
            </w:r>
          </w:p>
        </w:tc>
        <w:tc>
          <w:tcPr>
            <w:tcW w:w="1056" w:type="dxa"/>
            <w:tcBorders>
              <w:bottom w:val="single" w:sz="4" w:space="0" w:color="auto"/>
            </w:tcBorders>
            <w:shd w:val="clear" w:color="auto" w:fill="FFCC99"/>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5971A9" w:rsidRDefault="005213E8" w:rsidP="00512E3F">
            <w:pPr>
              <w:widowControl/>
              <w:jc w:val="center"/>
              <w:rPr>
                <w:rFonts w:ascii="宋体" w:hAnsi="宋体" w:cs="宋体"/>
                <w:color w:val="000000"/>
                <w:kern w:val="0"/>
                <w:szCs w:val="21"/>
              </w:rPr>
            </w:pPr>
            <w:r w:rsidRPr="005971A9">
              <w:rPr>
                <w:rFonts w:ascii="宋体" w:hAnsi="宋体" w:cs="宋体" w:hint="eastAsia"/>
                <w:color w:val="000000"/>
                <w:kern w:val="0"/>
                <w:szCs w:val="21"/>
              </w:rPr>
              <w:t>必填</w:t>
            </w:r>
          </w:p>
        </w:tc>
        <w:tc>
          <w:tcPr>
            <w:tcW w:w="3054" w:type="dxa"/>
            <w:tcBorders>
              <w:bottom w:val="single" w:sz="4" w:space="0" w:color="auto"/>
            </w:tcBorders>
            <w:shd w:val="clear" w:color="auto" w:fill="FFCC99"/>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5971A9" w:rsidRDefault="005213E8" w:rsidP="00512E3F">
            <w:pPr>
              <w:widowControl/>
              <w:jc w:val="center"/>
              <w:rPr>
                <w:rFonts w:ascii="宋体" w:hAnsi="宋体" w:cs="宋体"/>
                <w:color w:val="000000"/>
                <w:kern w:val="0"/>
                <w:szCs w:val="21"/>
              </w:rPr>
            </w:pPr>
            <w:r w:rsidRPr="005971A9">
              <w:rPr>
                <w:rFonts w:ascii="宋体" w:hAnsi="宋体" w:cs="宋体" w:hint="eastAsia"/>
                <w:color w:val="000000"/>
                <w:kern w:val="0"/>
                <w:szCs w:val="21"/>
              </w:rPr>
              <w:t>必填</w:t>
            </w:r>
          </w:p>
        </w:tc>
        <w:tc>
          <w:tcPr>
            <w:tcW w:w="3054"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5971A9" w:rsidRDefault="005213E8" w:rsidP="00512E3F">
            <w:pPr>
              <w:widowControl/>
              <w:jc w:val="center"/>
              <w:rPr>
                <w:rFonts w:ascii="宋体" w:hAnsi="宋体" w:cs="宋体"/>
                <w:color w:val="000000"/>
                <w:kern w:val="0"/>
                <w:szCs w:val="21"/>
              </w:rPr>
            </w:pPr>
            <w:r w:rsidRPr="005971A9">
              <w:rPr>
                <w:rFonts w:ascii="宋体" w:hAnsi="宋体" w:cs="宋体" w:hint="eastAsia"/>
                <w:color w:val="000000"/>
                <w:kern w:val="0"/>
                <w:szCs w:val="21"/>
              </w:rPr>
              <w:t>必填</w:t>
            </w:r>
          </w:p>
        </w:tc>
        <w:tc>
          <w:tcPr>
            <w:tcW w:w="3054"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8737A5" w:rsidRDefault="005213E8" w:rsidP="00512E3F">
            <w:pPr>
              <w:widowControl/>
              <w:jc w:val="center"/>
              <w:rPr>
                <w:rFonts w:cs="宋体"/>
                <w:bCs/>
                <w:kern w:val="0"/>
              </w:rPr>
            </w:pPr>
            <w:r w:rsidRPr="008737A5">
              <w:rPr>
                <w:rFonts w:cs="宋体" w:hint="eastAsia"/>
                <w:bCs/>
                <w:kern w:val="0"/>
              </w:rPr>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8737A5" w:rsidRDefault="00E2545B" w:rsidP="00512E3F">
            <w:pPr>
              <w:widowControl/>
              <w:jc w:val="center"/>
              <w:rPr>
                <w:rFonts w:cs="宋体"/>
                <w:bCs/>
                <w:kern w:val="0"/>
              </w:rPr>
            </w:pPr>
            <w:r w:rsidRPr="008737A5">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8737A5" w:rsidRDefault="00E2545B" w:rsidP="00512E3F">
            <w:pPr>
              <w:widowControl/>
              <w:jc w:val="center"/>
              <w:rPr>
                <w:rFonts w:cs="宋体"/>
                <w:bCs/>
                <w:kern w:val="0"/>
              </w:rPr>
            </w:pPr>
            <w:r w:rsidRPr="008737A5">
              <w:rPr>
                <w:rFonts w:cs="宋体" w:hint="eastAsia"/>
                <w:bCs/>
                <w:kern w:val="0"/>
              </w:rPr>
              <w:t>DE01.00.010.00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0452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DE09.00.118.00</w:t>
            </w:r>
          </w:p>
        </w:tc>
        <w:tc>
          <w:tcPr>
            <w:tcW w:w="2160"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知情同意书编号</w:t>
            </w:r>
          </w:p>
        </w:tc>
        <w:tc>
          <w:tcPr>
            <w:tcW w:w="1281"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ZQTYSBH</w:t>
            </w:r>
          </w:p>
        </w:tc>
        <w:tc>
          <w:tcPr>
            <w:tcW w:w="1056"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字符串</w:t>
            </w:r>
          </w:p>
        </w:tc>
        <w:tc>
          <w:tcPr>
            <w:tcW w:w="709"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20</w:t>
            </w:r>
          </w:p>
        </w:tc>
        <w:tc>
          <w:tcPr>
            <w:tcW w:w="709" w:type="dxa"/>
            <w:shd w:val="clear" w:color="auto" w:fill="auto"/>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DE08.10.026.00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科室名称</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KSMC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w:t>
            </w:r>
            <w:r w:rsidRPr="00BC3527">
              <w:rPr>
                <w:rStyle w:val="MingLiU"/>
                <w:rFonts w:ascii="宋体" w:eastAsia="宋体" w:hAnsi="宋体" w:hint="eastAsia"/>
                <w:sz w:val="21"/>
                <w:szCs w:val="21"/>
              </w:rPr>
              <w:t>0</w:t>
            </w: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5971A9" w:rsidRDefault="005213E8" w:rsidP="00512E3F">
            <w:pPr>
              <w:widowControl/>
              <w:jc w:val="center"/>
              <w:rPr>
                <w:rFonts w:ascii="宋体" w:hAnsi="宋体" w:cs="宋体"/>
                <w:color w:val="000000"/>
                <w:kern w:val="0"/>
                <w:szCs w:val="21"/>
              </w:rPr>
            </w:pPr>
            <w:r w:rsidRPr="005971A9">
              <w:rPr>
                <w:rFonts w:ascii="宋体" w:hAnsi="宋体" w:cs="宋体" w:hint="eastAsia"/>
                <w:color w:val="000000"/>
                <w:kern w:val="0"/>
                <w:szCs w:val="21"/>
              </w:rPr>
              <w:t>必填</w:t>
            </w:r>
          </w:p>
        </w:tc>
        <w:tc>
          <w:tcPr>
            <w:tcW w:w="3054"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DE08.10.054.00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病区名称</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BQMC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709" w:type="dxa"/>
            <w:tcBorders>
              <w:bottom w:val="single" w:sz="4" w:space="0" w:color="auto"/>
            </w:tcBorders>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DE01.00.019.00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病房号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BFH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709" w:type="dxa"/>
            <w:vAlign w:val="center"/>
          </w:tcPr>
          <w:p w:rsidR="005213E8" w:rsidRPr="005971A9" w:rsidRDefault="005213E8" w:rsidP="00512E3F">
            <w:pPr>
              <w:widowControl/>
              <w:jc w:val="center"/>
              <w:rPr>
                <w:rFonts w:cs="宋体"/>
                <w:bCs/>
                <w:kern w:val="0"/>
              </w:rPr>
            </w:pPr>
            <w:r>
              <w:rPr>
                <w:rFonts w:cs="宋体" w:hint="eastAsia"/>
                <w:bCs/>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DE01.00.026.00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病床号</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BCH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709" w:type="dxa"/>
            <w:vAlign w:val="center"/>
          </w:tcPr>
          <w:p w:rsidR="005213E8" w:rsidRPr="005971A9" w:rsidRDefault="005213E8" w:rsidP="00512E3F">
            <w:pPr>
              <w:widowControl/>
              <w:jc w:val="center"/>
              <w:rPr>
                <w:rFonts w:cs="宋体"/>
                <w:bCs/>
                <w:kern w:val="0"/>
              </w:rPr>
            </w:pPr>
            <w:r>
              <w:rPr>
                <w:rFonts w:ascii="宋体" w:hAnsi="宋体" w:cs="宋体" w:hint="eastAsia"/>
                <w:color w:val="000000"/>
                <w:kern w:val="0"/>
                <w:szCs w:val="21"/>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患者姓名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HZXM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A15DDF"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DE02.01.040.00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性别代码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XBDM</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GB/T 2261.1—2003</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DE02.01.026.00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（岁</w:t>
            </w:r>
            <w:r w:rsidRPr="00BC3527">
              <w:rPr>
                <w:rStyle w:val="MingLiU"/>
                <w:rFonts w:ascii="宋体" w:eastAsia="宋体" w:hAnsi="宋体" w:hint="eastAsia"/>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数值</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3</w:t>
            </w:r>
          </w:p>
        </w:tc>
        <w:tc>
          <w:tcPr>
            <w:tcW w:w="709" w:type="dxa"/>
            <w:vAlign w:val="center"/>
          </w:tcPr>
          <w:p w:rsidR="005213E8" w:rsidRPr="00DE453D" w:rsidRDefault="005213E8" w:rsidP="00512E3F">
            <w:pPr>
              <w:widowControl/>
              <w:jc w:val="center"/>
              <w:rPr>
                <w:rFonts w:cs="宋体"/>
                <w:bCs/>
                <w:kern w:val="0"/>
              </w:rPr>
            </w:pPr>
            <w:r w:rsidRPr="00DE453D">
              <w:rPr>
                <w:rFonts w:cs="宋体" w:hint="eastAsia"/>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DE02.01.032.00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（月</w:t>
            </w:r>
            <w:r w:rsidRPr="00BC3527">
              <w:rPr>
                <w:rStyle w:val="MingLiU"/>
                <w:rFonts w:ascii="宋体" w:eastAsia="宋体" w:hAnsi="宋体" w:hint="eastAsia"/>
                <w:sz w:val="21"/>
                <w:szCs w:val="21"/>
              </w:rPr>
              <w:t>）</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vAlign w:val="center"/>
          </w:tcPr>
          <w:p w:rsidR="005213E8" w:rsidRPr="00DE453D" w:rsidRDefault="005213E8" w:rsidP="00512E3F">
            <w:pPr>
              <w:widowControl/>
              <w:jc w:val="center"/>
              <w:rPr>
                <w:rFonts w:cs="宋体"/>
                <w:bCs/>
                <w:kern w:val="0"/>
              </w:rPr>
            </w:pPr>
            <w:r w:rsidRPr="00DE453D">
              <w:rPr>
                <w:rFonts w:cs="宋体" w:hint="eastAsia"/>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DE06.00.183.00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病情概括及主要抢救措施</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BQGKZYQJCS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2000</w:t>
            </w: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DE06.00.278.00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病危(</w:t>
            </w:r>
            <w:r>
              <w:rPr>
                <w:rStyle w:val="MingLiU"/>
                <w:rFonts w:ascii="宋体" w:eastAsia="宋体" w:hAnsi="宋体" w:hint="eastAsia"/>
                <w:sz w:val="21"/>
                <w:szCs w:val="21"/>
              </w:rPr>
              <w:t>重)</w:t>
            </w:r>
            <w:r w:rsidRPr="00BC3527">
              <w:rPr>
                <w:rStyle w:val="MingLiU"/>
                <w:rFonts w:ascii="宋体" w:eastAsia="宋体" w:hAnsi="宋体" w:hint="eastAsia"/>
                <w:sz w:val="21"/>
                <w:szCs w:val="21"/>
              </w:rPr>
              <w:t>通知内容</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BWZTZNR</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病危(</w:t>
            </w:r>
            <w:r>
              <w:rPr>
                <w:rStyle w:val="MingLiU"/>
                <w:rFonts w:ascii="宋体" w:eastAsia="宋体" w:hAnsi="宋体" w:hint="eastAsia"/>
                <w:sz w:val="21"/>
                <w:szCs w:val="21"/>
              </w:rPr>
              <w:t>重)</w:t>
            </w:r>
            <w:r w:rsidRPr="00BC3527">
              <w:rPr>
                <w:rStyle w:val="MingLiU"/>
                <w:rFonts w:ascii="宋体" w:eastAsia="宋体" w:hAnsi="宋体" w:hint="eastAsia"/>
                <w:sz w:val="21"/>
                <w:szCs w:val="21"/>
              </w:rPr>
              <w:t>通知日期时间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BWZTZRQSJ</w:t>
            </w:r>
            <w:r w:rsidRPr="00BC3527">
              <w:rPr>
                <w:rStyle w:val="MingLiU"/>
                <w:rFonts w:ascii="宋体" w:eastAsia="宋体" w:hAnsi="宋体" w:hint="eastAsia"/>
                <w:sz w:val="21"/>
                <w:szCs w:val="21"/>
              </w:rPr>
              <w:t xml:space="preserve"> </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709" w:type="dxa"/>
            <w:vAlign w:val="center"/>
          </w:tcPr>
          <w:p w:rsidR="005213E8" w:rsidRPr="005971A9" w:rsidRDefault="005213E8" w:rsidP="00512E3F">
            <w:pPr>
              <w:widowControl/>
              <w:jc w:val="center"/>
              <w:rPr>
                <w:rFonts w:cs="宋体"/>
                <w:bCs/>
                <w:kern w:val="0"/>
              </w:rPr>
            </w:pPr>
            <w:r w:rsidRPr="005971A9">
              <w:rPr>
                <w:rFonts w:cs="宋体" w:hint="eastAsia"/>
                <w:bCs/>
                <w:kern w:val="0"/>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709" w:type="dxa"/>
            <w:vAlign w:val="center"/>
          </w:tcPr>
          <w:p w:rsidR="005213E8" w:rsidRPr="00DE453D" w:rsidRDefault="005213E8" w:rsidP="00512E3F">
            <w:pPr>
              <w:widowControl/>
              <w:jc w:val="center"/>
              <w:rPr>
                <w:rFonts w:cs="宋体"/>
                <w:bCs/>
                <w:kern w:val="0"/>
              </w:rPr>
            </w:pPr>
            <w:r w:rsidRPr="00DE453D">
              <w:rPr>
                <w:rFonts w:cs="宋体" w:hint="eastAsia"/>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DE02.10.024.00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法定代理人与患者的关系代码</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FDDLRYHZG</w:t>
            </w:r>
            <w:r w:rsidRPr="00BC3527">
              <w:rPr>
                <w:rStyle w:val="MingLiU"/>
                <w:rFonts w:ascii="宋体" w:eastAsia="宋体" w:hAnsi="宋体" w:hint="eastAsia"/>
                <w:sz w:val="21"/>
                <w:szCs w:val="21"/>
              </w:rPr>
              <w:t>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DE453D" w:rsidRDefault="005213E8" w:rsidP="00512E3F">
            <w:pPr>
              <w:widowControl/>
              <w:jc w:val="center"/>
              <w:rPr>
                <w:rFonts w:cs="宋体"/>
                <w:kern w:val="0"/>
              </w:rPr>
            </w:pPr>
            <w:r w:rsidRPr="00DE453D">
              <w:rPr>
                <w:rFonts w:cs="宋体" w:hint="eastAsia"/>
                <w:bCs/>
                <w:kern w:val="0"/>
              </w:rPr>
              <w:t>可选</w:t>
            </w:r>
          </w:p>
        </w:tc>
        <w:tc>
          <w:tcPr>
            <w:tcW w:w="3054" w:type="dxa"/>
            <w:vAlign w:val="center"/>
          </w:tcPr>
          <w:p w:rsidR="005213E8" w:rsidRPr="00A15DDF"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A15DDF">
              <w:rPr>
                <w:rStyle w:val="MingLiU"/>
                <w:rFonts w:ascii="宋体" w:eastAsia="宋体" w:hAnsi="宋体" w:hint="eastAsia"/>
                <w:sz w:val="21"/>
                <w:szCs w:val="21"/>
                <w:shd w:val="clear" w:color="auto" w:fill="auto"/>
              </w:rPr>
              <w:t>GB/T 4761—2008</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法定代理人签名日期时间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HZDLRQMR</w:t>
            </w:r>
            <w:r w:rsidRPr="00BC3527">
              <w:rPr>
                <w:rStyle w:val="MingLiU"/>
                <w:rFonts w:ascii="宋体" w:eastAsia="宋体" w:hAnsi="宋体" w:hint="eastAsia"/>
                <w:sz w:val="21"/>
                <w:szCs w:val="21"/>
              </w:rPr>
              <w:t>Q</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709" w:type="dxa"/>
            <w:vAlign w:val="center"/>
          </w:tcPr>
          <w:p w:rsidR="005213E8" w:rsidRPr="00DE453D" w:rsidRDefault="005213E8" w:rsidP="00512E3F">
            <w:pPr>
              <w:widowControl/>
              <w:jc w:val="center"/>
              <w:rPr>
                <w:rFonts w:cs="宋体"/>
                <w:kern w:val="0"/>
              </w:rPr>
            </w:pPr>
            <w:r w:rsidRPr="00DE453D">
              <w:rPr>
                <w:rFonts w:cs="宋体" w:hint="eastAsia"/>
                <w:bCs/>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YSQM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709" w:type="dxa"/>
            <w:vAlign w:val="center"/>
          </w:tcPr>
          <w:p w:rsidR="005213E8" w:rsidRPr="00DE453D" w:rsidRDefault="005213E8" w:rsidP="00512E3F">
            <w:pPr>
              <w:widowControl/>
              <w:jc w:val="center"/>
              <w:rPr>
                <w:rFonts w:cs="宋体"/>
                <w:kern w:val="0"/>
              </w:rPr>
            </w:pPr>
            <w:r w:rsidRPr="00DE453D">
              <w:rPr>
                <w:rFonts w:cs="宋体" w:hint="eastAsia"/>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lastRenderedPageBreak/>
              <w:t>WDDE08.30.001.00</w:t>
            </w:r>
          </w:p>
        </w:tc>
        <w:tc>
          <w:tcPr>
            <w:tcW w:w="2160" w:type="dxa"/>
            <w:vAlign w:val="center"/>
          </w:tcPr>
          <w:p w:rsidR="005213E8" w:rsidRPr="003E4911" w:rsidRDefault="005213E8" w:rsidP="00512E3F">
            <w:pPr>
              <w:jc w:val="left"/>
              <w:rPr>
                <w:rFonts w:ascii="宋体" w:hAnsi="宋体"/>
                <w:color w:val="000000"/>
                <w:szCs w:val="21"/>
              </w:rPr>
            </w:pPr>
            <w:r w:rsidRPr="007C72EB">
              <w:rPr>
                <w:rFonts w:ascii="宋体" w:hAnsi="宋体" w:hint="eastAsia"/>
                <w:color w:val="000000"/>
                <w:szCs w:val="21"/>
              </w:rPr>
              <w:t>医师</w:t>
            </w:r>
            <w:r>
              <w:rPr>
                <w:rFonts w:ascii="宋体" w:hAnsi="宋体" w:hint="eastAsia"/>
                <w:color w:val="000000"/>
                <w:szCs w:val="21"/>
              </w:rPr>
              <w:t>工号</w:t>
            </w:r>
          </w:p>
        </w:tc>
        <w:tc>
          <w:tcPr>
            <w:tcW w:w="1281" w:type="dxa"/>
            <w:vAlign w:val="center"/>
          </w:tcPr>
          <w:p w:rsidR="005213E8" w:rsidRPr="003E4911" w:rsidRDefault="005213E8" w:rsidP="00512E3F">
            <w:pPr>
              <w:jc w:val="left"/>
              <w:rPr>
                <w:rFonts w:ascii="宋体" w:hAnsi="宋体"/>
                <w:color w:val="000000"/>
                <w:szCs w:val="21"/>
              </w:rPr>
            </w:pPr>
            <w:r w:rsidRPr="007C72EB">
              <w:rPr>
                <w:rStyle w:val="MingLiU"/>
                <w:rFonts w:ascii="宋体" w:eastAsia="宋体" w:hAnsi="宋体" w:hint="eastAsia"/>
                <w:b w:val="0"/>
                <w:sz w:val="21"/>
                <w:szCs w:val="21"/>
              </w:rPr>
              <w:t>YS</w:t>
            </w:r>
            <w:r>
              <w:rPr>
                <w:rFonts w:ascii="宋体" w:hAnsi="宋体" w:hint="eastAsia"/>
                <w:color w:val="000000"/>
                <w:szCs w:val="21"/>
              </w:rPr>
              <w:t>GH</w:t>
            </w:r>
          </w:p>
        </w:tc>
        <w:tc>
          <w:tcPr>
            <w:tcW w:w="1056"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709" w:type="dxa"/>
            <w:vAlign w:val="center"/>
          </w:tcPr>
          <w:p w:rsidR="005213E8" w:rsidRPr="00DE453D" w:rsidRDefault="005213E8" w:rsidP="00512E3F">
            <w:pPr>
              <w:widowControl/>
              <w:jc w:val="center"/>
              <w:rPr>
                <w:rFonts w:cs="宋体"/>
                <w:kern w:val="0"/>
              </w:rPr>
            </w:pPr>
            <w:r w:rsidRPr="00DE453D">
              <w:rPr>
                <w:rFonts w:cs="宋体" w:hint="eastAsia"/>
                <w:kern w:val="0"/>
              </w:rPr>
              <w:t>可选</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DE09.00.053.00</w:t>
            </w:r>
          </w:p>
        </w:tc>
        <w:tc>
          <w:tcPr>
            <w:tcW w:w="216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医师签名日期时间</w:t>
            </w:r>
          </w:p>
        </w:tc>
        <w:tc>
          <w:tcPr>
            <w:tcW w:w="128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YSQMRQSJ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p>
        </w:tc>
        <w:tc>
          <w:tcPr>
            <w:tcW w:w="709" w:type="dxa"/>
            <w:vAlign w:val="center"/>
          </w:tcPr>
          <w:p w:rsidR="005213E8" w:rsidRPr="00DE453D" w:rsidRDefault="005213E8" w:rsidP="00512E3F">
            <w:pPr>
              <w:widowControl/>
              <w:jc w:val="center"/>
              <w:rPr>
                <w:rFonts w:cs="宋体"/>
                <w:kern w:val="0"/>
              </w:rPr>
            </w:pPr>
            <w:r w:rsidRPr="00DE453D">
              <w:rPr>
                <w:rFonts w:cs="宋体" w:hint="eastAsia"/>
                <w:kern w:val="0"/>
              </w:rPr>
              <w:t>必填</w:t>
            </w:r>
          </w:p>
        </w:tc>
        <w:tc>
          <w:tcPr>
            <w:tcW w:w="3054"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t>WDDE98.00.001.00</w:t>
            </w:r>
          </w:p>
        </w:tc>
        <w:tc>
          <w:tcPr>
            <w:tcW w:w="21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281" w:type="dxa"/>
            <w:vAlign w:val="center"/>
          </w:tcPr>
          <w:p w:rsidR="005213E8" w:rsidRPr="00F903BA" w:rsidRDefault="005213E8" w:rsidP="00512E3F">
            <w:pPr>
              <w:widowControl/>
              <w:jc w:val="left"/>
              <w:rPr>
                <w:rFonts w:ascii="宋体" w:hAnsi="宋体" w:cs="宋体"/>
                <w:kern w:val="0"/>
                <w:szCs w:val="21"/>
              </w:rPr>
            </w:pPr>
            <w:r>
              <w:rPr>
                <w:rFonts w:ascii="宋体" w:hAnsi="宋体" w:cs="宋体" w:hint="eastAsia"/>
                <w:kern w:val="0"/>
                <w:szCs w:val="21"/>
              </w:rPr>
              <w:t>SFYZDMX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DE453D" w:rsidRDefault="005213E8" w:rsidP="00512E3F">
            <w:pPr>
              <w:widowControl/>
              <w:jc w:val="center"/>
              <w:rPr>
                <w:rFonts w:cs="宋体"/>
                <w:kern w:val="0"/>
              </w:rPr>
            </w:pPr>
            <w:r w:rsidRPr="00DE453D">
              <w:rPr>
                <w:rFonts w:cs="宋体" w:hint="eastAsia"/>
                <w:kern w:val="0"/>
              </w:rPr>
              <w:t>可选</w:t>
            </w:r>
          </w:p>
        </w:tc>
        <w:tc>
          <w:tcPr>
            <w:tcW w:w="3054"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vAlign w:val="center"/>
          </w:tcPr>
          <w:p w:rsidR="005213E8" w:rsidRPr="005971A9" w:rsidRDefault="005213E8" w:rsidP="00512E3F">
            <w:pPr>
              <w:widowControl/>
              <w:jc w:val="center"/>
              <w:rPr>
                <w:rFonts w:ascii="宋体" w:hAnsi="宋体" w:cs="宋体"/>
                <w:color w:val="000000"/>
                <w:kern w:val="0"/>
                <w:szCs w:val="21"/>
              </w:rPr>
            </w:pPr>
            <w:r w:rsidRPr="005971A9">
              <w:rPr>
                <w:rFonts w:ascii="宋体" w:hAnsi="宋体" w:cs="宋体" w:hint="eastAsia"/>
                <w:color w:val="000000"/>
                <w:kern w:val="0"/>
                <w:szCs w:val="21"/>
              </w:rPr>
              <w:t>必填</w:t>
            </w:r>
          </w:p>
        </w:tc>
        <w:tc>
          <w:tcPr>
            <w:tcW w:w="3054"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Pr="00E9140E" w:rsidRDefault="005213E8" w:rsidP="005213E8">
      <w:pPr>
        <w:pStyle w:val="3"/>
        <w:ind w:leftChars="-136" w:left="-7" w:hangingChars="87" w:hanging="279"/>
        <w:rPr>
          <w:rFonts w:ascii="宋体" w:hAnsi="宋体"/>
        </w:rPr>
      </w:pPr>
      <w:bookmarkStart w:id="314" w:name="_Toc429573918"/>
      <w:r w:rsidRPr="00A15DDF">
        <w:rPr>
          <w:rFonts w:ascii="宋体" w:hAnsi="宋体" w:hint="eastAsia"/>
        </w:rPr>
        <w:t>其他</w:t>
      </w:r>
      <w:r w:rsidRPr="00362555">
        <w:rPr>
          <w:rFonts w:hint="eastAsia"/>
        </w:rPr>
        <w:t>知情</w:t>
      </w:r>
      <w:r w:rsidRPr="00A15DDF">
        <w:rPr>
          <w:rFonts w:ascii="宋体" w:hAnsi="宋体" w:hint="eastAsia"/>
        </w:rPr>
        <w:t>同意书</w:t>
      </w:r>
      <w:r w:rsidRPr="001F7DF3">
        <w:rPr>
          <w:rFonts w:hint="eastAsia"/>
        </w:rPr>
        <w:t>（</w:t>
      </w:r>
      <w:r>
        <w:rPr>
          <w:rFonts w:hint="eastAsia"/>
        </w:rPr>
        <w:t>TB_EMR_QTZQTYS</w:t>
      </w:r>
      <w:r w:rsidRPr="001F7DF3">
        <w:rPr>
          <w:rFonts w:hint="eastAsia"/>
        </w:rPr>
        <w:t>）</w:t>
      </w:r>
      <w:bookmarkEnd w:id="314"/>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371"/>
        <w:gridCol w:w="1070"/>
        <w:gridCol w:w="1056"/>
        <w:gridCol w:w="709"/>
        <w:gridCol w:w="850"/>
        <w:gridCol w:w="2913"/>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371"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070"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85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2913"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8737A5" w:rsidRDefault="005213E8" w:rsidP="00512E3F">
            <w:pPr>
              <w:widowControl/>
              <w:jc w:val="center"/>
              <w:rPr>
                <w:rFonts w:cs="宋体"/>
                <w:bCs/>
                <w:kern w:val="0"/>
              </w:rPr>
            </w:pPr>
            <w:r w:rsidRPr="008737A5">
              <w:rPr>
                <w:rFonts w:cs="宋体"/>
                <w:bCs/>
                <w:kern w:val="0"/>
              </w:rPr>
              <w:t>DE0</w:t>
            </w:r>
            <w:r w:rsidRPr="008737A5">
              <w:rPr>
                <w:rFonts w:cs="宋体" w:hint="eastAsia"/>
                <w:bCs/>
                <w:kern w:val="0"/>
              </w:rPr>
              <w:t>8</w:t>
            </w:r>
            <w:r w:rsidRPr="008737A5">
              <w:rPr>
                <w:rFonts w:cs="宋体"/>
                <w:bCs/>
                <w:kern w:val="0"/>
              </w:rPr>
              <w:t>.</w:t>
            </w:r>
            <w:r w:rsidRPr="008737A5">
              <w:rPr>
                <w:rFonts w:cs="宋体" w:hint="eastAsia"/>
                <w:bCs/>
                <w:kern w:val="0"/>
              </w:rPr>
              <w:t>10</w:t>
            </w:r>
            <w:r w:rsidRPr="008737A5">
              <w:rPr>
                <w:rFonts w:cs="宋体"/>
                <w:bCs/>
                <w:kern w:val="0"/>
              </w:rPr>
              <w:t>.0</w:t>
            </w:r>
            <w:r w:rsidRPr="008737A5">
              <w:rPr>
                <w:rFonts w:cs="宋体" w:hint="eastAsia"/>
                <w:bCs/>
                <w:kern w:val="0"/>
              </w:rPr>
              <w:t>52</w:t>
            </w:r>
            <w:r w:rsidRPr="008737A5">
              <w:rPr>
                <w:rFonts w:cs="宋体"/>
                <w:bCs/>
                <w:kern w:val="0"/>
              </w:rPr>
              <w:t>.00</w:t>
            </w:r>
          </w:p>
        </w:tc>
        <w:tc>
          <w:tcPr>
            <w:tcW w:w="2371"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医疗机构代码</w:t>
            </w:r>
          </w:p>
        </w:tc>
        <w:tc>
          <w:tcPr>
            <w:tcW w:w="1070" w:type="dxa"/>
            <w:shd w:val="clear" w:color="auto" w:fill="FFCC99"/>
            <w:vAlign w:val="center"/>
          </w:tcPr>
          <w:p w:rsidR="005213E8" w:rsidRPr="004A7568" w:rsidRDefault="005213E8" w:rsidP="00512E3F">
            <w:pPr>
              <w:widowControl/>
              <w:jc w:val="left"/>
              <w:rPr>
                <w:rFonts w:ascii="宋体" w:hAnsi="宋体" w:cs="宋体"/>
                <w:color w:val="000000"/>
                <w:kern w:val="0"/>
                <w:szCs w:val="21"/>
              </w:rPr>
            </w:pPr>
            <w:r w:rsidRPr="004A7568">
              <w:rPr>
                <w:rFonts w:ascii="宋体" w:hAnsi="宋体" w:cs="宋体" w:hint="eastAsia"/>
                <w:color w:val="000000"/>
                <w:kern w:val="0"/>
                <w:szCs w:val="21"/>
              </w:rPr>
              <w:t>YLJGDM</w:t>
            </w:r>
          </w:p>
        </w:tc>
        <w:tc>
          <w:tcPr>
            <w:tcW w:w="1056"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字符串</w:t>
            </w:r>
          </w:p>
        </w:tc>
        <w:tc>
          <w:tcPr>
            <w:tcW w:w="709"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hint="eastAsia"/>
                <w:color w:val="000000"/>
                <w:kern w:val="0"/>
                <w:szCs w:val="21"/>
              </w:rPr>
              <w:t>22</w:t>
            </w:r>
          </w:p>
        </w:tc>
        <w:tc>
          <w:tcPr>
            <w:tcW w:w="850" w:type="dxa"/>
            <w:shd w:val="clear" w:color="auto" w:fill="FFCC99"/>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必填</w:t>
            </w:r>
          </w:p>
        </w:tc>
        <w:tc>
          <w:tcPr>
            <w:tcW w:w="2913" w:type="dxa"/>
            <w:shd w:val="clear" w:color="auto" w:fill="FFCC99"/>
            <w:vAlign w:val="center"/>
          </w:tcPr>
          <w:p w:rsidR="005213E8" w:rsidRPr="00A15DDF" w:rsidRDefault="005213E8" w:rsidP="00512E3F">
            <w:pPr>
              <w:widowControl/>
              <w:jc w:val="left"/>
              <w:rPr>
                <w:rFonts w:ascii="宋体" w:hAnsi="宋体" w:cs="宋体"/>
                <w:color w:val="000000"/>
                <w:kern w:val="0"/>
                <w:szCs w:val="21"/>
              </w:rPr>
            </w:pPr>
            <w:r w:rsidRPr="00A15DDF">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8737A5" w:rsidRDefault="005213E8" w:rsidP="00512E3F">
            <w:pPr>
              <w:widowControl/>
              <w:jc w:val="center"/>
              <w:rPr>
                <w:rFonts w:cs="宋体"/>
                <w:bCs/>
                <w:kern w:val="0"/>
              </w:rPr>
            </w:pPr>
            <w:r w:rsidRPr="008737A5">
              <w:rPr>
                <w:rFonts w:cs="宋体"/>
                <w:bCs/>
                <w:kern w:val="0"/>
              </w:rPr>
              <w:t>WDDE98.00.0</w:t>
            </w:r>
            <w:r w:rsidRPr="008737A5">
              <w:rPr>
                <w:rFonts w:cs="宋体" w:hint="eastAsia"/>
                <w:bCs/>
                <w:kern w:val="0"/>
              </w:rPr>
              <w:t>42</w:t>
            </w:r>
            <w:r w:rsidRPr="008737A5">
              <w:rPr>
                <w:rFonts w:cs="宋体"/>
                <w:bCs/>
                <w:kern w:val="0"/>
              </w:rPr>
              <w:t>.00</w:t>
            </w:r>
          </w:p>
        </w:tc>
        <w:tc>
          <w:tcPr>
            <w:tcW w:w="2371"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其他知情同意书流水号</w:t>
            </w:r>
          </w:p>
        </w:tc>
        <w:tc>
          <w:tcPr>
            <w:tcW w:w="1070" w:type="dxa"/>
            <w:tcBorders>
              <w:bottom w:val="single" w:sz="4" w:space="0" w:color="auto"/>
            </w:tcBorders>
            <w:shd w:val="clear" w:color="auto" w:fill="FFCC99"/>
            <w:vAlign w:val="center"/>
          </w:tcPr>
          <w:p w:rsidR="005213E8" w:rsidRPr="004A756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QTZQTYSLSH</w:t>
            </w:r>
          </w:p>
        </w:tc>
        <w:tc>
          <w:tcPr>
            <w:tcW w:w="1056" w:type="dxa"/>
            <w:tcBorders>
              <w:bottom w:val="single" w:sz="4" w:space="0" w:color="auto"/>
            </w:tcBorders>
            <w:shd w:val="clear" w:color="auto" w:fill="FFCC99"/>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850" w:type="dxa"/>
            <w:tcBorders>
              <w:bottom w:val="single" w:sz="4" w:space="0" w:color="auto"/>
            </w:tcBorders>
            <w:shd w:val="clear" w:color="auto" w:fill="FFCC99"/>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2913" w:type="dxa"/>
            <w:tcBorders>
              <w:bottom w:val="single" w:sz="4" w:space="0" w:color="auto"/>
            </w:tcBorders>
            <w:shd w:val="clear" w:color="auto" w:fill="FFCC99"/>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WDDE01.00.001.00</w:t>
            </w:r>
          </w:p>
        </w:tc>
        <w:tc>
          <w:tcPr>
            <w:tcW w:w="237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07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2913"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WDDE01.00.002.00</w:t>
            </w:r>
          </w:p>
        </w:tc>
        <w:tc>
          <w:tcPr>
            <w:tcW w:w="237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07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2913"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shd w:val="clear" w:color="auto" w:fill="auto"/>
          </w:tcPr>
          <w:p w:rsidR="005213E8" w:rsidRPr="008737A5" w:rsidRDefault="005213E8" w:rsidP="00512E3F">
            <w:pPr>
              <w:widowControl/>
              <w:jc w:val="center"/>
              <w:rPr>
                <w:rFonts w:cs="宋体"/>
                <w:bCs/>
                <w:kern w:val="0"/>
              </w:rPr>
            </w:pPr>
            <w:r w:rsidRPr="008737A5">
              <w:rPr>
                <w:rFonts w:cs="宋体" w:hint="eastAsia"/>
                <w:bCs/>
                <w:kern w:val="0"/>
              </w:rPr>
              <w:t>WDDE01.00.138.00</w:t>
            </w:r>
          </w:p>
        </w:tc>
        <w:tc>
          <w:tcPr>
            <w:tcW w:w="2371"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070"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850"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2913"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8737A5" w:rsidRDefault="00E2545B" w:rsidP="00512E3F">
            <w:pPr>
              <w:widowControl/>
              <w:jc w:val="center"/>
              <w:rPr>
                <w:rFonts w:cs="宋体"/>
                <w:bCs/>
                <w:kern w:val="0"/>
              </w:rPr>
            </w:pPr>
            <w:r w:rsidRPr="008737A5">
              <w:rPr>
                <w:rFonts w:cs="宋体" w:hint="eastAsia"/>
                <w:bCs/>
                <w:kern w:val="0"/>
              </w:rPr>
              <w:t>DE01.00.014.00</w:t>
            </w:r>
          </w:p>
        </w:tc>
        <w:tc>
          <w:tcPr>
            <w:tcW w:w="237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07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8737A5" w:rsidRDefault="00E2545B" w:rsidP="00512E3F">
            <w:pPr>
              <w:widowControl/>
              <w:jc w:val="center"/>
              <w:rPr>
                <w:rFonts w:cs="宋体"/>
                <w:bCs/>
                <w:kern w:val="0"/>
              </w:rPr>
            </w:pPr>
            <w:r w:rsidRPr="008737A5">
              <w:rPr>
                <w:rFonts w:cs="宋体" w:hint="eastAsia"/>
                <w:bCs/>
                <w:kern w:val="0"/>
              </w:rPr>
              <w:t>DE01.00.010.00</w:t>
            </w:r>
          </w:p>
        </w:tc>
        <w:tc>
          <w:tcPr>
            <w:tcW w:w="237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070"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0452E" w:rsidTr="00512E3F">
        <w:trPr>
          <w:jc w:val="center"/>
        </w:trPr>
        <w:tc>
          <w:tcPr>
            <w:tcW w:w="2160" w:type="dxa"/>
            <w:shd w:val="clear" w:color="auto" w:fill="auto"/>
            <w:vAlign w:val="center"/>
          </w:tcPr>
          <w:p w:rsidR="005213E8" w:rsidRPr="008737A5" w:rsidRDefault="005213E8" w:rsidP="00512E3F">
            <w:pPr>
              <w:widowControl/>
              <w:jc w:val="center"/>
              <w:rPr>
                <w:rFonts w:cs="宋体"/>
                <w:bCs/>
                <w:kern w:val="0"/>
              </w:rPr>
            </w:pPr>
            <w:r w:rsidRPr="008737A5">
              <w:rPr>
                <w:rFonts w:cs="宋体" w:hint="eastAsia"/>
                <w:bCs/>
                <w:kern w:val="0"/>
              </w:rPr>
              <w:t>DE09.00.118.00</w:t>
            </w:r>
          </w:p>
        </w:tc>
        <w:tc>
          <w:tcPr>
            <w:tcW w:w="2371"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知情同意书编号</w:t>
            </w:r>
          </w:p>
        </w:tc>
        <w:tc>
          <w:tcPr>
            <w:tcW w:w="1070" w:type="dxa"/>
            <w:shd w:val="clear" w:color="auto" w:fill="auto"/>
            <w:vAlign w:val="center"/>
          </w:tcPr>
          <w:p w:rsidR="005213E8" w:rsidRPr="0040452E" w:rsidRDefault="005213E8" w:rsidP="00512E3F">
            <w:pPr>
              <w:pStyle w:val="13"/>
              <w:shd w:val="clear" w:color="auto" w:fill="auto"/>
              <w:spacing w:line="276" w:lineRule="auto"/>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ZQTYSBH</w:t>
            </w:r>
          </w:p>
        </w:tc>
        <w:tc>
          <w:tcPr>
            <w:tcW w:w="1056"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字符串</w:t>
            </w:r>
          </w:p>
        </w:tc>
        <w:tc>
          <w:tcPr>
            <w:tcW w:w="709"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20</w:t>
            </w:r>
          </w:p>
        </w:tc>
        <w:tc>
          <w:tcPr>
            <w:tcW w:w="850"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r w:rsidRPr="0040452E">
              <w:rPr>
                <w:rStyle w:val="MingLiU"/>
                <w:rFonts w:ascii="宋体" w:eastAsia="宋体" w:hAnsi="宋体" w:hint="eastAsia"/>
                <w:sz w:val="21"/>
                <w:szCs w:val="21"/>
                <w:shd w:val="clear" w:color="auto" w:fill="auto"/>
              </w:rPr>
              <w:t>必填</w:t>
            </w:r>
          </w:p>
        </w:tc>
        <w:tc>
          <w:tcPr>
            <w:tcW w:w="2913" w:type="dxa"/>
            <w:shd w:val="clear" w:color="auto" w:fill="auto"/>
            <w:vAlign w:val="center"/>
          </w:tcPr>
          <w:p w:rsidR="005213E8" w:rsidRPr="0040452E" w:rsidRDefault="005213E8" w:rsidP="00512E3F">
            <w:pPr>
              <w:pStyle w:val="13"/>
              <w:shd w:val="clear" w:color="auto" w:fill="auto"/>
              <w:spacing w:line="276" w:lineRule="auto"/>
              <w:jc w:val="center"/>
              <w:rPr>
                <w:rStyle w:val="MingLiU"/>
                <w:rFonts w:ascii="宋体" w:eastAsia="宋体" w:hAnsi="宋体"/>
                <w:sz w:val="21"/>
                <w:szCs w:val="21"/>
                <w:shd w:val="clear" w:color="auto" w:fill="auto"/>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DE09.00.117.00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知情同意书名称</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ZQTYSMC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DE08.10.026.00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科室名称</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KSMC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shd w:val="clear" w:color="auto" w:fill="auto"/>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w:t>
            </w:r>
            <w:r w:rsidRPr="00BC3527">
              <w:rPr>
                <w:rStyle w:val="MingLiU"/>
                <w:rFonts w:ascii="宋体" w:eastAsia="宋体" w:hAnsi="宋体" w:hint="eastAsia"/>
                <w:sz w:val="21"/>
                <w:szCs w:val="21"/>
              </w:rPr>
              <w:t>0</w:t>
            </w:r>
          </w:p>
        </w:tc>
        <w:tc>
          <w:tcPr>
            <w:tcW w:w="850" w:type="dxa"/>
            <w:tcBorders>
              <w:bottom w:val="single" w:sz="4" w:space="0" w:color="auto"/>
            </w:tcBorders>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t>DE08.10.025.00</w:t>
            </w:r>
          </w:p>
        </w:tc>
        <w:tc>
          <w:tcPr>
            <w:tcW w:w="2371"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070"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850"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2913"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DE08.10.054.00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病区名称</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BQMC</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DE01.00.019.00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病房号</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BFH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DE01.00.026.00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病床号</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BCH</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8B5A3C">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患者姓名</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HZXM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DE02.01.040.00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性别代码</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XBDM</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r w:rsidRPr="00A15DDF">
              <w:rPr>
                <w:rStyle w:val="MingLiU"/>
                <w:rFonts w:ascii="宋体" w:eastAsia="宋体" w:hAnsi="宋体" w:hint="eastAsia"/>
                <w:sz w:val="21"/>
                <w:szCs w:val="21"/>
                <w:shd w:val="clear" w:color="auto" w:fill="auto"/>
              </w:rPr>
              <w:t>GB/T 2261.1-2003</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DE02.01.026.00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（岁</w:t>
            </w:r>
            <w:r w:rsidRPr="00BC3527">
              <w:rPr>
                <w:rStyle w:val="MingLiU"/>
                <w:rFonts w:ascii="宋体" w:eastAsia="宋体" w:hAnsi="宋体" w:hint="eastAsia"/>
                <w:sz w:val="21"/>
                <w:szCs w:val="21"/>
              </w:rPr>
              <w:t>）</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S</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数值</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3</w:t>
            </w:r>
          </w:p>
        </w:tc>
        <w:tc>
          <w:tcPr>
            <w:tcW w:w="850"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DE02.01.032.00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年龄</w:t>
            </w:r>
            <w:r>
              <w:rPr>
                <w:rStyle w:val="MingLiU"/>
                <w:rFonts w:ascii="宋体" w:eastAsia="宋体" w:hAnsi="宋体" w:hint="eastAsia"/>
                <w:sz w:val="21"/>
                <w:szCs w:val="21"/>
              </w:rPr>
              <w:t>（月</w:t>
            </w:r>
            <w:r w:rsidRPr="00BC3527">
              <w:rPr>
                <w:rStyle w:val="MingLiU"/>
                <w:rFonts w:ascii="宋体" w:eastAsia="宋体" w:hAnsi="宋体" w:hint="eastAsia"/>
                <w:sz w:val="21"/>
                <w:szCs w:val="21"/>
              </w:rPr>
              <w:t>）</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NL</w:t>
            </w:r>
            <w:r w:rsidRPr="00BC3527">
              <w:rPr>
                <w:rStyle w:val="MingLiU"/>
                <w:rFonts w:ascii="宋体" w:eastAsia="宋体" w:hAnsi="宋体" w:hint="eastAsia"/>
                <w:sz w:val="21"/>
                <w:szCs w:val="21"/>
              </w:rPr>
              <w:t>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850"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DE09.00.116.00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知情同意内容</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ZQTYNR</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1000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DE06.00.018.00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医疗机构意见</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YLJGYJ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DE06.00.018.00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患者/法定代理人意</w:t>
            </w:r>
            <w:r w:rsidRPr="00BC3527">
              <w:rPr>
                <w:rStyle w:val="MingLiU"/>
                <w:rFonts w:ascii="宋体" w:eastAsia="宋体" w:hAnsi="宋体" w:hint="eastAsia"/>
                <w:sz w:val="21"/>
                <w:szCs w:val="21"/>
              </w:rPr>
              <w:lastRenderedPageBreak/>
              <w:t>见</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lastRenderedPageBreak/>
              <w:t>HZ</w:t>
            </w:r>
            <w:r w:rsidRPr="00BC3527">
              <w:rPr>
                <w:rStyle w:val="MingLiU"/>
                <w:rFonts w:ascii="宋体" w:eastAsia="宋体" w:hAnsi="宋体" w:hint="eastAsia"/>
                <w:sz w:val="21"/>
                <w:szCs w:val="21"/>
              </w:rPr>
              <w:t>FDDL</w:t>
            </w:r>
            <w:r w:rsidRPr="00BC3527">
              <w:rPr>
                <w:rStyle w:val="MingLiU"/>
                <w:rFonts w:ascii="宋体" w:eastAsia="宋体" w:hAnsi="宋体" w:hint="eastAsia"/>
                <w:sz w:val="21"/>
                <w:szCs w:val="21"/>
              </w:rPr>
              <w:lastRenderedPageBreak/>
              <w:t>RYJ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lastRenderedPageBreak/>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200</w:t>
            </w:r>
            <w:r w:rsidRPr="00BC3527">
              <w:rPr>
                <w:rStyle w:val="MingLiU"/>
                <w:rFonts w:ascii="宋体" w:eastAsia="宋体" w:hAnsi="宋体" w:hint="eastAsia"/>
                <w:sz w:val="21"/>
                <w:szCs w:val="21"/>
              </w:rPr>
              <w:lastRenderedPageBreak/>
              <w:t>0</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lastRenderedPageBreak/>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lastRenderedPageBreak/>
              <w:t>DE02.01.039.00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患者签名</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HZQM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850"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法定代理人签名</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FDDLRQM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50</w:t>
            </w:r>
          </w:p>
        </w:tc>
        <w:tc>
          <w:tcPr>
            <w:tcW w:w="850"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DE02.10.024.00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法定代理人与患者的关系代码</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FDDLRYHZG</w:t>
            </w:r>
            <w:r w:rsidRPr="00BC3527">
              <w:rPr>
                <w:rStyle w:val="MingLiU"/>
                <w:rFonts w:ascii="宋体" w:eastAsia="宋体" w:hAnsi="宋体" w:hint="eastAsia"/>
                <w:sz w:val="21"/>
                <w:szCs w:val="21"/>
              </w:rPr>
              <w:t>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5213E8" w:rsidRPr="00124957" w:rsidRDefault="005213E8" w:rsidP="00512E3F">
            <w:pPr>
              <w:jc w:val="center"/>
              <w:rPr>
                <w:b/>
              </w:rPr>
            </w:pPr>
            <w:r w:rsidRPr="00124957">
              <w:rPr>
                <w:rStyle w:val="MingLiU"/>
                <w:rFonts w:ascii="宋体" w:eastAsia="宋体" w:hAnsi="宋体" w:hint="eastAsia"/>
                <w:b w:val="0"/>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r w:rsidRPr="00A15DDF">
              <w:rPr>
                <w:rStyle w:val="MingLiU"/>
                <w:rFonts w:ascii="宋体" w:eastAsia="宋体" w:hAnsi="宋体" w:hint="eastAsia"/>
                <w:sz w:val="21"/>
                <w:szCs w:val="21"/>
                <w:shd w:val="clear" w:color="auto" w:fill="auto"/>
              </w:rPr>
              <w:t>GB/T 4761—2008</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DE09.00.053.00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患者/法定代理人签名日期时间</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Pr>
                <w:rStyle w:val="MingLiU"/>
                <w:rFonts w:ascii="宋体" w:eastAsia="宋体" w:hAnsi="宋体" w:hint="eastAsia"/>
                <w:sz w:val="21"/>
                <w:szCs w:val="21"/>
              </w:rPr>
              <w:t>HZDLRQMR</w:t>
            </w:r>
            <w:r w:rsidRPr="00BC3527">
              <w:rPr>
                <w:rStyle w:val="MingLiU"/>
                <w:rFonts w:ascii="宋体" w:eastAsia="宋体" w:hAnsi="宋体" w:hint="eastAsia"/>
                <w:sz w:val="21"/>
                <w:szCs w:val="21"/>
              </w:rPr>
              <w:t>Q</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15</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DE02.01.039.00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YSQM</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字符串</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32</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可选</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t>WDDE08.30.001.00</w:t>
            </w:r>
          </w:p>
        </w:tc>
        <w:tc>
          <w:tcPr>
            <w:tcW w:w="2371" w:type="dxa"/>
            <w:vAlign w:val="center"/>
          </w:tcPr>
          <w:p w:rsidR="005213E8" w:rsidRPr="003E4911" w:rsidRDefault="005213E8" w:rsidP="00512E3F">
            <w:pPr>
              <w:jc w:val="left"/>
              <w:rPr>
                <w:rFonts w:ascii="宋体" w:hAnsi="宋体"/>
                <w:color w:val="000000"/>
                <w:szCs w:val="21"/>
              </w:rPr>
            </w:pPr>
            <w:r w:rsidRPr="007C72EB">
              <w:rPr>
                <w:rFonts w:ascii="宋体" w:hAnsi="宋体" w:hint="eastAsia"/>
                <w:color w:val="000000"/>
                <w:szCs w:val="21"/>
              </w:rPr>
              <w:t>医师</w:t>
            </w:r>
            <w:r>
              <w:rPr>
                <w:rFonts w:ascii="宋体" w:hAnsi="宋体" w:hint="eastAsia"/>
                <w:color w:val="000000"/>
                <w:szCs w:val="21"/>
              </w:rPr>
              <w:t>工号</w:t>
            </w:r>
          </w:p>
        </w:tc>
        <w:tc>
          <w:tcPr>
            <w:tcW w:w="1070" w:type="dxa"/>
            <w:vAlign w:val="center"/>
          </w:tcPr>
          <w:p w:rsidR="005213E8" w:rsidRPr="003E4911" w:rsidRDefault="005213E8" w:rsidP="00512E3F">
            <w:pPr>
              <w:jc w:val="left"/>
              <w:rPr>
                <w:rFonts w:ascii="宋体" w:hAnsi="宋体"/>
                <w:color w:val="000000"/>
                <w:szCs w:val="21"/>
              </w:rPr>
            </w:pPr>
            <w:r w:rsidRPr="007C72EB">
              <w:rPr>
                <w:rStyle w:val="MingLiU"/>
                <w:rFonts w:ascii="宋体" w:eastAsia="宋体" w:hAnsi="宋体" w:hint="eastAsia"/>
                <w:b w:val="0"/>
                <w:sz w:val="21"/>
                <w:szCs w:val="21"/>
              </w:rPr>
              <w:t>YS</w:t>
            </w:r>
            <w:r>
              <w:rPr>
                <w:rFonts w:ascii="宋体" w:hAnsi="宋体" w:hint="eastAsia"/>
                <w:color w:val="000000"/>
                <w:szCs w:val="21"/>
              </w:rPr>
              <w:t>GH</w:t>
            </w:r>
          </w:p>
        </w:tc>
        <w:tc>
          <w:tcPr>
            <w:tcW w:w="1056" w:type="dxa"/>
            <w:vAlign w:val="center"/>
          </w:tcPr>
          <w:p w:rsidR="005213E8" w:rsidRPr="003E4911" w:rsidRDefault="005213E8" w:rsidP="00512E3F">
            <w:pPr>
              <w:jc w:val="center"/>
              <w:rPr>
                <w:rFonts w:ascii="宋体" w:hAnsi="宋体" w:cs="宋体"/>
                <w:szCs w:val="21"/>
              </w:rPr>
            </w:pPr>
            <w:r w:rsidRPr="003E4911">
              <w:rPr>
                <w:rFonts w:ascii="宋体" w:hAnsi="宋体" w:hint="eastAsia"/>
                <w:szCs w:val="21"/>
              </w:rPr>
              <w:t>字符串</w:t>
            </w:r>
          </w:p>
        </w:tc>
        <w:tc>
          <w:tcPr>
            <w:tcW w:w="709" w:type="dxa"/>
            <w:vAlign w:val="center"/>
          </w:tcPr>
          <w:p w:rsidR="005213E8" w:rsidRPr="003E4911" w:rsidRDefault="005213E8" w:rsidP="00512E3F">
            <w:pPr>
              <w:jc w:val="center"/>
              <w:rPr>
                <w:rFonts w:ascii="宋体" w:hAnsi="宋体" w:cs="宋体"/>
                <w:szCs w:val="21"/>
              </w:rPr>
            </w:pPr>
            <w:r>
              <w:rPr>
                <w:rFonts w:ascii="宋体" w:hAnsi="宋体" w:hint="eastAsia"/>
                <w:szCs w:val="21"/>
              </w:rPr>
              <w:t>16</w:t>
            </w:r>
          </w:p>
        </w:tc>
        <w:tc>
          <w:tcPr>
            <w:tcW w:w="850" w:type="dxa"/>
            <w:vAlign w:val="center"/>
          </w:tcPr>
          <w:p w:rsidR="005213E8" w:rsidRPr="003E4911" w:rsidRDefault="005213E8" w:rsidP="00512E3F">
            <w:pPr>
              <w:autoSpaceDE w:val="0"/>
              <w:autoSpaceDN w:val="0"/>
              <w:adjustRightInd w:val="0"/>
              <w:jc w:val="center"/>
              <w:rPr>
                <w:rFonts w:ascii="宋体" w:hAnsi="宋体"/>
                <w:szCs w:val="21"/>
              </w:rPr>
            </w:pPr>
            <w:r>
              <w:rPr>
                <w:rFonts w:ascii="宋体" w:hAnsi="宋体" w:hint="eastAsia"/>
                <w:szCs w:val="21"/>
              </w:rPr>
              <w:t>可选</w:t>
            </w:r>
          </w:p>
        </w:tc>
        <w:tc>
          <w:tcPr>
            <w:tcW w:w="2913" w:type="dxa"/>
            <w:vAlign w:val="center"/>
          </w:tcPr>
          <w:p w:rsidR="005213E8" w:rsidRPr="00AC5A90" w:rsidRDefault="005213E8" w:rsidP="00512E3F">
            <w:pPr>
              <w:pStyle w:val="13"/>
              <w:shd w:val="clear" w:color="auto" w:fill="auto"/>
              <w:spacing w:line="276" w:lineRule="auto"/>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DE09.00.053.00</w:t>
            </w:r>
          </w:p>
        </w:tc>
        <w:tc>
          <w:tcPr>
            <w:tcW w:w="2371"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医师签名日期时间</w:t>
            </w:r>
          </w:p>
        </w:tc>
        <w:tc>
          <w:tcPr>
            <w:tcW w:w="1070" w:type="dxa"/>
            <w:vAlign w:val="center"/>
          </w:tcPr>
          <w:p w:rsidR="005213E8" w:rsidRPr="00BC3527" w:rsidRDefault="005213E8" w:rsidP="00512E3F">
            <w:pPr>
              <w:pStyle w:val="13"/>
              <w:shd w:val="clear" w:color="auto" w:fill="auto"/>
              <w:spacing w:line="276" w:lineRule="auto"/>
              <w:rPr>
                <w:rStyle w:val="MingLiU"/>
                <w:rFonts w:ascii="宋体" w:eastAsia="宋体" w:hAnsi="宋体"/>
                <w:sz w:val="21"/>
                <w:szCs w:val="21"/>
              </w:rPr>
            </w:pPr>
            <w:r w:rsidRPr="00BC3527">
              <w:rPr>
                <w:rStyle w:val="MingLiU"/>
                <w:rFonts w:ascii="宋体" w:eastAsia="宋体" w:hAnsi="宋体" w:hint="eastAsia"/>
                <w:sz w:val="21"/>
                <w:szCs w:val="21"/>
              </w:rPr>
              <w:t>YSQMRQSJ</w:t>
            </w:r>
          </w:p>
        </w:tc>
        <w:tc>
          <w:tcPr>
            <w:tcW w:w="1056"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Pr>
                <w:rStyle w:val="MingLiU"/>
                <w:rFonts w:ascii="宋体" w:eastAsia="宋体" w:hAnsi="宋体" w:hint="eastAsia"/>
                <w:sz w:val="21"/>
                <w:szCs w:val="21"/>
              </w:rPr>
              <w:t>DATETIME</w:t>
            </w:r>
          </w:p>
        </w:tc>
        <w:tc>
          <w:tcPr>
            <w:tcW w:w="709"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5</w:t>
            </w:r>
          </w:p>
        </w:tc>
        <w:tc>
          <w:tcPr>
            <w:tcW w:w="850" w:type="dxa"/>
            <w:vAlign w:val="center"/>
          </w:tcPr>
          <w:p w:rsidR="005213E8" w:rsidRPr="00BC3527" w:rsidRDefault="005213E8" w:rsidP="00512E3F">
            <w:pPr>
              <w:pStyle w:val="13"/>
              <w:shd w:val="clear" w:color="auto" w:fill="auto"/>
              <w:spacing w:line="276" w:lineRule="auto"/>
              <w:jc w:val="center"/>
              <w:rPr>
                <w:rStyle w:val="MingLiU"/>
                <w:rFonts w:ascii="宋体" w:eastAsia="宋体" w:hAnsi="宋体"/>
                <w:sz w:val="21"/>
                <w:szCs w:val="21"/>
              </w:rPr>
            </w:pPr>
            <w:r w:rsidRPr="00BC3527">
              <w:rPr>
                <w:rStyle w:val="MingLiU"/>
                <w:rFonts w:ascii="宋体" w:eastAsia="宋体" w:hAnsi="宋体" w:hint="eastAsia"/>
                <w:sz w:val="21"/>
                <w:szCs w:val="21"/>
              </w:rPr>
              <w:t>必填</w:t>
            </w:r>
          </w:p>
        </w:tc>
        <w:tc>
          <w:tcPr>
            <w:tcW w:w="2913" w:type="dxa"/>
            <w:vAlign w:val="center"/>
          </w:tcPr>
          <w:p w:rsidR="005213E8" w:rsidRPr="00AC5A90" w:rsidRDefault="005213E8" w:rsidP="00512E3F">
            <w:pPr>
              <w:pStyle w:val="13"/>
              <w:shd w:val="clear" w:color="auto" w:fill="auto"/>
              <w:spacing w:line="276" w:lineRule="auto"/>
              <w:jc w:val="center"/>
              <w:rPr>
                <w:rStyle w:val="MingLiU"/>
                <w:rFonts w:ascii="宋体" w:eastAsia="宋体" w:hAnsi="宋体"/>
                <w:sz w:val="21"/>
                <w:szCs w:val="21"/>
              </w:rPr>
            </w:pP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bCs/>
                <w:kern w:val="0"/>
              </w:rPr>
              <w:t>WDDE98.00.001.00</w:t>
            </w:r>
          </w:p>
        </w:tc>
        <w:tc>
          <w:tcPr>
            <w:tcW w:w="2371"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070" w:type="dxa"/>
            <w:vAlign w:val="center"/>
          </w:tcPr>
          <w:p w:rsidR="005213E8" w:rsidRPr="00F903BA" w:rsidRDefault="005213E8" w:rsidP="00512E3F">
            <w:pPr>
              <w:widowControl/>
              <w:jc w:val="left"/>
              <w:rPr>
                <w:rFonts w:ascii="宋体" w:hAnsi="宋体" w:cs="宋体"/>
                <w:kern w:val="0"/>
                <w:szCs w:val="21"/>
              </w:rPr>
            </w:pPr>
            <w:r>
              <w:rPr>
                <w:rFonts w:ascii="宋体" w:hAnsi="宋体" w:cs="宋体" w:hint="eastAsia"/>
                <w:kern w:val="0"/>
                <w:szCs w:val="21"/>
              </w:rPr>
              <w:t>SFYZDMX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8737A5" w:rsidRDefault="005213E8" w:rsidP="00512E3F">
            <w:pPr>
              <w:widowControl/>
              <w:jc w:val="center"/>
              <w:rPr>
                <w:rFonts w:cs="宋体"/>
                <w:bCs/>
                <w:kern w:val="0"/>
              </w:rPr>
            </w:pPr>
            <w:r w:rsidRPr="008737A5">
              <w:rPr>
                <w:rFonts w:cs="宋体" w:hint="eastAsia"/>
                <w:bCs/>
                <w:kern w:val="0"/>
              </w:rPr>
              <w:t>WDDE99.00.002.00</w:t>
            </w:r>
          </w:p>
        </w:tc>
        <w:tc>
          <w:tcPr>
            <w:tcW w:w="237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07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291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Default="005213E8" w:rsidP="005213E8"/>
    <w:p w:rsidR="005213E8" w:rsidRPr="0090795D" w:rsidRDefault="005213E8" w:rsidP="005213E8">
      <w:pPr>
        <w:ind w:left="525"/>
      </w:pPr>
    </w:p>
    <w:p w:rsidR="005213E8" w:rsidRDefault="005213E8" w:rsidP="005213E8"/>
    <w:p w:rsidR="005213E8" w:rsidRPr="00362555" w:rsidRDefault="005213E8" w:rsidP="0049659C">
      <w:pPr>
        <w:pStyle w:val="2"/>
      </w:pPr>
      <w:bookmarkStart w:id="315" w:name="_Toc429573919"/>
      <w:r w:rsidRPr="00362555">
        <w:rPr>
          <w:rFonts w:hint="eastAsia"/>
        </w:rPr>
        <w:t>入院记录</w:t>
      </w:r>
      <w:bookmarkEnd w:id="315"/>
    </w:p>
    <w:p w:rsidR="005213E8" w:rsidRPr="004E32DC" w:rsidRDefault="005213E8" w:rsidP="005213E8">
      <w:pPr>
        <w:pStyle w:val="af5"/>
        <w:rPr>
          <w:b/>
        </w:rPr>
      </w:pPr>
      <w:r w:rsidRPr="004E32DC">
        <w:rPr>
          <w:rFonts w:hint="eastAsia"/>
          <w:b/>
        </w:rPr>
        <w:t>入院记录关系如下图：</w:t>
      </w:r>
    </w:p>
    <w:p w:rsidR="005213E8" w:rsidRPr="00E9140E" w:rsidRDefault="00375C9C" w:rsidP="005213E8">
      <w:pPr>
        <w:pStyle w:val="af5"/>
      </w:pPr>
      <w:r>
        <w:pict>
          <v:group id="_x0000_s1271" editas="canvas" style="width:415.3pt;height:202.35pt;mso-position-horizontal-relative:char;mso-position-vertical-relative:line" coordorigin="1800,1443" coordsize="8306,4047">
            <o:lock v:ext="edit" aspectratio="t"/>
            <v:shape id="_x0000_s1272" type="#_x0000_t75" style="position:absolute;left:1800;top:1443;width:8306;height:4047" o:preferrelative="f">
              <v:fill o:detectmouseclick="t"/>
              <v:path o:extrusionok="t" o:connecttype="none"/>
              <o:lock v:ext="edit" text="t"/>
            </v:shape>
            <v:rect id="_x0000_s1273" style="position:absolute;left:1875;top:1710;width:1665;height:524" fillcolor="#b2a1c7" strokecolor="#b2a1c7" strokeweight="1pt">
              <v:fill color2="#e5dfec" angle="-45" focus="-50%" type="gradient"/>
              <v:shadow on="t" type="perspective" color="#3f3151" opacity=".5" offset="1pt" offset2="-3pt"/>
              <v:textbox style="mso-next-textbox:#_x0000_s1273">
                <w:txbxContent>
                  <w:p w:rsidR="008F7C35" w:rsidRDefault="008F7C35" w:rsidP="005213E8">
                    <w:r>
                      <w:rPr>
                        <w:rFonts w:hint="eastAsia"/>
                      </w:rPr>
                      <w:t>患者基本信息</w:t>
                    </w:r>
                  </w:p>
                </w:txbxContent>
              </v:textbox>
            </v:rect>
            <v:rect id="_x0000_s1274" style="position:absolute;left:1965;top:3360;width:1500;height:525" fillcolor="#fabf8f" strokecolor="#fabf8f" strokeweight="1pt">
              <v:fill color2="#fde9d9" angle="-45" focus="-50%" type="gradient"/>
              <v:shadow on="t" type="perspective" color="#974706" opacity=".5" offset="1pt" offset2="-3pt"/>
              <v:textbox style="mso-next-textbox:#_x0000_s1274">
                <w:txbxContent>
                  <w:p w:rsidR="008F7C35" w:rsidRDefault="008F7C35" w:rsidP="005213E8">
                    <w:r>
                      <w:rPr>
                        <w:rFonts w:hint="eastAsia"/>
                      </w:rPr>
                      <w:t>入院记录表</w:t>
                    </w:r>
                  </w:p>
                </w:txbxContent>
              </v:textbox>
            </v:rect>
            <v:shape id="_x0000_s1275" type="#_x0000_t32" style="position:absolute;left:2708;top:2234;width:7;height:1126" o:connectortype="straight">
              <v:stroke endarrow="block"/>
            </v:shape>
            <v:shape id="_x0000_s1276" type="#_x0000_t32" style="position:absolute;left:3465;top:2850;width:2008;height:773;flip:y" o:connectortype="straight"/>
            <v:shape id="_x0000_s1277" type="#_x0000_t32" style="position:absolute;left:3465;top:3623;width:1933;height:585" o:connectortype="straight"/>
            <v:rect id="_x0000_s1278" style="position:absolute;left:5473;top:2625;width:1725;height:450" fillcolor="#fabf8f" strokecolor="#fabf8f" strokeweight="1pt">
              <v:fill color2="#fde9d9" angle="-45" focus="-50%" type="gradient"/>
              <v:shadow on="t" type="perspective" color="#974706" opacity=".5" offset="1pt" offset2="-3pt"/>
              <v:textbox style="mso-next-textbox:#_x0000_s1278">
                <w:txbxContent>
                  <w:p w:rsidR="008F7C35" w:rsidRDefault="008F7C35" w:rsidP="005213E8">
                    <w:r>
                      <w:rPr>
                        <w:rFonts w:hint="eastAsia"/>
                      </w:rPr>
                      <w:t>24h</w:t>
                    </w:r>
                    <w:r>
                      <w:rPr>
                        <w:rFonts w:hint="eastAsia"/>
                      </w:rPr>
                      <w:t>出入院记录</w:t>
                    </w:r>
                  </w:p>
                </w:txbxContent>
              </v:textbox>
            </v:rect>
            <v:rect id="_x0000_s1279" style="position:absolute;left:5398;top:3975;width:1967;height:465" fillcolor="#fabf8f" strokecolor="#fabf8f" strokeweight="1pt">
              <v:fill color2="#fde9d9" angle="-45" focus="-50%" type="gradient"/>
              <v:shadow on="t" type="perspective" color="#974706" opacity=".5" offset="1pt" offset2="-3pt"/>
              <v:textbox style="mso-next-textbox:#_x0000_s1279">
                <w:txbxContent>
                  <w:p w:rsidR="008F7C35" w:rsidRDefault="008F7C35" w:rsidP="005213E8">
                    <w:r>
                      <w:rPr>
                        <w:rFonts w:hint="eastAsia"/>
                      </w:rPr>
                      <w:t>24h</w:t>
                    </w:r>
                    <w:r>
                      <w:rPr>
                        <w:rFonts w:hint="eastAsia"/>
                      </w:rPr>
                      <w:t>住院死亡记录</w:t>
                    </w:r>
                  </w:p>
                </w:txbxContent>
              </v:textbox>
            </v:rect>
            <v:shape id="_x0000_s1280" type="#_x0000_t32" style="position:absolute;left:7198;top:2850;width:2033;height:1080" o:connectortype="straight">
              <v:stroke endarrow="block"/>
            </v:shape>
            <v:shape id="_x0000_s1281" type="#_x0000_t32" style="position:absolute;left:7198;top:2798;width:1333;height:52;flip:y" o:connectortype="straight">
              <v:stroke endarrow="block"/>
            </v:shape>
            <v:rect id="_x0000_s1282" style="position:absolute;left:8531;top:2565;width:1429;height:465" fillcolor="#92cddc" strokecolor="#92cddc" strokeweight="1pt">
              <v:fill color2="#daeef3" angle="-45" focus="-50%" type="gradient"/>
              <v:shadow on="t" type="perspective" color="#205867" opacity=".5" offset="1pt" offset2="-3pt"/>
              <v:textbox style="mso-next-textbox:#_x0000_s1282">
                <w:txbxContent>
                  <w:p w:rsidR="008F7C35" w:rsidRDefault="008F7C35" w:rsidP="005213E8">
                    <w:r>
                      <w:rPr>
                        <w:rFonts w:hint="eastAsia"/>
                      </w:rPr>
                      <w:t>中医四诊表</w:t>
                    </w:r>
                  </w:p>
                </w:txbxContent>
              </v:textbox>
            </v:rect>
            <v:shape id="_x0000_s1283" type="#_x0000_t32" style="position:absolute;left:7365;top:3030;width:1881;height:1178;flip:y" o:connectortype="straight">
              <v:stroke endarrow="block"/>
            </v:shape>
            <v:shape id="_x0000_s1284" type="#_x0000_t32" style="position:absolute;left:7365;top:4163;width:1181;height:45;flip:y" o:connectortype="straight">
              <v:stroke endarrow="block"/>
            </v:shape>
            <v:rect id="_x0000_s1285" style="position:absolute;left:8546;top:3930;width:1369;height:465" fillcolor="#92cddc" strokecolor="#92cddc" strokeweight="1pt">
              <v:fill color2="#daeef3" angle="-45" focus="-50%" type="gradient"/>
              <v:shadow on="t" type="perspective" color="#205867" opacity=".5" offset="1pt" offset2="-3pt"/>
              <v:textbox style="mso-next-textbox:#_x0000_s1285">
                <w:txbxContent>
                  <w:p w:rsidR="008F7C35" w:rsidRDefault="008F7C35" w:rsidP="005213E8">
                    <w:r>
                      <w:rPr>
                        <w:rFonts w:hint="eastAsia"/>
                      </w:rPr>
                      <w:t>诊断明细表</w:t>
                    </w:r>
                  </w:p>
                </w:txbxContent>
              </v:textbox>
            </v:rect>
            <v:shape id="_x0000_s1286" type="#_x0000_t202" style="position:absolute;left:2810;top:2513;width:946;height:436" filled="f" stroked="f">
              <v:textbox style="mso-next-textbox:#_x0000_s128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87" type="#_x0000_t202" style="position:absolute;left:4385;top:2949;width:946;height:436" filled="f" stroked="f">
              <v:textbox style="mso-next-textbox:#_x0000_s128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88" type="#_x0000_t202" style="position:absolute;left:4064;top:3772;width:946;height:436" filled="f" stroked="f">
              <v:textbox style="mso-next-textbox:#_x0000_s128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89" type="#_x0000_t202" style="position:absolute;left:7520;top:2234;width:946;height:436" filled="f" stroked="f">
              <v:textbox style="mso-next-textbox:#_x0000_s128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90" type="#_x0000_t202" style="position:absolute;left:7235;top:3187;width:946;height:436" filled="f" stroked="f">
              <v:textbox style="mso-next-textbox:#_x0000_s129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91" type="#_x0000_t202" style="position:absolute;left:8980;top:3187;width:946;height:436" filled="f" stroked="f">
              <v:textbox style="mso-next-textbox:#_x0000_s129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92" type="#_x0000_t202" style="position:absolute;left:7708;top:4440;width:946;height:436" filled="f" stroked="f">
              <v:textbox style="mso-next-textbox:#_x0000_s129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E9140E" w:rsidRDefault="005213E8" w:rsidP="0049659C">
      <w:pPr>
        <w:pStyle w:val="3"/>
        <w:rPr>
          <w:rFonts w:ascii="宋体" w:hAnsi="宋体"/>
        </w:rPr>
      </w:pPr>
      <w:bookmarkStart w:id="316" w:name="_Toc429573920"/>
      <w:r>
        <w:rPr>
          <w:rFonts w:ascii="宋体" w:hAnsi="宋体" w:hint="eastAsia"/>
        </w:rPr>
        <w:t>入院记录表</w:t>
      </w:r>
      <w:r w:rsidRPr="001F7DF3">
        <w:rPr>
          <w:rFonts w:hint="eastAsia"/>
        </w:rPr>
        <w:t>（</w:t>
      </w:r>
      <w:r>
        <w:rPr>
          <w:rFonts w:hint="eastAsia"/>
        </w:rPr>
        <w:t>TB_EMR_RYJLB</w:t>
      </w:r>
      <w:r w:rsidRPr="001F7DF3">
        <w:rPr>
          <w:rFonts w:hint="eastAsia"/>
        </w:rPr>
        <w:t>）</w:t>
      </w:r>
      <w:bookmarkEnd w:id="316"/>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061"/>
        <w:gridCol w:w="1070"/>
        <w:gridCol w:w="773"/>
        <w:gridCol w:w="645"/>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06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left"/>
              <w:rPr>
                <w:rFonts w:ascii="宋体" w:hAnsi="宋体"/>
                <w:b/>
                <w:sz w:val="21"/>
                <w:szCs w:val="21"/>
              </w:rPr>
            </w:pPr>
            <w:r>
              <w:rPr>
                <w:rFonts w:ascii="宋体" w:hAnsi="宋体" w:hint="eastAsia"/>
                <w:b/>
                <w:szCs w:val="21"/>
              </w:rPr>
              <w:t>字段名</w:t>
            </w:r>
          </w:p>
        </w:tc>
        <w:tc>
          <w:tcPr>
            <w:tcW w:w="107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73"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645"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DE08.10.052.00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sidRPr="000348FE">
              <w:rPr>
                <w:rFonts w:ascii="宋体" w:hAnsi="宋体"/>
                <w:kern w:val="0"/>
                <w:szCs w:val="21"/>
              </w:rPr>
              <w:t>医疗机构代码</w:t>
            </w:r>
          </w:p>
        </w:tc>
        <w:tc>
          <w:tcPr>
            <w:tcW w:w="1061" w:type="dxa"/>
            <w:tcBorders>
              <w:bottom w:val="single" w:sz="4" w:space="0" w:color="auto"/>
            </w:tcBorders>
            <w:shd w:val="clear" w:color="auto" w:fill="FFCC99"/>
            <w:vAlign w:val="center"/>
          </w:tcPr>
          <w:p w:rsidR="005213E8" w:rsidRPr="000348FE" w:rsidRDefault="005213E8" w:rsidP="00512E3F">
            <w:pPr>
              <w:widowControl/>
              <w:ind w:leftChars="-98" w:left="-206" w:rightChars="-30" w:right="-63"/>
              <w:jc w:val="left"/>
              <w:rPr>
                <w:rFonts w:ascii="宋体" w:hAnsi="宋体"/>
                <w:kern w:val="0"/>
                <w:szCs w:val="21"/>
              </w:rPr>
            </w:pPr>
            <w:r w:rsidRPr="000348FE">
              <w:rPr>
                <w:rFonts w:ascii="宋体" w:hAnsi="宋体"/>
                <w:kern w:val="0"/>
                <w:szCs w:val="21"/>
              </w:rPr>
              <w:t>Y</w:t>
            </w:r>
            <w:r>
              <w:rPr>
                <w:rFonts w:ascii="宋体" w:hAnsi="宋体" w:hint="eastAsia"/>
                <w:kern w:val="0"/>
                <w:szCs w:val="21"/>
              </w:rPr>
              <w:t xml:space="preserve"> Y</w:t>
            </w:r>
            <w:r w:rsidRPr="000348FE">
              <w:rPr>
                <w:rFonts w:ascii="宋体" w:hAnsi="宋体"/>
                <w:kern w:val="0"/>
                <w:szCs w:val="21"/>
              </w:rPr>
              <w:t>LJGDM</w:t>
            </w:r>
          </w:p>
        </w:tc>
        <w:tc>
          <w:tcPr>
            <w:tcW w:w="107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73"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22</w:t>
            </w:r>
          </w:p>
        </w:tc>
        <w:tc>
          <w:tcPr>
            <w:tcW w:w="645"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3260" w:type="dxa"/>
            <w:tcBorders>
              <w:bottom w:val="single" w:sz="4" w:space="0" w:color="auto"/>
            </w:tcBorders>
            <w:shd w:val="clear" w:color="auto" w:fill="FFCC99"/>
            <w:vAlign w:val="center"/>
          </w:tcPr>
          <w:p w:rsidR="005213E8" w:rsidRPr="000348FE" w:rsidRDefault="005213E8" w:rsidP="00512E3F">
            <w:pPr>
              <w:rPr>
                <w:rFonts w:ascii="宋体" w:hAnsi="宋体"/>
                <w:szCs w:val="21"/>
              </w:rPr>
            </w:pPr>
            <w:r w:rsidRPr="000348FE">
              <w:rPr>
                <w:rFonts w:ascii="宋体" w:hAnsi="宋体"/>
                <w:szCs w:val="21"/>
              </w:rPr>
              <w:t>复合主键</w:t>
            </w:r>
          </w:p>
        </w:tc>
      </w:tr>
      <w:tr w:rsidR="00E2545B" w:rsidRPr="004E3FEE" w:rsidTr="00512E3F">
        <w:trPr>
          <w:jc w:val="center"/>
        </w:trPr>
        <w:tc>
          <w:tcPr>
            <w:tcW w:w="2160" w:type="dxa"/>
            <w:tcBorders>
              <w:bottom w:val="single" w:sz="4" w:space="0" w:color="auto"/>
            </w:tcBorders>
            <w:shd w:val="clear" w:color="auto" w:fill="FFCC99"/>
            <w:vAlign w:val="center"/>
          </w:tcPr>
          <w:p w:rsidR="00E2545B" w:rsidRPr="009C6C76" w:rsidRDefault="00E2545B" w:rsidP="00512E3F">
            <w:pPr>
              <w:widowControl/>
              <w:jc w:val="center"/>
              <w:rPr>
                <w:rFonts w:cs="宋体"/>
                <w:bCs/>
                <w:kern w:val="0"/>
              </w:rPr>
            </w:pPr>
            <w:r w:rsidRPr="009C6C76">
              <w:rPr>
                <w:rFonts w:cs="宋体"/>
                <w:bCs/>
                <w:kern w:val="0"/>
              </w:rPr>
              <w:lastRenderedPageBreak/>
              <w:t>DE01.00.014.00</w:t>
            </w:r>
          </w:p>
        </w:tc>
        <w:tc>
          <w:tcPr>
            <w:tcW w:w="21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061" w:type="dxa"/>
            <w:tcBorders>
              <w:bottom w:val="single" w:sz="4" w:space="0" w:color="auto"/>
            </w:tcBorders>
            <w:shd w:val="clear" w:color="auto" w:fill="FFCC99"/>
            <w:vAlign w:val="center"/>
          </w:tcPr>
          <w:p w:rsidR="00E2545B" w:rsidRPr="00E969C0" w:rsidRDefault="00E2545B" w:rsidP="00512E3F">
            <w:pPr>
              <w:widowControl/>
              <w:jc w:val="left"/>
              <w:rPr>
                <w:rFonts w:ascii="宋体" w:hAnsi="宋体"/>
                <w:kern w:val="0"/>
                <w:szCs w:val="21"/>
              </w:rPr>
            </w:pPr>
            <w:r w:rsidRPr="00E969C0">
              <w:rPr>
                <w:rFonts w:ascii="宋体" w:hAnsi="宋体"/>
                <w:kern w:val="0"/>
                <w:szCs w:val="21"/>
              </w:rPr>
              <w:t>YH</w:t>
            </w:r>
          </w:p>
        </w:tc>
        <w:tc>
          <w:tcPr>
            <w:tcW w:w="1070"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73"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645" w:type="dxa"/>
            <w:tcBorders>
              <w:bottom w:val="single" w:sz="4" w:space="0" w:color="auto"/>
            </w:tcBorders>
            <w:shd w:val="clear" w:color="auto" w:fill="FFCC99"/>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0348FE">
              <w:rPr>
                <w:rFonts w:ascii="宋体" w:hAnsi="宋体"/>
                <w:szCs w:val="21"/>
              </w:rPr>
              <w:t>复合主键</w:t>
            </w: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061" w:type="dxa"/>
            <w:shd w:val="clear" w:color="auto" w:fill="auto"/>
            <w:vAlign w:val="center"/>
          </w:tcPr>
          <w:p w:rsidR="005213E8" w:rsidRPr="00E969C0" w:rsidRDefault="005213E8" w:rsidP="00512E3F">
            <w:pPr>
              <w:widowControl/>
              <w:jc w:val="left"/>
              <w:rPr>
                <w:rFonts w:ascii="宋体" w:hAnsi="宋体"/>
                <w:kern w:val="0"/>
                <w:szCs w:val="21"/>
              </w:rPr>
            </w:pPr>
            <w:r w:rsidRPr="00E969C0">
              <w:rPr>
                <w:rFonts w:ascii="宋体" w:hAnsi="宋体"/>
                <w:kern w:val="0"/>
                <w:szCs w:val="21"/>
              </w:rPr>
              <w:t>KH</w:t>
            </w:r>
          </w:p>
        </w:tc>
        <w:tc>
          <w:tcPr>
            <w:tcW w:w="107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73"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645"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061" w:type="dxa"/>
            <w:shd w:val="clear" w:color="auto" w:fill="auto"/>
            <w:vAlign w:val="center"/>
          </w:tcPr>
          <w:p w:rsidR="005213E8" w:rsidRPr="00E969C0" w:rsidRDefault="005213E8" w:rsidP="00512E3F">
            <w:pPr>
              <w:widowControl/>
              <w:jc w:val="left"/>
              <w:rPr>
                <w:rFonts w:ascii="宋体" w:hAnsi="宋体"/>
                <w:kern w:val="0"/>
                <w:szCs w:val="21"/>
              </w:rPr>
            </w:pPr>
            <w:r w:rsidRPr="00E969C0">
              <w:rPr>
                <w:rFonts w:ascii="宋体" w:hAnsi="宋体"/>
                <w:kern w:val="0"/>
                <w:szCs w:val="21"/>
              </w:rPr>
              <w:t>KLX</w:t>
            </w:r>
          </w:p>
        </w:tc>
        <w:tc>
          <w:tcPr>
            <w:tcW w:w="107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73"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645"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DE08.10.054.00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病区名称</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BQMC</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50</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DE08.10.026.00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科室名称</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KSMC</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w:t>
            </w:r>
            <w:r w:rsidRPr="000348FE">
              <w:rPr>
                <w:rStyle w:val="MingLiU"/>
                <w:rFonts w:ascii="宋体" w:eastAsia="宋体" w:hAnsi="宋体" w:cs="Times New Roman"/>
                <w:sz w:val="21"/>
                <w:szCs w:val="21"/>
              </w:rPr>
              <w:t>0</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061" w:type="dxa"/>
            <w:vAlign w:val="center"/>
          </w:tcPr>
          <w:p w:rsidR="005213E8" w:rsidRPr="00E969C0" w:rsidRDefault="005213E8" w:rsidP="00512E3F">
            <w:pPr>
              <w:widowControl/>
              <w:jc w:val="left"/>
              <w:rPr>
                <w:rFonts w:ascii="宋体" w:hAnsi="宋体"/>
                <w:kern w:val="0"/>
                <w:szCs w:val="21"/>
              </w:rPr>
            </w:pPr>
            <w:r w:rsidRPr="00E969C0">
              <w:rPr>
                <w:rFonts w:ascii="宋体" w:hAnsi="宋体" w:hint="eastAsia"/>
                <w:kern w:val="0"/>
                <w:szCs w:val="21"/>
              </w:rPr>
              <w:t>KSBM</w:t>
            </w:r>
          </w:p>
        </w:tc>
        <w:tc>
          <w:tcPr>
            <w:tcW w:w="107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73"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645"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DE01.00.019.00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病房号</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BFH</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DE01.00.026.00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病床号</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BCH</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w:t>
            </w:r>
          </w:p>
        </w:tc>
        <w:tc>
          <w:tcPr>
            <w:tcW w:w="645" w:type="dxa"/>
            <w:vAlign w:val="center"/>
          </w:tcPr>
          <w:p w:rsidR="005213E8" w:rsidRPr="006C4553" w:rsidRDefault="005213E8" w:rsidP="00512E3F">
            <w:pPr>
              <w:widowControl/>
              <w:jc w:val="center"/>
              <w:rPr>
                <w:bCs/>
                <w:kern w:val="0"/>
              </w:rPr>
            </w:pPr>
            <w:r>
              <w:rPr>
                <w:rFonts w:ascii="宋体" w:hAnsi="宋体" w:cs="宋体" w:hint="eastAsia"/>
                <w:color w:val="000000"/>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患者姓名</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HZXM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tcBorders>
              <w:bottom w:val="single" w:sz="4" w:space="0" w:color="auto"/>
            </w:tcBorders>
            <w:vAlign w:val="center"/>
          </w:tcPr>
          <w:p w:rsidR="005213E8" w:rsidRPr="009A35D5" w:rsidRDefault="005213E8" w:rsidP="00512E3F">
            <w:pPr>
              <w:widowControl/>
              <w:jc w:val="center"/>
              <w:rPr>
                <w:bCs/>
                <w:kern w:val="0"/>
              </w:rPr>
            </w:pPr>
            <w:r w:rsidRPr="009A35D5">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DE02.01.040.00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性别代码</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XBDM</w:t>
            </w: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73" w:type="dxa"/>
            <w:vAlign w:val="center"/>
          </w:tcPr>
          <w:p w:rsidR="005213E8" w:rsidRPr="00F903BA" w:rsidRDefault="005213E8" w:rsidP="00512E3F">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645" w:type="dxa"/>
            <w:vAlign w:val="center"/>
          </w:tcPr>
          <w:p w:rsidR="005213E8" w:rsidRPr="009A35D5" w:rsidRDefault="005213E8" w:rsidP="00512E3F">
            <w:pPr>
              <w:widowControl/>
              <w:jc w:val="center"/>
              <w:rPr>
                <w:bCs/>
                <w:kern w:val="0"/>
              </w:rPr>
            </w:pPr>
            <w:r w:rsidRPr="009A35D5">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GB/T 2261.1—2003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年龄</w:t>
            </w:r>
            <w:r>
              <w:rPr>
                <w:rStyle w:val="MingLiU"/>
                <w:rFonts w:ascii="宋体" w:eastAsia="宋体" w:hAnsi="宋体" w:cs="Times New Roman"/>
                <w:sz w:val="21"/>
                <w:szCs w:val="21"/>
              </w:rPr>
              <w:t>（岁</w:t>
            </w:r>
            <w:r w:rsidRPr="000348FE">
              <w:rPr>
                <w:rStyle w:val="MingLiU"/>
                <w:rFonts w:ascii="宋体" w:eastAsia="宋体" w:hAnsi="宋体" w:cs="Times New Roman"/>
                <w:sz w:val="21"/>
                <w:szCs w:val="21"/>
              </w:rPr>
              <w:t>）</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NLS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数值</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3</w:t>
            </w:r>
          </w:p>
        </w:tc>
        <w:tc>
          <w:tcPr>
            <w:tcW w:w="645" w:type="dxa"/>
          </w:tcPr>
          <w:p w:rsidR="005213E8" w:rsidRDefault="005213E8" w:rsidP="00512E3F">
            <w:pPr>
              <w:jc w:val="center"/>
            </w:pPr>
            <w:r w:rsidRPr="00735647">
              <w:rPr>
                <w:rFonts w:hint="eastAsia"/>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DE02.01.032.00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年龄</w:t>
            </w:r>
            <w:r>
              <w:rPr>
                <w:rStyle w:val="MingLiU"/>
                <w:rFonts w:ascii="宋体" w:eastAsia="宋体" w:hAnsi="宋体" w:cs="Times New Roman"/>
                <w:sz w:val="21"/>
                <w:szCs w:val="21"/>
              </w:rPr>
              <w:t>（月</w:t>
            </w:r>
            <w:r w:rsidRPr="000348FE">
              <w:rPr>
                <w:rStyle w:val="MingLiU"/>
                <w:rFonts w:ascii="宋体" w:eastAsia="宋体" w:hAnsi="宋体" w:cs="Times New Roman"/>
                <w:sz w:val="21"/>
                <w:szCs w:val="21"/>
              </w:rPr>
              <w:t>）</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NLY</w:t>
            </w:r>
          </w:p>
        </w:tc>
        <w:tc>
          <w:tcPr>
            <w:tcW w:w="107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73" w:type="dxa"/>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645" w:type="dxa"/>
          </w:tcPr>
          <w:p w:rsidR="005213E8" w:rsidRDefault="005213E8" w:rsidP="00512E3F">
            <w:pPr>
              <w:jc w:val="center"/>
            </w:pPr>
            <w:r w:rsidRPr="00735647">
              <w:rPr>
                <w:rFonts w:hint="eastAsia"/>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DE02.01.025.00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民族</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MZ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GB/T 3304—1991</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DE02.01.018.00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婚姻状况代码</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HYZKDM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GB/T 2261.2—2003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DE02.01.009.01</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地址-省（自治区、直辖市）</w:t>
            </w:r>
          </w:p>
        </w:tc>
        <w:tc>
          <w:tcPr>
            <w:tcW w:w="1061" w:type="dxa"/>
            <w:vAlign w:val="center"/>
          </w:tcPr>
          <w:p w:rsidR="005213E8" w:rsidRPr="00E969C0" w:rsidRDefault="005213E8" w:rsidP="00512E3F">
            <w:pPr>
              <w:jc w:val="left"/>
              <w:rPr>
                <w:rFonts w:ascii="宋体" w:hAnsi="宋体"/>
                <w:kern w:val="0"/>
                <w:szCs w:val="21"/>
              </w:rPr>
            </w:pPr>
            <w:r w:rsidRPr="00E969C0">
              <w:rPr>
                <w:rFonts w:ascii="宋体" w:hAnsi="宋体"/>
                <w:kern w:val="0"/>
                <w:szCs w:val="21"/>
              </w:rPr>
              <w:t>DZSZZ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地址-省（自治区、直辖市）</w:t>
            </w:r>
            <w:r>
              <w:rPr>
                <w:rFonts w:ascii="宋体" w:hAnsi="宋体"/>
                <w:szCs w:val="21"/>
              </w:rPr>
              <w:t>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DZSZZ</w:t>
            </w:r>
            <w:r w:rsidRPr="00315DFF">
              <w:rPr>
                <w:rFonts w:ascii="宋体" w:hAnsi="宋体" w:hint="eastAsia"/>
                <w:kern w:val="0"/>
                <w:szCs w:val="21"/>
              </w:rPr>
              <w:t>DM</w:t>
            </w:r>
          </w:p>
        </w:tc>
        <w:tc>
          <w:tcPr>
            <w:tcW w:w="1070" w:type="dxa"/>
            <w:vAlign w:val="center"/>
          </w:tcPr>
          <w:p w:rsidR="005213E8" w:rsidRDefault="005213E8" w:rsidP="00512E3F">
            <w:pPr>
              <w:jc w:val="center"/>
              <w:rPr>
                <w:rFonts w:ascii="宋体" w:hAnsi="宋体"/>
                <w:szCs w:val="21"/>
              </w:rPr>
            </w:pPr>
            <w:r>
              <w:rPr>
                <w:rFonts w:ascii="宋体" w:hAnsi="宋体"/>
                <w:szCs w:val="21"/>
              </w:rPr>
              <w:t>字符串</w:t>
            </w:r>
          </w:p>
        </w:tc>
        <w:tc>
          <w:tcPr>
            <w:tcW w:w="773" w:type="dxa"/>
            <w:vAlign w:val="center"/>
          </w:tcPr>
          <w:p w:rsidR="005213E8" w:rsidRDefault="005213E8" w:rsidP="00512E3F">
            <w:pPr>
              <w:jc w:val="center"/>
              <w:rPr>
                <w:rFonts w:ascii="宋体" w:hAnsi="宋体"/>
                <w:szCs w:val="21"/>
              </w:rPr>
            </w:pPr>
            <w:r>
              <w:rPr>
                <w:rFonts w:ascii="宋体" w:hAnsi="宋体"/>
                <w:szCs w:val="21"/>
              </w:rPr>
              <w:t>20</w:t>
            </w:r>
          </w:p>
        </w:tc>
        <w:tc>
          <w:tcPr>
            <w:tcW w:w="645"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DE02.01.009.02</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地址-市（地区、州）</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DZSDZ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地址-市（地区、州）</w:t>
            </w:r>
            <w:r>
              <w:rPr>
                <w:rFonts w:ascii="宋体" w:hAnsi="宋体"/>
                <w:szCs w:val="21"/>
              </w:rPr>
              <w:t>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DZSDZ</w:t>
            </w:r>
            <w:r w:rsidRPr="00315DFF">
              <w:rPr>
                <w:rFonts w:ascii="宋体" w:hAnsi="宋体" w:hint="eastAsia"/>
                <w:kern w:val="0"/>
                <w:szCs w:val="21"/>
              </w:rPr>
              <w:t>DM</w:t>
            </w:r>
          </w:p>
        </w:tc>
        <w:tc>
          <w:tcPr>
            <w:tcW w:w="1070" w:type="dxa"/>
            <w:vAlign w:val="center"/>
          </w:tcPr>
          <w:p w:rsidR="005213E8" w:rsidRDefault="005213E8" w:rsidP="00512E3F">
            <w:pPr>
              <w:jc w:val="center"/>
              <w:rPr>
                <w:rFonts w:ascii="宋体" w:hAnsi="宋体"/>
                <w:szCs w:val="21"/>
              </w:rPr>
            </w:pPr>
            <w:r>
              <w:rPr>
                <w:rFonts w:ascii="宋体" w:hAnsi="宋体"/>
                <w:szCs w:val="21"/>
              </w:rPr>
              <w:t>字符串</w:t>
            </w:r>
          </w:p>
        </w:tc>
        <w:tc>
          <w:tcPr>
            <w:tcW w:w="773" w:type="dxa"/>
            <w:vAlign w:val="center"/>
          </w:tcPr>
          <w:p w:rsidR="005213E8" w:rsidRDefault="005213E8" w:rsidP="00512E3F">
            <w:pPr>
              <w:jc w:val="center"/>
              <w:rPr>
                <w:rFonts w:ascii="宋体" w:hAnsi="宋体"/>
                <w:szCs w:val="21"/>
              </w:rPr>
            </w:pPr>
            <w:r>
              <w:rPr>
                <w:rFonts w:ascii="宋体" w:hAnsi="宋体"/>
                <w:szCs w:val="21"/>
              </w:rPr>
              <w:t>20</w:t>
            </w:r>
          </w:p>
        </w:tc>
        <w:tc>
          <w:tcPr>
            <w:tcW w:w="645"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DE02.01.009.03</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地址-县（区）</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DZXQ</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地址-县（区）</w:t>
            </w:r>
            <w:r>
              <w:rPr>
                <w:rFonts w:ascii="宋体" w:hAnsi="宋体"/>
                <w:szCs w:val="21"/>
              </w:rPr>
              <w:t>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hint="eastAsia"/>
                <w:kern w:val="0"/>
                <w:szCs w:val="21"/>
              </w:rPr>
              <w:t>DZXQDM</w:t>
            </w:r>
          </w:p>
        </w:tc>
        <w:tc>
          <w:tcPr>
            <w:tcW w:w="1070" w:type="dxa"/>
            <w:vAlign w:val="center"/>
          </w:tcPr>
          <w:p w:rsidR="005213E8" w:rsidRDefault="005213E8" w:rsidP="00512E3F">
            <w:pPr>
              <w:jc w:val="center"/>
              <w:rPr>
                <w:rFonts w:ascii="宋体" w:hAnsi="宋体"/>
                <w:szCs w:val="21"/>
              </w:rPr>
            </w:pPr>
            <w:r>
              <w:rPr>
                <w:rFonts w:ascii="宋体" w:hAnsi="宋体"/>
                <w:szCs w:val="21"/>
              </w:rPr>
              <w:t>字符串</w:t>
            </w:r>
          </w:p>
        </w:tc>
        <w:tc>
          <w:tcPr>
            <w:tcW w:w="773" w:type="dxa"/>
            <w:vAlign w:val="center"/>
          </w:tcPr>
          <w:p w:rsidR="005213E8" w:rsidRDefault="005213E8" w:rsidP="00512E3F">
            <w:pPr>
              <w:jc w:val="center"/>
              <w:rPr>
                <w:rFonts w:ascii="宋体" w:hAnsi="宋体"/>
                <w:szCs w:val="21"/>
              </w:rPr>
            </w:pPr>
            <w:r>
              <w:rPr>
                <w:rFonts w:ascii="宋体" w:hAnsi="宋体"/>
                <w:szCs w:val="21"/>
              </w:rPr>
              <w:t>20</w:t>
            </w:r>
          </w:p>
        </w:tc>
        <w:tc>
          <w:tcPr>
            <w:tcW w:w="645"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DE02.01.009.04</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地址-乡（镇、街道办事处）</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DZXZJ</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645" w:type="dxa"/>
          </w:tcPr>
          <w:p w:rsidR="005213E8" w:rsidRDefault="005213E8" w:rsidP="00512E3F">
            <w:r w:rsidRPr="00990CE2">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地址-乡（镇、街道办事处）</w:t>
            </w:r>
            <w:r>
              <w:rPr>
                <w:rFonts w:ascii="宋体" w:hAnsi="宋体"/>
                <w:szCs w:val="21"/>
              </w:rPr>
              <w:t>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DZXZJ</w:t>
            </w:r>
            <w:r w:rsidRPr="00315DFF">
              <w:rPr>
                <w:rFonts w:ascii="宋体" w:hAnsi="宋体" w:hint="eastAsia"/>
                <w:kern w:val="0"/>
                <w:szCs w:val="21"/>
              </w:rPr>
              <w:t>DM</w:t>
            </w:r>
          </w:p>
        </w:tc>
        <w:tc>
          <w:tcPr>
            <w:tcW w:w="1070" w:type="dxa"/>
            <w:vAlign w:val="center"/>
          </w:tcPr>
          <w:p w:rsidR="005213E8" w:rsidRDefault="005213E8" w:rsidP="00512E3F">
            <w:pPr>
              <w:jc w:val="center"/>
              <w:rPr>
                <w:rFonts w:ascii="宋体" w:hAnsi="宋体"/>
                <w:szCs w:val="21"/>
              </w:rPr>
            </w:pPr>
            <w:r>
              <w:rPr>
                <w:rFonts w:ascii="宋体" w:hAnsi="宋体"/>
                <w:szCs w:val="21"/>
              </w:rPr>
              <w:t>字符串</w:t>
            </w:r>
          </w:p>
        </w:tc>
        <w:tc>
          <w:tcPr>
            <w:tcW w:w="773" w:type="dxa"/>
            <w:vAlign w:val="center"/>
          </w:tcPr>
          <w:p w:rsidR="005213E8" w:rsidRDefault="005213E8" w:rsidP="00512E3F">
            <w:pPr>
              <w:jc w:val="center"/>
              <w:rPr>
                <w:rFonts w:ascii="宋体" w:hAnsi="宋体"/>
                <w:szCs w:val="21"/>
              </w:rPr>
            </w:pPr>
            <w:r>
              <w:rPr>
                <w:rFonts w:ascii="宋体" w:hAnsi="宋体"/>
                <w:szCs w:val="21"/>
              </w:rPr>
              <w:t>20</w:t>
            </w:r>
          </w:p>
        </w:tc>
        <w:tc>
          <w:tcPr>
            <w:tcW w:w="645" w:type="dxa"/>
          </w:tcPr>
          <w:p w:rsidR="005213E8" w:rsidRDefault="005213E8" w:rsidP="00512E3F">
            <w:r w:rsidRPr="00990CE2">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DE02.01.009.05</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地址-村(街、路、弄等）</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DZCJN</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DE02.01.009.06</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地址-门牌号码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DZMPHM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DE02.01.052.00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职业类别代码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ZYLBDM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GB/T 2261.4-2003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DE06.00.092.00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入院日期时间</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RYRQSJ</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DATETIME</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病史陈述者姓名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BSCSZXM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DE02.10.024.00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陈述者与患者的关系代码</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CSZYHZDGXDM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ind w:left="120"/>
              <w:jc w:val="both"/>
              <w:rPr>
                <w:rFonts w:ascii="宋体" w:eastAsia="宋体" w:hAnsi="宋体" w:cs="Times New Roman"/>
                <w:sz w:val="21"/>
                <w:szCs w:val="21"/>
              </w:rPr>
            </w:pPr>
            <w:r w:rsidRPr="000348FE">
              <w:rPr>
                <w:rStyle w:val="MingLiU"/>
                <w:rFonts w:ascii="宋体" w:eastAsia="宋体" w:hAnsi="宋体" w:cs="Times New Roman"/>
                <w:sz w:val="21"/>
                <w:szCs w:val="21"/>
              </w:rPr>
              <w:t>GB/T 4761-2008</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DE05.10.143.00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陈述内容可靠标志</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CSNRKKBZ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Pr="00CA62E9" w:rsidRDefault="005213E8" w:rsidP="00512E3F">
            <w:pPr>
              <w:widowControl/>
              <w:jc w:val="center"/>
              <w:rPr>
                <w:bCs/>
                <w:kern w:val="0"/>
              </w:rPr>
            </w:pPr>
            <w:r w:rsidRPr="00CA62E9">
              <w:rPr>
                <w:bCs/>
                <w:kern w:val="0"/>
              </w:rPr>
              <w:t>必填</w:t>
            </w:r>
          </w:p>
        </w:tc>
        <w:tc>
          <w:tcPr>
            <w:tcW w:w="3260" w:type="dxa"/>
            <w:vAlign w:val="center"/>
          </w:tcPr>
          <w:p w:rsidR="005213E8" w:rsidRPr="00CA62E9" w:rsidRDefault="005213E8" w:rsidP="00512E3F">
            <w:pPr>
              <w:pStyle w:val="13"/>
              <w:shd w:val="clear" w:color="auto" w:fill="auto"/>
              <w:spacing w:line="240" w:lineRule="auto"/>
              <w:jc w:val="both"/>
              <w:rPr>
                <w:rFonts w:ascii="宋体" w:eastAsia="宋体" w:hAnsi="宋体" w:cs="Times New Roman"/>
                <w:b w:val="0"/>
                <w:sz w:val="21"/>
                <w:szCs w:val="21"/>
              </w:rPr>
            </w:pPr>
            <w:r w:rsidRPr="00CA62E9">
              <w:rPr>
                <w:rFonts w:ascii="宋体" w:eastAsia="宋体" w:hAnsi="宋体" w:cs="Times New Roman" w:hint="eastAsia"/>
                <w:b w:val="0"/>
                <w:sz w:val="21"/>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DE04.01.119.00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主诉</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DE02.10.071.00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现病史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XBS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DE453D" w:rsidRDefault="005213E8" w:rsidP="00512E3F">
            <w:pPr>
              <w:pStyle w:val="13"/>
              <w:shd w:val="clear" w:color="auto" w:fill="auto"/>
              <w:spacing w:line="240" w:lineRule="auto"/>
              <w:jc w:val="both"/>
              <w:rPr>
                <w:rFonts w:ascii="宋体" w:eastAsia="宋体" w:hAnsi="宋体" w:cs="Times New Roman"/>
                <w:b w:val="0"/>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DE05.10.031.00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一般健康状况标志</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YBJKZKBZ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CA62E9">
              <w:rPr>
                <w:rFonts w:ascii="宋体" w:eastAsia="宋体" w:hAnsi="宋体" w:cs="Times New Roman" w:hint="eastAsia"/>
                <w:b w:val="0"/>
                <w:sz w:val="21"/>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lastRenderedPageBreak/>
              <w:t>DE02.10.026.00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疾病史(含外伤）</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JBSHWS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DE05.10.119.00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患者传染性标志</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HZCRXBZ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Pr="006C4553" w:rsidRDefault="005213E8" w:rsidP="00512E3F">
            <w:pPr>
              <w:widowControl/>
              <w:jc w:val="center"/>
              <w:rPr>
                <w:bCs/>
                <w:kern w:val="0"/>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CA62E9">
              <w:rPr>
                <w:rFonts w:ascii="宋体" w:eastAsia="宋体" w:hAnsi="宋体" w:cs="Times New Roman" w:hint="eastAsia"/>
                <w:b w:val="0"/>
                <w:sz w:val="21"/>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DE02.10.008.00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传染病史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CRBS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rPr>
                <w:rFonts w:ascii="宋体" w:hAnsi="宋体"/>
                <w:szCs w:val="21"/>
              </w:rPr>
            </w:pPr>
            <w:r>
              <w:rPr>
                <w:rFonts w:ascii="宋体" w:hAnsi="宋体" w:hint="eastAsia"/>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DE02.10.101.00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预防接种史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YFJZS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DE02.10.061.00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手术史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SSS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DE02.10.100.00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输血史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SXS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DE02.10.022.00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过敏史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GMS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b w:val="0"/>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DE02.10.097.00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个人史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GRS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DE02.10.098.00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婚育史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HYS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DE02.10.102.00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月经史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YJS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DE02.10.103.00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家族史</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JZS</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bCs/>
                <w:kern w:val="0"/>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DE04.10.186.00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体格检查-体温</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TW</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4</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Pr>
                <w:rStyle w:val="MingLiU"/>
                <w:rFonts w:ascii="宋体" w:eastAsia="宋体" w:hAnsi="宋体" w:cs="Times New Roman" w:hint="eastAsia"/>
                <w:sz w:val="21"/>
                <w:szCs w:val="21"/>
              </w:rPr>
              <w:t>（℃</w:t>
            </w:r>
            <w:r w:rsidRPr="00803B72">
              <w:rPr>
                <w:rStyle w:val="MingLiU"/>
                <w:rFonts w:ascii="宋体" w:eastAsia="宋体" w:hAnsi="宋体" w:cs="Times New Roman"/>
                <w:sz w:val="21"/>
                <w:szCs w:val="21"/>
              </w:rPr>
              <w:t>)</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DE04.10.118.00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体格检査-脉率</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ML</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3</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（次/min)</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DE04.10.081.00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体格检查-呼吸频率</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HXPL</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3</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（次/ min)</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DE04.10.174.00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体格检查-收缩压</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SSY</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3</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（mmHg)</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DE04.10.176.00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体格检查-舒张压</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 xml:space="preserve">SZY </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3</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803B72">
              <w:rPr>
                <w:rStyle w:val="MingLiU"/>
                <w:rFonts w:ascii="宋体" w:eastAsia="宋体" w:hAnsi="宋体" w:cs="Times New Roman"/>
                <w:sz w:val="21"/>
                <w:szCs w:val="21"/>
              </w:rPr>
              <w:t>(mmHg)</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DE04.10.167.00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体格检查-身高</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SG</w:t>
            </w:r>
          </w:p>
        </w:tc>
        <w:tc>
          <w:tcPr>
            <w:tcW w:w="1070" w:type="dxa"/>
            <w:vAlign w:val="center"/>
          </w:tcPr>
          <w:p w:rsidR="005213E8" w:rsidRPr="00803B72" w:rsidRDefault="005213E8" w:rsidP="00512E3F">
            <w:pPr>
              <w:jc w:val="center"/>
              <w:rPr>
                <w:rFonts w:ascii="宋体" w:hAnsi="宋体"/>
                <w:b/>
                <w:szCs w:val="21"/>
              </w:rPr>
            </w:pPr>
            <w:r w:rsidRPr="00803B72">
              <w:rPr>
                <w:rStyle w:val="MingLiU"/>
                <w:rFonts w:ascii="宋体" w:eastAsia="宋体" w:hAnsi="宋体"/>
                <w:b w:val="0"/>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5</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803B72">
              <w:rPr>
                <w:rStyle w:val="MingLiU"/>
                <w:rFonts w:ascii="宋体" w:eastAsia="宋体" w:hAnsi="宋体" w:cs="Times New Roman"/>
                <w:sz w:val="21"/>
                <w:szCs w:val="21"/>
              </w:rPr>
              <w:t>（cm)</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DE04.10.188.00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体格检查-体重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TZ</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数值</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6</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803B72">
              <w:rPr>
                <w:rStyle w:val="MingLiU"/>
                <w:rFonts w:ascii="宋体" w:eastAsia="宋体" w:hAnsi="宋体" w:cs="Times New Roman"/>
                <w:sz w:val="21"/>
                <w:szCs w:val="21"/>
              </w:rPr>
              <w:t>(kg)</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DE04.10.219.00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体格检查-一般状况检查结果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YBZKJCJG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DE04.10.126.00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体格检査-皮肤和黏膜检查结果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PFHZMJCJG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DE04.10.114.00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体格检查-全身浅表淋巴结检査结果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QSQBLBJJJG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DE04.10_261.00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体格检査-头部及其器官检査结果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TBJQQGJJG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DE04.10.255.00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体格检査-颈部检查结果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JBJCJG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DE04.10.263.00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体格检查-胸部检査结果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CXBJJG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DE04.10.046.00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体格检查-腹部检查结果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CFBJCJG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3D2A95">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DE04.10.065.00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体格检查-肛门指诊检査 结果描述</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GMZZJJGMS</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Pr="006C4553" w:rsidRDefault="005213E8" w:rsidP="00512E3F">
            <w:pPr>
              <w:widowControl/>
              <w:jc w:val="center"/>
              <w:rPr>
                <w:rFonts w:ascii="宋体" w:hAnsi="宋体"/>
                <w:kern w:val="0"/>
                <w:szCs w:val="21"/>
              </w:rPr>
            </w:pPr>
            <w:r>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DE04.10.195.00</w:t>
            </w:r>
          </w:p>
        </w:tc>
        <w:tc>
          <w:tcPr>
            <w:tcW w:w="2160" w:type="dxa"/>
            <w:vAlign w:val="center"/>
          </w:tcPr>
          <w:p w:rsidR="005213E8" w:rsidRPr="00803B72" w:rsidRDefault="005213E8" w:rsidP="00512E3F">
            <w:pPr>
              <w:pStyle w:val="13"/>
              <w:shd w:val="clear" w:color="auto" w:fill="auto"/>
              <w:spacing w:line="240" w:lineRule="auto"/>
              <w:rPr>
                <w:rFonts w:ascii="宋体" w:eastAsia="宋体" w:hAnsi="宋体" w:cs="Times New Roman"/>
                <w:sz w:val="21"/>
                <w:szCs w:val="21"/>
              </w:rPr>
            </w:pPr>
            <w:r w:rsidRPr="00803B72">
              <w:rPr>
                <w:rStyle w:val="MingLiU"/>
                <w:rFonts w:ascii="宋体" w:eastAsia="宋体" w:hAnsi="宋体" w:cs="Times New Roman"/>
                <w:sz w:val="21"/>
                <w:szCs w:val="21"/>
              </w:rPr>
              <w:t>体格检查-外生殖器检査结果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WSZQJJG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F40393">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DE04.10.093.00</w:t>
            </w:r>
          </w:p>
        </w:tc>
        <w:tc>
          <w:tcPr>
            <w:tcW w:w="2160" w:type="dxa"/>
            <w:vAlign w:val="center"/>
          </w:tcPr>
          <w:p w:rsidR="005213E8" w:rsidRPr="00803B72" w:rsidRDefault="005213E8" w:rsidP="00512E3F">
            <w:pPr>
              <w:pStyle w:val="13"/>
              <w:shd w:val="clear" w:color="auto" w:fill="auto"/>
              <w:spacing w:line="240" w:lineRule="auto"/>
              <w:rPr>
                <w:rFonts w:ascii="宋体" w:eastAsia="宋体" w:hAnsi="宋体" w:cs="Times New Roman"/>
                <w:sz w:val="21"/>
                <w:szCs w:val="21"/>
              </w:rPr>
            </w:pPr>
            <w:r w:rsidRPr="00803B72">
              <w:rPr>
                <w:rStyle w:val="MingLiU"/>
                <w:rFonts w:ascii="宋体" w:eastAsia="宋体" w:hAnsi="宋体" w:cs="Times New Roman"/>
                <w:sz w:val="21"/>
                <w:szCs w:val="21"/>
              </w:rPr>
              <w:t>体格检査-脊柱检查结果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JZJCJG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F40393">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DE04.10.179.00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体格检查-四肢检查结果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TGJCSZJCJG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F40393">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DE05.10.149.00</w:t>
            </w:r>
          </w:p>
        </w:tc>
        <w:tc>
          <w:tcPr>
            <w:tcW w:w="2160" w:type="dxa"/>
            <w:vAlign w:val="center"/>
          </w:tcPr>
          <w:p w:rsidR="005213E8" w:rsidRPr="00803B72" w:rsidRDefault="005213E8" w:rsidP="00512E3F">
            <w:pPr>
              <w:pStyle w:val="13"/>
              <w:shd w:val="clear" w:color="auto" w:fill="auto"/>
              <w:spacing w:line="240" w:lineRule="auto"/>
              <w:jc w:val="both"/>
              <w:rPr>
                <w:rFonts w:ascii="宋体" w:eastAsia="宋体" w:hAnsi="宋体" w:cs="Times New Roman"/>
                <w:sz w:val="21"/>
                <w:szCs w:val="21"/>
              </w:rPr>
            </w:pPr>
            <w:r w:rsidRPr="00803B72">
              <w:rPr>
                <w:rStyle w:val="MingLiU"/>
                <w:rFonts w:ascii="宋体" w:eastAsia="宋体" w:hAnsi="宋体" w:cs="Times New Roman"/>
                <w:sz w:val="21"/>
                <w:szCs w:val="21"/>
              </w:rPr>
              <w:t>体格检查-神经系</w:t>
            </w:r>
            <w:r w:rsidRPr="00803B72">
              <w:rPr>
                <w:rStyle w:val="MingLiU"/>
                <w:rFonts w:ascii="宋体" w:eastAsia="宋体" w:hAnsi="宋体" w:cs="Times New Roman"/>
                <w:sz w:val="21"/>
                <w:szCs w:val="21"/>
              </w:rPr>
              <w:lastRenderedPageBreak/>
              <w:t>统检查结果</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lastRenderedPageBreak/>
              <w:t>SJXTJCJG</w:t>
            </w:r>
          </w:p>
        </w:tc>
        <w:tc>
          <w:tcPr>
            <w:tcW w:w="1070"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字符串</w:t>
            </w:r>
          </w:p>
        </w:tc>
        <w:tc>
          <w:tcPr>
            <w:tcW w:w="773" w:type="dxa"/>
            <w:vAlign w:val="center"/>
          </w:tcPr>
          <w:p w:rsidR="005213E8" w:rsidRPr="00803B72" w:rsidRDefault="005213E8" w:rsidP="00512E3F">
            <w:pPr>
              <w:pStyle w:val="13"/>
              <w:shd w:val="clear" w:color="auto" w:fill="auto"/>
              <w:spacing w:line="240" w:lineRule="auto"/>
              <w:jc w:val="center"/>
              <w:rPr>
                <w:rFonts w:ascii="宋体" w:eastAsia="宋体" w:hAnsi="宋体" w:cs="Times New Roman"/>
                <w:sz w:val="21"/>
                <w:szCs w:val="21"/>
              </w:rPr>
            </w:pPr>
            <w:r w:rsidRPr="00803B72">
              <w:rPr>
                <w:rStyle w:val="MingLiU"/>
                <w:rFonts w:ascii="宋体" w:eastAsia="宋体" w:hAnsi="宋体" w:cs="Times New Roman"/>
                <w:sz w:val="21"/>
                <w:szCs w:val="21"/>
              </w:rPr>
              <w:t>1000</w:t>
            </w:r>
          </w:p>
        </w:tc>
        <w:tc>
          <w:tcPr>
            <w:tcW w:w="645" w:type="dxa"/>
            <w:vAlign w:val="center"/>
          </w:tcPr>
          <w:p w:rsidR="005213E8" w:rsidRDefault="005213E8" w:rsidP="00512E3F">
            <w:r w:rsidRPr="00F40393">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lastRenderedPageBreak/>
              <w:t>DE08.10.061.00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专科情况</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ZKQK</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645" w:type="dxa"/>
            <w:vAlign w:val="center"/>
          </w:tcPr>
          <w:p w:rsidR="005213E8" w:rsidRDefault="005213E8" w:rsidP="00512E3F">
            <w:r w:rsidRPr="00F40393">
              <w:rPr>
                <w:rFonts w:ascii="宋体" w:hAnsi="宋体" w:hint="eastAsia"/>
                <w:kern w:val="0"/>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DE05.01.058.00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确定诊断日期</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QDZDRQ</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DATETIME</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8</w:t>
            </w:r>
          </w:p>
        </w:tc>
        <w:tc>
          <w:tcPr>
            <w:tcW w:w="645"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DE05.01.080.00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hint="eastAsia"/>
                <w:sz w:val="21"/>
                <w:szCs w:val="21"/>
              </w:rPr>
              <w:t>入</w:t>
            </w:r>
            <w:r w:rsidRPr="000348FE">
              <w:rPr>
                <w:rStyle w:val="MingLiU"/>
                <w:rFonts w:ascii="宋体" w:eastAsia="宋体" w:hAnsi="宋体" w:cs="Times New Roman"/>
                <w:sz w:val="21"/>
                <w:szCs w:val="21"/>
              </w:rPr>
              <w:t>院诊断顺位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RYZDSW</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数值</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2</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DE02.01_039.00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接诊医师签名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JZYSQM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vAlign w:val="center"/>
          </w:tcPr>
          <w:p w:rsidR="005213E8" w:rsidRPr="006C4553" w:rsidRDefault="005213E8" w:rsidP="00512E3F">
            <w:pPr>
              <w:widowControl/>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接诊医师</w:t>
            </w:r>
            <w:r w:rsidRPr="003652A8">
              <w:rPr>
                <w:rFonts w:ascii="宋体" w:hAnsi="宋体" w:hint="eastAsia"/>
                <w:color w:val="000000"/>
                <w:szCs w:val="21"/>
              </w:rPr>
              <w:t>工号</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JZYS</w:t>
            </w:r>
            <w:r w:rsidRPr="00315DFF">
              <w:rPr>
                <w:rFonts w:ascii="宋体" w:hAnsi="宋体" w:hint="eastAsia"/>
                <w:kern w:val="0"/>
                <w:szCs w:val="21"/>
              </w:rPr>
              <w:t>GH</w:t>
            </w:r>
          </w:p>
        </w:tc>
        <w:tc>
          <w:tcPr>
            <w:tcW w:w="107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73"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645" w:type="dxa"/>
          </w:tcPr>
          <w:p w:rsidR="005213E8" w:rsidRDefault="005213E8" w:rsidP="00512E3F">
            <w:r w:rsidRPr="006F5FDB">
              <w:rPr>
                <w:rFonts w:ascii="宋体" w:hAnsi="宋体" w:hint="eastAsia"/>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住院医师签名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ZYYSQM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住院医师</w:t>
            </w:r>
            <w:r w:rsidRPr="003652A8">
              <w:rPr>
                <w:rFonts w:ascii="宋体" w:hAnsi="宋体" w:hint="eastAsia"/>
                <w:color w:val="000000"/>
                <w:szCs w:val="21"/>
              </w:rPr>
              <w:t>工号</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ZYYS</w:t>
            </w:r>
            <w:r w:rsidRPr="00315DFF">
              <w:rPr>
                <w:rFonts w:ascii="宋体" w:hAnsi="宋体" w:hint="eastAsia"/>
                <w:kern w:val="0"/>
                <w:szCs w:val="21"/>
              </w:rPr>
              <w:t>GH</w:t>
            </w:r>
          </w:p>
        </w:tc>
        <w:tc>
          <w:tcPr>
            <w:tcW w:w="107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73"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645" w:type="dxa"/>
          </w:tcPr>
          <w:p w:rsidR="005213E8" w:rsidRDefault="005213E8" w:rsidP="00512E3F">
            <w:r w:rsidRPr="006F5FDB">
              <w:rPr>
                <w:rFonts w:ascii="宋体" w:hAnsi="宋体" w:hint="eastAsia"/>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主治医师签名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ZZYSQM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主治医师</w:t>
            </w:r>
            <w:r w:rsidRPr="003652A8">
              <w:rPr>
                <w:rFonts w:ascii="宋体" w:hAnsi="宋体" w:hint="eastAsia"/>
                <w:color w:val="000000"/>
                <w:szCs w:val="21"/>
              </w:rPr>
              <w:t>工号</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ZZYS</w:t>
            </w:r>
            <w:r w:rsidRPr="00315DFF">
              <w:rPr>
                <w:rFonts w:ascii="宋体" w:hAnsi="宋体" w:hint="eastAsia"/>
                <w:kern w:val="0"/>
                <w:szCs w:val="21"/>
              </w:rPr>
              <w:t>GH</w:t>
            </w:r>
          </w:p>
        </w:tc>
        <w:tc>
          <w:tcPr>
            <w:tcW w:w="107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73"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645" w:type="dxa"/>
          </w:tcPr>
          <w:p w:rsidR="005213E8" w:rsidRDefault="005213E8" w:rsidP="00512E3F">
            <w:r w:rsidRPr="006F5FDB">
              <w:rPr>
                <w:rFonts w:ascii="宋体" w:hAnsi="宋体" w:hint="eastAsia"/>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主任医师签名</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ZRYSQM</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645"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主任医师</w:t>
            </w:r>
            <w:r w:rsidRPr="003652A8">
              <w:rPr>
                <w:rFonts w:ascii="宋体" w:hAnsi="宋体" w:hint="eastAsia"/>
                <w:color w:val="000000"/>
                <w:szCs w:val="21"/>
              </w:rPr>
              <w:t>工号</w:t>
            </w:r>
          </w:p>
        </w:tc>
        <w:tc>
          <w:tcPr>
            <w:tcW w:w="1061" w:type="dxa"/>
            <w:vAlign w:val="center"/>
          </w:tcPr>
          <w:p w:rsidR="005213E8" w:rsidRPr="00315DFF" w:rsidRDefault="005213E8" w:rsidP="00512E3F">
            <w:pPr>
              <w:jc w:val="left"/>
              <w:rPr>
                <w:rFonts w:ascii="宋体" w:hAnsi="宋体"/>
                <w:kern w:val="0"/>
                <w:szCs w:val="21"/>
              </w:rPr>
            </w:pPr>
            <w:r w:rsidRPr="00315DFF">
              <w:rPr>
                <w:rFonts w:ascii="宋体" w:hAnsi="宋体"/>
                <w:kern w:val="0"/>
                <w:szCs w:val="21"/>
              </w:rPr>
              <w:t>ZRYS</w:t>
            </w:r>
            <w:r w:rsidRPr="00315DFF">
              <w:rPr>
                <w:rFonts w:ascii="宋体" w:hAnsi="宋体" w:hint="eastAsia"/>
                <w:kern w:val="0"/>
                <w:szCs w:val="21"/>
              </w:rPr>
              <w:t>GH</w:t>
            </w:r>
          </w:p>
        </w:tc>
        <w:tc>
          <w:tcPr>
            <w:tcW w:w="107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73"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645" w:type="dxa"/>
          </w:tcPr>
          <w:p w:rsidR="005213E8" w:rsidRDefault="005213E8" w:rsidP="00512E3F">
            <w:r w:rsidRPr="006F5FDB">
              <w:rPr>
                <w:rFonts w:ascii="宋体" w:hAnsi="宋体" w:hint="eastAsia"/>
                <w:szCs w:val="21"/>
              </w:rPr>
              <w:t>可选</w:t>
            </w:r>
          </w:p>
        </w:tc>
        <w:tc>
          <w:tcPr>
            <w:tcW w:w="32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061" w:type="dxa"/>
            <w:vAlign w:val="center"/>
          </w:tcPr>
          <w:p w:rsidR="005213E8" w:rsidRPr="00315DFF" w:rsidRDefault="005213E8" w:rsidP="00512E3F">
            <w:pPr>
              <w:widowControl/>
              <w:jc w:val="left"/>
              <w:rPr>
                <w:rFonts w:ascii="宋体" w:hAnsi="宋体"/>
                <w:kern w:val="0"/>
                <w:szCs w:val="21"/>
              </w:rPr>
            </w:pPr>
            <w:r w:rsidRPr="00315DFF">
              <w:rPr>
                <w:rFonts w:ascii="宋体" w:hAnsi="宋体" w:hint="eastAsia"/>
                <w:kern w:val="0"/>
                <w:szCs w:val="21"/>
              </w:rPr>
              <w:t>SFYZYSZ</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WDDE98.00.001.00</w:t>
            </w:r>
          </w:p>
        </w:tc>
        <w:tc>
          <w:tcPr>
            <w:tcW w:w="21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061" w:type="dxa"/>
            <w:vAlign w:val="center"/>
          </w:tcPr>
          <w:p w:rsidR="005213E8" w:rsidRPr="00315DFF" w:rsidRDefault="005213E8" w:rsidP="00512E3F">
            <w:pPr>
              <w:widowControl/>
              <w:jc w:val="left"/>
              <w:rPr>
                <w:rFonts w:ascii="宋体" w:hAnsi="宋体"/>
                <w:kern w:val="0"/>
                <w:szCs w:val="21"/>
              </w:rPr>
            </w:pPr>
            <w:r w:rsidRPr="00315DFF">
              <w:rPr>
                <w:rFonts w:ascii="宋体" w:hAnsi="宋体" w:hint="eastAsia"/>
                <w:kern w:val="0"/>
                <w:szCs w:val="21"/>
              </w:rPr>
              <w:t>SFYZDMX</w:t>
            </w:r>
          </w:p>
        </w:tc>
        <w:tc>
          <w:tcPr>
            <w:tcW w:w="107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73"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645"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061" w:type="dxa"/>
            <w:vAlign w:val="center"/>
          </w:tcPr>
          <w:p w:rsidR="005213E8" w:rsidRPr="00315DFF" w:rsidRDefault="005213E8" w:rsidP="00512E3F">
            <w:pPr>
              <w:widowControl/>
              <w:jc w:val="left"/>
              <w:rPr>
                <w:rFonts w:ascii="宋体" w:hAnsi="宋体"/>
                <w:kern w:val="0"/>
                <w:szCs w:val="21"/>
              </w:rPr>
            </w:pPr>
            <w:r w:rsidRPr="00315DFF">
              <w:rPr>
                <w:rFonts w:ascii="宋体" w:hAnsi="宋体" w:hint="eastAsia"/>
                <w:kern w:val="0"/>
                <w:szCs w:val="21"/>
              </w:rPr>
              <w:t>XGBZ</w:t>
            </w:r>
          </w:p>
        </w:tc>
        <w:tc>
          <w:tcPr>
            <w:tcW w:w="1070"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数值</w:t>
            </w:r>
          </w:p>
        </w:tc>
        <w:tc>
          <w:tcPr>
            <w:tcW w:w="773" w:type="dxa"/>
            <w:vAlign w:val="center"/>
          </w:tcPr>
          <w:p w:rsidR="005213E8" w:rsidRPr="008D1EEA" w:rsidRDefault="005213E8" w:rsidP="00512E3F">
            <w:pPr>
              <w:widowControl/>
              <w:jc w:val="center"/>
              <w:rPr>
                <w:rFonts w:ascii="宋体" w:hAnsi="宋体" w:cs="宋体"/>
                <w:color w:val="000000"/>
                <w:kern w:val="0"/>
                <w:szCs w:val="21"/>
              </w:rPr>
            </w:pPr>
          </w:p>
        </w:tc>
        <w:tc>
          <w:tcPr>
            <w:tcW w:w="645"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bl>
    <w:p w:rsidR="005213E8" w:rsidRDefault="005213E8" w:rsidP="005213E8"/>
    <w:p w:rsidR="005213E8" w:rsidRPr="00E9140E" w:rsidRDefault="005213E8" w:rsidP="0049659C">
      <w:pPr>
        <w:pStyle w:val="3"/>
        <w:rPr>
          <w:rFonts w:ascii="宋体" w:hAnsi="宋体"/>
        </w:rPr>
      </w:pPr>
      <w:bookmarkStart w:id="317" w:name="_Toc429573921"/>
      <w:r>
        <w:rPr>
          <w:rFonts w:ascii="宋体" w:hAnsi="宋体" w:hint="eastAsia"/>
        </w:rPr>
        <w:t>24h出入院记录</w:t>
      </w:r>
      <w:r w:rsidRPr="001F7DF3">
        <w:rPr>
          <w:rFonts w:hint="eastAsia"/>
        </w:rPr>
        <w:t>（</w:t>
      </w:r>
      <w:r>
        <w:rPr>
          <w:rFonts w:hint="eastAsia"/>
        </w:rPr>
        <w:t>TB_EMR_CRYJL</w:t>
      </w:r>
      <w:r w:rsidRPr="001F7DF3">
        <w:rPr>
          <w:rFonts w:hint="eastAsia"/>
        </w:rPr>
        <w:t>）</w:t>
      </w:r>
      <w:bookmarkEnd w:id="317"/>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850"/>
        <w:gridCol w:w="2913"/>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85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2913" w:type="dxa"/>
            <w:tcBorders>
              <w:bottom w:val="single" w:sz="4" w:space="0" w:color="auto"/>
            </w:tcBorders>
            <w:shd w:val="clear" w:color="auto" w:fill="E0E0E0"/>
            <w:vAlign w:val="center"/>
          </w:tcPr>
          <w:p w:rsidR="005213E8" w:rsidRPr="006C4553" w:rsidRDefault="005213E8" w:rsidP="00512E3F">
            <w:pPr>
              <w:pStyle w:val="My"/>
              <w:spacing w:before="0" w:line="240" w:lineRule="auto"/>
              <w:ind w:firstLine="0"/>
              <w:jc w:val="center"/>
              <w:rPr>
                <w:rFonts w:ascii="宋体" w:hAnsi="宋体"/>
                <w:b/>
                <w:sz w:val="21"/>
                <w:szCs w:val="21"/>
              </w:rPr>
            </w:pPr>
            <w:r w:rsidRPr="006C4553">
              <w:rPr>
                <w:rFonts w:ascii="宋体" w:hAnsi="宋体" w:hint="eastAsia"/>
                <w:b/>
                <w:sz w:val="21"/>
                <w:szCs w:val="21"/>
              </w:rPr>
              <w:t>说明</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DE08.10.052.00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sidRPr="000348FE">
              <w:rPr>
                <w:rFonts w:ascii="宋体" w:hAnsi="宋体"/>
                <w:kern w:val="0"/>
                <w:szCs w:val="21"/>
              </w:rPr>
              <w:t>医疗机构代码</w:t>
            </w:r>
          </w:p>
        </w:tc>
        <w:tc>
          <w:tcPr>
            <w:tcW w:w="1281" w:type="dxa"/>
            <w:tcBorders>
              <w:bottom w:val="single" w:sz="4" w:space="0" w:color="auto"/>
            </w:tcBorders>
            <w:shd w:val="clear" w:color="auto" w:fill="FFCC99"/>
            <w:vAlign w:val="center"/>
          </w:tcPr>
          <w:p w:rsidR="005213E8" w:rsidRPr="000348FE" w:rsidRDefault="005213E8" w:rsidP="00512E3F">
            <w:pPr>
              <w:widowControl/>
              <w:ind w:leftChars="-18" w:left="-38" w:rightChars="-30" w:right="-63"/>
              <w:rPr>
                <w:rFonts w:ascii="宋体" w:hAnsi="宋体"/>
                <w:kern w:val="0"/>
                <w:szCs w:val="21"/>
              </w:rPr>
            </w:pPr>
            <w:r w:rsidRPr="000348FE">
              <w:rPr>
                <w:rFonts w:ascii="宋体" w:hAnsi="宋体"/>
                <w:kern w:val="0"/>
                <w:szCs w:val="21"/>
              </w:rPr>
              <w:t>YLJGDM</w:t>
            </w:r>
          </w:p>
        </w:tc>
        <w:tc>
          <w:tcPr>
            <w:tcW w:w="1056"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22</w:t>
            </w:r>
          </w:p>
        </w:tc>
        <w:tc>
          <w:tcPr>
            <w:tcW w:w="85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2913"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E2545B" w:rsidRPr="004E3FEE" w:rsidTr="00512E3F">
        <w:trPr>
          <w:jc w:val="center"/>
        </w:trPr>
        <w:tc>
          <w:tcPr>
            <w:tcW w:w="2160" w:type="dxa"/>
            <w:tcBorders>
              <w:bottom w:val="single" w:sz="4" w:space="0" w:color="auto"/>
            </w:tcBorders>
            <w:shd w:val="clear" w:color="auto" w:fill="FFCC99"/>
            <w:vAlign w:val="center"/>
          </w:tcPr>
          <w:p w:rsidR="00E2545B" w:rsidRPr="009C6C76" w:rsidRDefault="00E2545B" w:rsidP="00512E3F">
            <w:pPr>
              <w:widowControl/>
              <w:jc w:val="center"/>
              <w:rPr>
                <w:rFonts w:cs="宋体"/>
                <w:bCs/>
                <w:kern w:val="0"/>
              </w:rPr>
            </w:pPr>
            <w:r w:rsidRPr="009C6C76">
              <w:rPr>
                <w:rFonts w:cs="宋体"/>
                <w:bCs/>
                <w:kern w:val="0"/>
              </w:rPr>
              <w:t>DE01.00.014.00</w:t>
            </w:r>
          </w:p>
        </w:tc>
        <w:tc>
          <w:tcPr>
            <w:tcW w:w="21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1056"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tcBorders>
              <w:bottom w:val="single" w:sz="4" w:space="0" w:color="auto"/>
            </w:tcBorders>
            <w:shd w:val="clear" w:color="auto" w:fill="FFCC99"/>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2913"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2913"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2913"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患者姓名</w:t>
            </w:r>
          </w:p>
        </w:tc>
        <w:tc>
          <w:tcPr>
            <w:tcW w:w="1281" w:type="dxa"/>
            <w:vAlign w:val="center"/>
          </w:tcPr>
          <w:p w:rsidR="005213E8" w:rsidRPr="000348FE" w:rsidRDefault="005213E8" w:rsidP="00512E3F">
            <w:pPr>
              <w:jc w:val="left"/>
              <w:rPr>
                <w:rFonts w:ascii="宋体" w:hAnsi="宋体"/>
                <w:sz w:val="24"/>
                <w:szCs w:val="24"/>
              </w:rPr>
            </w:pPr>
            <w:r w:rsidRPr="000348FE">
              <w:rPr>
                <w:rFonts w:ascii="宋体" w:hAnsi="宋体"/>
              </w:rPr>
              <w:t>HZXM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Fonts w:ascii="宋体" w:eastAsia="宋体" w:hAnsi="宋体" w:cs="Times New Roman"/>
                <w:b w:val="0"/>
                <w:sz w:val="21"/>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DE02.01.040.00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性别代码</w:t>
            </w:r>
          </w:p>
        </w:tc>
        <w:tc>
          <w:tcPr>
            <w:tcW w:w="1281" w:type="dxa"/>
            <w:vAlign w:val="center"/>
          </w:tcPr>
          <w:p w:rsidR="005213E8" w:rsidRPr="000348FE" w:rsidRDefault="005213E8" w:rsidP="00512E3F">
            <w:pPr>
              <w:jc w:val="left"/>
              <w:rPr>
                <w:rFonts w:ascii="宋体" w:hAnsi="宋体"/>
                <w:sz w:val="24"/>
                <w:szCs w:val="24"/>
              </w:rPr>
            </w:pPr>
            <w:r w:rsidRPr="000348FE">
              <w:rPr>
                <w:rFonts w:ascii="宋体" w:hAnsi="宋体"/>
              </w:rPr>
              <w:t>XBDM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Fonts w:ascii="宋体" w:eastAsia="宋体" w:hAnsi="宋体" w:cs="Times New Roman"/>
                <w:b w:val="0"/>
                <w:sz w:val="21"/>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GB/T2261.1—2003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年龄（岁）</w:t>
            </w:r>
          </w:p>
        </w:tc>
        <w:tc>
          <w:tcPr>
            <w:tcW w:w="1281" w:type="dxa"/>
            <w:vAlign w:val="center"/>
          </w:tcPr>
          <w:p w:rsidR="005213E8" w:rsidRPr="000348FE" w:rsidRDefault="005213E8" w:rsidP="00512E3F">
            <w:pPr>
              <w:jc w:val="left"/>
              <w:rPr>
                <w:rFonts w:ascii="宋体" w:hAnsi="宋体"/>
                <w:sz w:val="24"/>
                <w:szCs w:val="24"/>
              </w:rPr>
            </w:pPr>
            <w:r w:rsidRPr="000348FE">
              <w:rPr>
                <w:rFonts w:ascii="宋体" w:hAnsi="宋体"/>
              </w:rPr>
              <w:t>NLS</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hint="eastAsia"/>
                <w:sz w:val="21"/>
                <w:szCs w:val="21"/>
              </w:rPr>
              <w:t>数值</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3</w:t>
            </w:r>
          </w:p>
        </w:tc>
        <w:tc>
          <w:tcPr>
            <w:tcW w:w="850"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Fonts w:ascii="宋体" w:eastAsia="宋体" w:hAnsi="宋体" w:cs="Times New Roman" w:hint="eastAsia"/>
                <w:b w:val="0"/>
                <w:sz w:val="21"/>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年龄</w:t>
            </w:r>
            <w:r>
              <w:rPr>
                <w:rStyle w:val="MingLiU"/>
                <w:rFonts w:ascii="宋体" w:eastAsia="宋体" w:hAnsi="宋体" w:cs="Times New Roman"/>
                <w:sz w:val="21"/>
                <w:szCs w:val="21"/>
              </w:rPr>
              <w:t>（月</w:t>
            </w:r>
            <w:r w:rsidRPr="000348FE">
              <w:rPr>
                <w:rStyle w:val="MingLiU"/>
                <w:rFonts w:ascii="宋体" w:eastAsia="宋体" w:hAnsi="宋体" w:cs="Times New Roman"/>
                <w:sz w:val="21"/>
                <w:szCs w:val="21"/>
              </w:rPr>
              <w:t>）</w:t>
            </w:r>
          </w:p>
        </w:tc>
        <w:tc>
          <w:tcPr>
            <w:tcW w:w="1281" w:type="dxa"/>
            <w:vAlign w:val="center"/>
          </w:tcPr>
          <w:p w:rsidR="005213E8" w:rsidRPr="000348FE" w:rsidRDefault="005213E8" w:rsidP="00512E3F">
            <w:pPr>
              <w:jc w:val="left"/>
              <w:rPr>
                <w:rFonts w:ascii="宋体" w:hAnsi="宋体"/>
                <w:sz w:val="24"/>
                <w:szCs w:val="24"/>
              </w:rPr>
            </w:pPr>
            <w:r w:rsidRPr="000348FE">
              <w:rPr>
                <w:rFonts w:ascii="宋体" w:hAnsi="宋体"/>
              </w:rPr>
              <w:t>NLY</w:t>
            </w:r>
          </w:p>
        </w:tc>
        <w:tc>
          <w:tcPr>
            <w:tcW w:w="1056"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850"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Fonts w:ascii="宋体" w:eastAsia="宋体" w:hAnsi="宋体" w:cs="Times New Roman" w:hint="eastAsia"/>
                <w:b w:val="0"/>
                <w:sz w:val="21"/>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DE02.01.025.00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民族</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MZ</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tcBorders>
              <w:bottom w:val="single" w:sz="4" w:space="0" w:color="auto"/>
            </w:tcBorders>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 3304—1991</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DE02.01.018.00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婚姻状况代码</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HYZKDM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Fonts w:ascii="宋体" w:eastAsia="宋体" w:hAnsi="宋体" w:cs="Times New Roman"/>
                <w:b w:val="0"/>
                <w:sz w:val="21"/>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GB/T2261.2—2003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DE02.01.009.01</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地址-省（自治区、直辖市）</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DZSZZ</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地址-省（自治区、直辖市）</w:t>
            </w:r>
            <w:r>
              <w:rPr>
                <w:rFonts w:ascii="宋体" w:hAnsi="宋体"/>
                <w:szCs w:val="21"/>
              </w:rPr>
              <w:t>代码</w:t>
            </w:r>
          </w:p>
        </w:tc>
        <w:tc>
          <w:tcPr>
            <w:tcW w:w="1281" w:type="dxa"/>
            <w:vAlign w:val="center"/>
          </w:tcPr>
          <w:p w:rsidR="005213E8" w:rsidRDefault="005213E8" w:rsidP="00512E3F">
            <w:pPr>
              <w:jc w:val="center"/>
              <w:rPr>
                <w:rFonts w:ascii="宋体" w:hAnsi="宋体"/>
                <w:szCs w:val="21"/>
              </w:rPr>
            </w:pPr>
            <w:r w:rsidRPr="000348FE">
              <w:rPr>
                <w:rFonts w:ascii="宋体" w:hAnsi="宋体"/>
                <w:szCs w:val="21"/>
              </w:rPr>
              <w:t>DZSZZ</w:t>
            </w:r>
            <w:r>
              <w:rPr>
                <w:rFonts w:ascii="宋体" w:hAnsi="宋体" w:hint="eastAsia"/>
                <w:szCs w:val="21"/>
              </w:rPr>
              <w:t>DM</w:t>
            </w:r>
          </w:p>
        </w:tc>
        <w:tc>
          <w:tcPr>
            <w:tcW w:w="1056"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DE02.01.009.02</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地址-市（地区、州）</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DZSDZ</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地址-市（地区、州）</w:t>
            </w:r>
            <w:r>
              <w:rPr>
                <w:rFonts w:ascii="宋体" w:hAnsi="宋体"/>
                <w:szCs w:val="21"/>
              </w:rPr>
              <w:t>代码</w:t>
            </w:r>
          </w:p>
        </w:tc>
        <w:tc>
          <w:tcPr>
            <w:tcW w:w="1281" w:type="dxa"/>
            <w:vAlign w:val="center"/>
          </w:tcPr>
          <w:p w:rsidR="005213E8" w:rsidRDefault="005213E8" w:rsidP="00512E3F">
            <w:pPr>
              <w:jc w:val="center"/>
              <w:rPr>
                <w:rFonts w:ascii="宋体" w:hAnsi="宋体"/>
                <w:szCs w:val="21"/>
              </w:rPr>
            </w:pPr>
            <w:r w:rsidRPr="000348FE">
              <w:rPr>
                <w:rFonts w:ascii="宋体" w:hAnsi="宋体"/>
                <w:szCs w:val="21"/>
              </w:rPr>
              <w:t>DZSDZ</w:t>
            </w:r>
            <w:r>
              <w:rPr>
                <w:rFonts w:ascii="宋体" w:hAnsi="宋体" w:hint="eastAsia"/>
                <w:szCs w:val="21"/>
              </w:rPr>
              <w:t>DM</w:t>
            </w:r>
          </w:p>
        </w:tc>
        <w:tc>
          <w:tcPr>
            <w:tcW w:w="1056"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DE02.01.009.03</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地址-县（区）</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DZXQ</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lastRenderedPageBreak/>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地址-县（区）</w:t>
            </w:r>
            <w:r>
              <w:rPr>
                <w:rFonts w:ascii="宋体" w:hAnsi="宋体"/>
                <w:szCs w:val="21"/>
              </w:rPr>
              <w:t>代码</w:t>
            </w:r>
          </w:p>
        </w:tc>
        <w:tc>
          <w:tcPr>
            <w:tcW w:w="1281" w:type="dxa"/>
            <w:vAlign w:val="center"/>
          </w:tcPr>
          <w:p w:rsidR="005213E8" w:rsidRDefault="005213E8" w:rsidP="00512E3F">
            <w:pPr>
              <w:jc w:val="center"/>
              <w:rPr>
                <w:rFonts w:ascii="宋体" w:hAnsi="宋体"/>
                <w:szCs w:val="21"/>
              </w:rPr>
            </w:pPr>
            <w:r w:rsidRPr="000348FE">
              <w:rPr>
                <w:rFonts w:ascii="宋体" w:hAnsi="宋体"/>
                <w:szCs w:val="21"/>
              </w:rPr>
              <w:t>DZSDZ</w:t>
            </w:r>
            <w:r>
              <w:rPr>
                <w:rFonts w:ascii="宋体" w:hAnsi="宋体" w:hint="eastAsia"/>
                <w:szCs w:val="21"/>
              </w:rPr>
              <w:t>DM</w:t>
            </w:r>
          </w:p>
        </w:tc>
        <w:tc>
          <w:tcPr>
            <w:tcW w:w="1056"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DE02.01.009.04</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地址-乡（镇、街道办事处）</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DZXZJ</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地址-乡（镇、街道办事处）</w:t>
            </w:r>
            <w:r>
              <w:rPr>
                <w:rFonts w:ascii="宋体" w:hAnsi="宋体"/>
                <w:szCs w:val="21"/>
              </w:rPr>
              <w:t>代码</w:t>
            </w:r>
          </w:p>
        </w:tc>
        <w:tc>
          <w:tcPr>
            <w:tcW w:w="1281" w:type="dxa"/>
            <w:vAlign w:val="center"/>
          </w:tcPr>
          <w:p w:rsidR="005213E8" w:rsidRDefault="005213E8" w:rsidP="00512E3F">
            <w:pPr>
              <w:jc w:val="center"/>
              <w:rPr>
                <w:rFonts w:ascii="宋体" w:hAnsi="宋体"/>
                <w:szCs w:val="21"/>
              </w:rPr>
            </w:pPr>
            <w:r w:rsidRPr="000348FE">
              <w:rPr>
                <w:rFonts w:ascii="宋体" w:hAnsi="宋体"/>
                <w:szCs w:val="21"/>
              </w:rPr>
              <w:t>DZXZJ</w:t>
            </w:r>
            <w:r>
              <w:rPr>
                <w:rFonts w:ascii="宋体" w:hAnsi="宋体" w:hint="eastAsia"/>
                <w:szCs w:val="21"/>
              </w:rPr>
              <w:t>DM</w:t>
            </w:r>
          </w:p>
        </w:tc>
        <w:tc>
          <w:tcPr>
            <w:tcW w:w="1056"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lang w:eastAsia="zh-TW"/>
              </w:rPr>
            </w:pPr>
            <w:r w:rsidRPr="000348FE">
              <w:rPr>
                <w:rStyle w:val="MingLiU"/>
                <w:rFonts w:ascii="宋体" w:eastAsia="宋体" w:hAnsi="宋体" w:cs="Times New Roman"/>
                <w:sz w:val="21"/>
                <w:szCs w:val="21"/>
                <w:lang w:eastAsia="zh-TW"/>
              </w:rPr>
              <w:t>地址-村(街、路、弄等）</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DZCJN</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DE02.01.009.06</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地址-门牌号码</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DZMPHM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DE02.01.052.00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职业类别代码</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ZYLBDM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GB/T2261.4—2003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病史陈述者姓名</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BSCSZXM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DE02.10.024.00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陈述者与患者的关系代码</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CSZYHZDGXDM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 4761—2008</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DE05.10.143.00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陈述内容可靠标志</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CSNRKKBZ</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r w:rsidRPr="00CA62E9">
              <w:rPr>
                <w:rFonts w:ascii="宋体" w:eastAsia="宋体" w:hAnsi="宋体" w:cs="Times New Roman" w:hint="eastAsia"/>
                <w:b w:val="0"/>
                <w:sz w:val="21"/>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DE06.00.092.00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入院日期时间</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RYRQSJ</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DATETIME</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DE06.00.017.00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出院日期时间</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CYRQSJ</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DATETIME</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DE04.01.119.00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主诉</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ZS</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100</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DE02.10.071.00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现病史</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XBS</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r>
              <w:rPr>
                <w:rFonts w:ascii="宋体" w:eastAsia="宋体" w:hAnsi="宋体" w:cs="Times New Roman" w:hint="eastAsia"/>
                <w:b w:val="0"/>
                <w:sz w:val="21"/>
                <w:szCs w:val="21"/>
              </w:rPr>
              <w:t>有多项时用“；”隔开</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DE05.10.148.00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hint="eastAsia"/>
                <w:sz w:val="21"/>
                <w:szCs w:val="21"/>
              </w:rPr>
              <w:t>入院</w:t>
            </w:r>
            <w:r w:rsidRPr="000348FE">
              <w:rPr>
                <w:rStyle w:val="MingLiU"/>
                <w:rFonts w:ascii="宋体" w:eastAsia="宋体" w:hAnsi="宋体" w:cs="Times New Roman"/>
                <w:sz w:val="21"/>
                <w:szCs w:val="21"/>
              </w:rPr>
              <w:t>情况</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RYQK</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DE04.01.118.00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症状名称</w:t>
            </w:r>
          </w:p>
        </w:tc>
        <w:tc>
          <w:tcPr>
            <w:tcW w:w="1281"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ZZMC</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50</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DE04.01.117.00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症状描述</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ZZMS</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ind w:left="120"/>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DE06.00.296.00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诊疗过程描述</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ZLGCMS</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DE06.00.193.00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出院情况</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CYQK</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DE06.00.287.00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出院医嘱</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CYYZ</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1000</w:t>
            </w:r>
          </w:p>
        </w:tc>
        <w:tc>
          <w:tcPr>
            <w:tcW w:w="850" w:type="dxa"/>
            <w:vAlign w:val="center"/>
          </w:tcPr>
          <w:p w:rsidR="005213E8" w:rsidRPr="006C4553" w:rsidRDefault="005213E8" w:rsidP="00512E3F">
            <w:pPr>
              <w:widowControl/>
              <w:jc w:val="center"/>
              <w:rPr>
                <w:rFonts w:ascii="宋体" w:hAnsi="宋体"/>
                <w:kern w:val="0"/>
                <w:szCs w:val="21"/>
              </w:rPr>
            </w:pPr>
            <w:r>
              <w:rPr>
                <w:rFonts w:ascii="宋体" w:hAnsi="宋体" w:hint="eastAsia"/>
                <w:kern w:val="0"/>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rPr>
                <w:rStyle w:val="MingLiU"/>
                <w:rFonts w:ascii="宋体" w:eastAsia="宋体" w:hAnsi="宋体" w:cs="Times New Roman"/>
                <w:sz w:val="21"/>
                <w:szCs w:val="21"/>
              </w:rPr>
            </w:pPr>
            <w:r w:rsidRPr="000348FE">
              <w:rPr>
                <w:rStyle w:val="MingLiU"/>
                <w:rFonts w:ascii="宋体" w:eastAsia="宋体" w:hAnsi="宋体" w:cs="Times New Roman"/>
                <w:sz w:val="21"/>
                <w:szCs w:val="21"/>
              </w:rPr>
              <w:t>出院医嘱开立人签名</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CYYZKLRQM</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50</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DE06.00.220.00</w:t>
            </w:r>
          </w:p>
        </w:tc>
        <w:tc>
          <w:tcPr>
            <w:tcW w:w="2160" w:type="dxa"/>
            <w:vAlign w:val="center"/>
          </w:tcPr>
          <w:p w:rsidR="005213E8" w:rsidRPr="000348FE" w:rsidRDefault="005213E8" w:rsidP="00512E3F">
            <w:pPr>
              <w:pStyle w:val="13"/>
              <w:shd w:val="clear" w:color="auto" w:fill="auto"/>
              <w:spacing w:line="240" w:lineRule="auto"/>
              <w:rPr>
                <w:rStyle w:val="MingLiU"/>
                <w:rFonts w:ascii="宋体" w:eastAsia="宋体" w:hAnsi="宋体" w:cs="Times New Roman"/>
                <w:sz w:val="21"/>
                <w:szCs w:val="21"/>
              </w:rPr>
            </w:pPr>
            <w:r w:rsidRPr="000348FE">
              <w:rPr>
                <w:rStyle w:val="MingLiU"/>
                <w:rFonts w:ascii="宋体" w:eastAsia="宋体" w:hAnsi="宋体" w:cs="Times New Roman"/>
                <w:sz w:val="21"/>
                <w:szCs w:val="21"/>
              </w:rPr>
              <w:t>出院医嘱开立日期时间</w:t>
            </w:r>
          </w:p>
        </w:tc>
        <w:tc>
          <w:tcPr>
            <w:tcW w:w="1281" w:type="dxa"/>
            <w:vAlign w:val="center"/>
          </w:tcPr>
          <w:p w:rsidR="005213E8" w:rsidRPr="000348FE" w:rsidRDefault="005213E8" w:rsidP="00512E3F">
            <w:pPr>
              <w:rPr>
                <w:rFonts w:ascii="宋体" w:hAnsi="宋体"/>
                <w:sz w:val="24"/>
                <w:szCs w:val="24"/>
              </w:rPr>
            </w:pPr>
            <w:r w:rsidRPr="000348FE">
              <w:rPr>
                <w:rFonts w:ascii="宋体" w:hAnsi="宋体"/>
              </w:rPr>
              <w:t>CYYZKLRQSJ</w:t>
            </w:r>
          </w:p>
        </w:tc>
        <w:tc>
          <w:tcPr>
            <w:tcW w:w="1056"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DATETIME</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DE02.01_039.00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接诊医师签名</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JZYSQM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接诊医师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JZYS</w:t>
            </w:r>
            <w:r w:rsidRPr="003652A8">
              <w:rPr>
                <w:rFonts w:ascii="宋体" w:hAnsi="宋体" w:hint="eastAsia"/>
                <w:color w:val="000000"/>
                <w:szCs w:val="21"/>
              </w:rPr>
              <w:t>GH</w:t>
            </w:r>
          </w:p>
        </w:tc>
        <w:tc>
          <w:tcPr>
            <w:tcW w:w="1056"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住院医师签名</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ZYYSQM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住院医师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ZYYS</w:t>
            </w:r>
            <w:r w:rsidRPr="003652A8">
              <w:rPr>
                <w:rFonts w:ascii="宋体" w:hAnsi="宋体" w:hint="eastAsia"/>
                <w:color w:val="000000"/>
                <w:szCs w:val="21"/>
              </w:rPr>
              <w:t>GH</w:t>
            </w:r>
          </w:p>
        </w:tc>
        <w:tc>
          <w:tcPr>
            <w:tcW w:w="1056"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主治医师签名</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ZZYSQM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ZZYS</w:t>
            </w:r>
            <w:r w:rsidRPr="003652A8">
              <w:rPr>
                <w:rFonts w:ascii="宋体" w:hAnsi="宋体" w:hint="eastAsia"/>
                <w:color w:val="000000"/>
                <w:szCs w:val="21"/>
              </w:rPr>
              <w:t>GH</w:t>
            </w:r>
          </w:p>
        </w:tc>
        <w:tc>
          <w:tcPr>
            <w:tcW w:w="1056"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主任医师签名</w:t>
            </w:r>
          </w:p>
        </w:tc>
        <w:tc>
          <w:tcPr>
            <w:tcW w:w="1281" w:type="dxa"/>
            <w:vAlign w:val="center"/>
          </w:tcPr>
          <w:p w:rsidR="005213E8" w:rsidRPr="000348FE" w:rsidRDefault="005213E8" w:rsidP="00512E3F">
            <w:pPr>
              <w:rPr>
                <w:rFonts w:ascii="宋体" w:hAnsi="宋体"/>
                <w:szCs w:val="21"/>
              </w:rPr>
            </w:pPr>
            <w:r w:rsidRPr="000348FE">
              <w:rPr>
                <w:rFonts w:ascii="宋体" w:hAnsi="宋体"/>
                <w:szCs w:val="21"/>
              </w:rPr>
              <w:t>ZRYSQM</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lastRenderedPageBreak/>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ZRYS</w:t>
            </w:r>
            <w:r w:rsidRPr="003652A8">
              <w:rPr>
                <w:rFonts w:ascii="宋体" w:hAnsi="宋体" w:hint="eastAsia"/>
                <w:color w:val="000000"/>
                <w:szCs w:val="21"/>
              </w:rPr>
              <w:t>GH</w:t>
            </w:r>
          </w:p>
        </w:tc>
        <w:tc>
          <w:tcPr>
            <w:tcW w:w="1056"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E26D26" w:rsidRDefault="005213E8" w:rsidP="00512E3F">
            <w:pPr>
              <w:widowControl/>
              <w:jc w:val="left"/>
              <w:rPr>
                <w:rFonts w:ascii="宋体" w:hAnsi="宋体" w:cs="宋体"/>
                <w:kern w:val="0"/>
                <w:szCs w:val="21"/>
              </w:rPr>
            </w:pPr>
            <w:r>
              <w:rPr>
                <w:rFonts w:ascii="宋体" w:hAnsi="宋体" w:cs="宋体" w:hint="eastAsia"/>
                <w:kern w:val="0"/>
                <w:szCs w:val="21"/>
              </w:rPr>
              <w:t>SFYZYSZ</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WDDE98.00.001.00</w:t>
            </w:r>
          </w:p>
        </w:tc>
        <w:tc>
          <w:tcPr>
            <w:tcW w:w="21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281" w:type="dxa"/>
            <w:vAlign w:val="center"/>
          </w:tcPr>
          <w:p w:rsidR="005213E8" w:rsidRPr="00F903BA" w:rsidRDefault="005213E8" w:rsidP="00512E3F">
            <w:pPr>
              <w:widowControl/>
              <w:jc w:val="left"/>
              <w:rPr>
                <w:rFonts w:ascii="宋体" w:hAnsi="宋体" w:cs="宋体"/>
                <w:kern w:val="0"/>
                <w:szCs w:val="21"/>
              </w:rPr>
            </w:pPr>
            <w:r>
              <w:rPr>
                <w:rFonts w:ascii="宋体" w:hAnsi="宋体" w:cs="宋体" w:hint="eastAsia"/>
                <w:kern w:val="0"/>
                <w:szCs w:val="21"/>
              </w:rPr>
              <w:t>SFYZDMX</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291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1056"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850"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2913"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5213E8"/>
    <w:p w:rsidR="005213E8" w:rsidRPr="00E9140E" w:rsidRDefault="005213E8" w:rsidP="0049659C">
      <w:pPr>
        <w:pStyle w:val="3"/>
        <w:rPr>
          <w:rFonts w:ascii="宋体" w:hAnsi="宋体"/>
        </w:rPr>
      </w:pPr>
      <w:bookmarkStart w:id="318" w:name="_Toc429573922"/>
      <w:r>
        <w:rPr>
          <w:rFonts w:ascii="宋体" w:hAnsi="宋体" w:hint="eastAsia"/>
        </w:rPr>
        <w:t>24h住院</w:t>
      </w:r>
      <w:r w:rsidRPr="00362555">
        <w:rPr>
          <w:rFonts w:hint="eastAsia"/>
        </w:rPr>
        <w:t>死亡</w:t>
      </w:r>
      <w:r>
        <w:rPr>
          <w:rFonts w:ascii="宋体" w:hAnsi="宋体" w:hint="eastAsia"/>
        </w:rPr>
        <w:t>记录</w:t>
      </w:r>
      <w:r w:rsidRPr="001F7DF3">
        <w:rPr>
          <w:rFonts w:hint="eastAsia"/>
        </w:rPr>
        <w:t>（</w:t>
      </w:r>
      <w:r>
        <w:rPr>
          <w:rFonts w:hint="eastAsia"/>
        </w:rPr>
        <w:t>TB_EMR_ZYSWJL</w:t>
      </w:r>
      <w:r w:rsidRPr="001F7DF3">
        <w:rPr>
          <w:rFonts w:hint="eastAsia"/>
        </w:rPr>
        <w:t>）</w:t>
      </w:r>
      <w:bookmarkEnd w:id="318"/>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03"/>
        <w:gridCol w:w="1134"/>
        <w:gridCol w:w="709"/>
        <w:gridCol w:w="850"/>
        <w:gridCol w:w="2913"/>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03"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134"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85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2913" w:type="dxa"/>
            <w:tcBorders>
              <w:bottom w:val="single" w:sz="4" w:space="0" w:color="auto"/>
            </w:tcBorders>
            <w:shd w:val="clear" w:color="auto" w:fill="E0E0E0"/>
            <w:vAlign w:val="center"/>
          </w:tcPr>
          <w:p w:rsidR="005213E8" w:rsidRPr="006C4553" w:rsidRDefault="005213E8" w:rsidP="00512E3F">
            <w:pPr>
              <w:pStyle w:val="My"/>
              <w:spacing w:before="0" w:line="240" w:lineRule="auto"/>
              <w:ind w:firstLine="0"/>
              <w:jc w:val="center"/>
              <w:rPr>
                <w:rFonts w:ascii="宋体" w:hAnsi="宋体"/>
                <w:b/>
                <w:sz w:val="21"/>
                <w:szCs w:val="21"/>
              </w:rPr>
            </w:pPr>
            <w:r w:rsidRPr="006C4553">
              <w:rPr>
                <w:rFonts w:ascii="宋体" w:hAnsi="宋体" w:hint="eastAsia"/>
                <w:b/>
                <w:sz w:val="21"/>
                <w:szCs w:val="21"/>
              </w:rPr>
              <w:t>说明</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DE08.10.052.00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sidRPr="000348FE">
              <w:rPr>
                <w:rFonts w:ascii="宋体" w:hAnsi="宋体"/>
                <w:kern w:val="0"/>
                <w:szCs w:val="21"/>
              </w:rPr>
              <w:t>医疗机构代码</w:t>
            </w:r>
          </w:p>
        </w:tc>
        <w:tc>
          <w:tcPr>
            <w:tcW w:w="1203" w:type="dxa"/>
            <w:tcBorders>
              <w:bottom w:val="single" w:sz="4" w:space="0" w:color="auto"/>
            </w:tcBorders>
            <w:shd w:val="clear" w:color="auto" w:fill="FFCC99"/>
            <w:vAlign w:val="center"/>
          </w:tcPr>
          <w:p w:rsidR="005213E8" w:rsidRPr="000348FE" w:rsidRDefault="005213E8" w:rsidP="00512E3F">
            <w:pPr>
              <w:widowControl/>
              <w:ind w:rightChars="-30" w:right="-63"/>
              <w:rPr>
                <w:rFonts w:ascii="宋体" w:hAnsi="宋体"/>
                <w:kern w:val="0"/>
                <w:szCs w:val="21"/>
              </w:rPr>
            </w:pPr>
            <w:r w:rsidRPr="000348FE">
              <w:rPr>
                <w:rFonts w:ascii="宋体" w:hAnsi="宋体"/>
                <w:kern w:val="0"/>
                <w:szCs w:val="21"/>
              </w:rPr>
              <w:t>YLJGDM</w:t>
            </w:r>
          </w:p>
        </w:tc>
        <w:tc>
          <w:tcPr>
            <w:tcW w:w="1134"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22</w:t>
            </w:r>
          </w:p>
        </w:tc>
        <w:tc>
          <w:tcPr>
            <w:tcW w:w="85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2913"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WDDE98.00.0</w:t>
            </w:r>
            <w:r w:rsidRPr="009C6C76">
              <w:rPr>
                <w:rFonts w:cs="宋体" w:hint="eastAsia"/>
                <w:bCs/>
                <w:kern w:val="0"/>
              </w:rPr>
              <w:t>43</w:t>
            </w:r>
            <w:r w:rsidRPr="009C6C76">
              <w:rPr>
                <w:rFonts w:cs="宋体"/>
                <w:bCs/>
                <w:kern w:val="0"/>
              </w:rPr>
              <w:t>.00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Pr>
                <w:rFonts w:ascii="宋体" w:hAnsi="宋体" w:hint="eastAsia"/>
                <w:kern w:val="0"/>
                <w:szCs w:val="21"/>
              </w:rPr>
              <w:t>住院死亡记录流水号</w:t>
            </w:r>
          </w:p>
        </w:tc>
        <w:tc>
          <w:tcPr>
            <w:tcW w:w="1203" w:type="dxa"/>
            <w:tcBorders>
              <w:bottom w:val="single" w:sz="4" w:space="0" w:color="auto"/>
            </w:tcBorders>
            <w:shd w:val="clear" w:color="auto" w:fill="FFCC99"/>
            <w:vAlign w:val="center"/>
          </w:tcPr>
          <w:p w:rsidR="005213E8" w:rsidRPr="000348FE" w:rsidRDefault="005213E8" w:rsidP="00512E3F">
            <w:pPr>
              <w:widowControl/>
              <w:ind w:rightChars="-30" w:right="-63"/>
              <w:rPr>
                <w:rFonts w:ascii="宋体" w:hAnsi="宋体"/>
                <w:kern w:val="0"/>
                <w:szCs w:val="21"/>
              </w:rPr>
            </w:pPr>
            <w:r>
              <w:rPr>
                <w:rFonts w:ascii="宋体" w:hAnsi="宋体" w:hint="eastAsia"/>
                <w:kern w:val="0"/>
                <w:szCs w:val="21"/>
              </w:rPr>
              <w:t>ZYSWJLLSH</w:t>
            </w:r>
          </w:p>
        </w:tc>
        <w:tc>
          <w:tcPr>
            <w:tcW w:w="1134"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hint="eastAsia"/>
                <w:kern w:val="0"/>
                <w:szCs w:val="21"/>
              </w:rPr>
              <w:t>64</w:t>
            </w:r>
          </w:p>
        </w:tc>
        <w:tc>
          <w:tcPr>
            <w:tcW w:w="85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2913"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E2545B" w:rsidRPr="004E3FEE" w:rsidTr="00512E3F">
        <w:trPr>
          <w:jc w:val="center"/>
        </w:trPr>
        <w:tc>
          <w:tcPr>
            <w:tcW w:w="2160" w:type="dxa"/>
            <w:tcBorders>
              <w:bottom w:val="single" w:sz="4" w:space="0" w:color="auto"/>
            </w:tcBorders>
            <w:shd w:val="clear" w:color="auto" w:fill="auto"/>
            <w:vAlign w:val="center"/>
          </w:tcPr>
          <w:p w:rsidR="00E2545B" w:rsidRPr="009C6C76" w:rsidRDefault="00E2545B" w:rsidP="00512E3F">
            <w:pPr>
              <w:widowControl/>
              <w:jc w:val="center"/>
              <w:rPr>
                <w:rFonts w:cs="宋体"/>
                <w:bCs/>
                <w:kern w:val="0"/>
              </w:rPr>
            </w:pPr>
            <w:r w:rsidRPr="009C6C76">
              <w:rPr>
                <w:rFonts w:cs="宋体"/>
                <w:bCs/>
                <w:kern w:val="0"/>
              </w:rPr>
              <w:t>DE01.00.014.00</w:t>
            </w:r>
          </w:p>
        </w:tc>
        <w:tc>
          <w:tcPr>
            <w:tcW w:w="2160" w:type="dxa"/>
            <w:tcBorders>
              <w:bottom w:val="single" w:sz="4" w:space="0" w:color="auto"/>
            </w:tcBorders>
            <w:shd w:val="clear" w:color="auto" w:fill="auto"/>
            <w:vAlign w:val="center"/>
          </w:tcPr>
          <w:p w:rsidR="00E2545B" w:rsidRPr="000348FE" w:rsidRDefault="00E2545B" w:rsidP="00512E3F">
            <w:pPr>
              <w:widowControl/>
              <w:rPr>
                <w:rFonts w:ascii="宋体" w:hAnsi="宋体"/>
                <w:kern w:val="0"/>
                <w:szCs w:val="21"/>
              </w:rPr>
            </w:pPr>
            <w:r w:rsidRPr="000348FE">
              <w:rPr>
                <w:rFonts w:ascii="宋体" w:hAnsi="宋体"/>
                <w:bCs/>
                <w:kern w:val="0"/>
                <w:szCs w:val="21"/>
              </w:rPr>
              <w:t>住院号</w:t>
            </w:r>
          </w:p>
        </w:tc>
        <w:tc>
          <w:tcPr>
            <w:tcW w:w="1203" w:type="dxa"/>
            <w:tcBorders>
              <w:bottom w:val="single" w:sz="4" w:space="0" w:color="auto"/>
            </w:tcBorders>
            <w:shd w:val="clear" w:color="auto" w:fill="auto"/>
            <w:vAlign w:val="center"/>
          </w:tcPr>
          <w:p w:rsidR="00E2545B" w:rsidRPr="000348FE" w:rsidRDefault="00E2545B" w:rsidP="00512E3F">
            <w:pPr>
              <w:widowControl/>
              <w:rPr>
                <w:rFonts w:ascii="宋体" w:hAnsi="宋体"/>
                <w:kern w:val="0"/>
                <w:szCs w:val="21"/>
              </w:rPr>
            </w:pPr>
            <w:r w:rsidRPr="000348FE">
              <w:rPr>
                <w:rFonts w:ascii="宋体" w:hAnsi="宋体"/>
                <w:kern w:val="0"/>
                <w:szCs w:val="21"/>
              </w:rPr>
              <w:t>ZYH</w:t>
            </w:r>
          </w:p>
        </w:tc>
        <w:tc>
          <w:tcPr>
            <w:tcW w:w="1134"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0" w:type="dxa"/>
            <w:tcBorders>
              <w:bottom w:val="single" w:sz="4" w:space="0" w:color="auto"/>
            </w:tcBorders>
            <w:shd w:val="clear" w:color="auto" w:fill="auto"/>
            <w:vAlign w:val="center"/>
          </w:tcPr>
          <w:p w:rsidR="00E2545B" w:rsidRPr="000348FE" w:rsidRDefault="00E2545B" w:rsidP="00512E3F">
            <w:pPr>
              <w:widowControl/>
              <w:jc w:val="center"/>
              <w:rPr>
                <w:rFonts w:ascii="宋体" w:hAnsi="宋体"/>
                <w:b/>
                <w:bCs/>
                <w:kern w:val="0"/>
                <w:szCs w:val="21"/>
              </w:rPr>
            </w:pPr>
            <w:r w:rsidRPr="000348FE">
              <w:rPr>
                <w:rFonts w:ascii="宋体" w:hAnsi="宋体"/>
                <w:kern w:val="0"/>
                <w:szCs w:val="21"/>
              </w:rPr>
              <w:t>必填</w:t>
            </w:r>
          </w:p>
        </w:tc>
        <w:tc>
          <w:tcPr>
            <w:tcW w:w="2913" w:type="dxa"/>
            <w:tcBorders>
              <w:bottom w:val="single" w:sz="4" w:space="0" w:color="auto"/>
            </w:tcBorders>
            <w:shd w:val="clear" w:color="auto" w:fill="auto"/>
            <w:vAlign w:val="center"/>
          </w:tcPr>
          <w:p w:rsidR="00E2545B" w:rsidRPr="006C4553" w:rsidRDefault="00E2545B" w:rsidP="00512E3F">
            <w:pPr>
              <w:rPr>
                <w:rFonts w:ascii="宋体" w:hAnsi="宋体"/>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患者姓名</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HZXM</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DE02.01.040.00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性别代码</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XBDM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GB/T2261.1—2003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年龄</w:t>
            </w:r>
            <w:r>
              <w:rPr>
                <w:rStyle w:val="MingLiU"/>
                <w:rFonts w:ascii="宋体" w:eastAsia="宋体" w:hAnsi="宋体" w:cs="Times New Roman"/>
                <w:sz w:val="21"/>
                <w:szCs w:val="21"/>
              </w:rPr>
              <w:t>（岁</w:t>
            </w:r>
            <w:r w:rsidRPr="000348FE">
              <w:rPr>
                <w:rStyle w:val="MingLiU"/>
                <w:rFonts w:ascii="宋体" w:eastAsia="宋体" w:hAnsi="宋体" w:cs="Times New Roman"/>
                <w:sz w:val="21"/>
                <w:szCs w:val="21"/>
              </w:rPr>
              <w:t>）</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NLS</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hint="eastAsia"/>
                <w:sz w:val="21"/>
                <w:szCs w:val="21"/>
              </w:rPr>
              <w:t>数值</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3</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年龄</w:t>
            </w:r>
            <w:r>
              <w:rPr>
                <w:rStyle w:val="MingLiU"/>
                <w:rFonts w:ascii="宋体" w:eastAsia="宋体" w:hAnsi="宋体" w:cs="Times New Roman"/>
                <w:sz w:val="21"/>
                <w:szCs w:val="21"/>
              </w:rPr>
              <w:t>（月</w:t>
            </w:r>
            <w:r w:rsidRPr="000348FE">
              <w:rPr>
                <w:rStyle w:val="MingLiU"/>
                <w:rFonts w:ascii="宋体" w:eastAsia="宋体" w:hAnsi="宋体" w:cs="Times New Roman"/>
                <w:sz w:val="21"/>
                <w:szCs w:val="21"/>
              </w:rPr>
              <w:t>）</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NLY</w:t>
            </w:r>
          </w:p>
        </w:tc>
        <w:tc>
          <w:tcPr>
            <w:tcW w:w="1134"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DE02.01.025.00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民族</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MZ</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tcBorders>
              <w:bottom w:val="single" w:sz="4" w:space="0" w:color="auto"/>
            </w:tcBorders>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GB/T3304—1991</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DE02.01.018.00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婚姻状况代码</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HYZKDM</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GB/T2261.2—2003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DE02.01.009.01</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地址-省（自治区、直辖市）</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DZSZZ</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地址-省（自治区、直辖市）</w:t>
            </w:r>
            <w:r>
              <w:rPr>
                <w:rFonts w:ascii="宋体" w:hAnsi="宋体"/>
                <w:szCs w:val="21"/>
              </w:rPr>
              <w:t>代码</w:t>
            </w:r>
          </w:p>
        </w:tc>
        <w:tc>
          <w:tcPr>
            <w:tcW w:w="1203" w:type="dxa"/>
            <w:vAlign w:val="center"/>
          </w:tcPr>
          <w:p w:rsidR="005213E8" w:rsidRDefault="005213E8" w:rsidP="00512E3F">
            <w:pPr>
              <w:jc w:val="center"/>
              <w:rPr>
                <w:rFonts w:ascii="宋体" w:hAnsi="宋体"/>
                <w:szCs w:val="21"/>
              </w:rPr>
            </w:pPr>
            <w:r w:rsidRPr="000348FE">
              <w:rPr>
                <w:rFonts w:ascii="宋体" w:hAnsi="宋体"/>
                <w:szCs w:val="21"/>
              </w:rPr>
              <w:t>DZSZZ</w:t>
            </w:r>
            <w:r>
              <w:rPr>
                <w:rFonts w:ascii="宋体" w:hAnsi="宋体" w:hint="eastAsia"/>
                <w:szCs w:val="21"/>
              </w:rPr>
              <w:t>DM</w:t>
            </w:r>
          </w:p>
        </w:tc>
        <w:tc>
          <w:tcPr>
            <w:tcW w:w="1134"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DE02.01.009.02</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地址-市（地区、州）</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DZSDZ</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地址-市（地区、州）</w:t>
            </w:r>
            <w:r>
              <w:rPr>
                <w:rFonts w:ascii="宋体" w:hAnsi="宋体"/>
                <w:szCs w:val="21"/>
              </w:rPr>
              <w:t>代码</w:t>
            </w:r>
          </w:p>
        </w:tc>
        <w:tc>
          <w:tcPr>
            <w:tcW w:w="1203" w:type="dxa"/>
            <w:vAlign w:val="center"/>
          </w:tcPr>
          <w:p w:rsidR="005213E8" w:rsidRDefault="005213E8" w:rsidP="00512E3F">
            <w:pPr>
              <w:jc w:val="center"/>
              <w:rPr>
                <w:rFonts w:ascii="宋体" w:hAnsi="宋体"/>
                <w:szCs w:val="21"/>
              </w:rPr>
            </w:pPr>
            <w:r w:rsidRPr="000348FE">
              <w:rPr>
                <w:rFonts w:ascii="宋体" w:hAnsi="宋体"/>
                <w:szCs w:val="21"/>
              </w:rPr>
              <w:t>DZSDZ</w:t>
            </w:r>
            <w:r>
              <w:rPr>
                <w:rFonts w:ascii="宋体" w:hAnsi="宋体" w:hint="eastAsia"/>
                <w:szCs w:val="21"/>
              </w:rPr>
              <w:t>DM</w:t>
            </w:r>
          </w:p>
        </w:tc>
        <w:tc>
          <w:tcPr>
            <w:tcW w:w="1134"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DE02.01.009.03</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地址-县（区）</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DZXQ</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地址-县（区）</w:t>
            </w:r>
            <w:r>
              <w:rPr>
                <w:rFonts w:ascii="宋体" w:hAnsi="宋体"/>
                <w:szCs w:val="21"/>
              </w:rPr>
              <w:t>代码</w:t>
            </w:r>
          </w:p>
        </w:tc>
        <w:tc>
          <w:tcPr>
            <w:tcW w:w="1203" w:type="dxa"/>
            <w:vAlign w:val="center"/>
          </w:tcPr>
          <w:p w:rsidR="005213E8" w:rsidRDefault="005213E8" w:rsidP="00512E3F">
            <w:pPr>
              <w:jc w:val="center"/>
              <w:rPr>
                <w:rFonts w:ascii="宋体" w:hAnsi="宋体"/>
                <w:szCs w:val="21"/>
              </w:rPr>
            </w:pPr>
            <w:r w:rsidRPr="000348FE">
              <w:rPr>
                <w:rFonts w:ascii="宋体" w:hAnsi="宋体"/>
                <w:szCs w:val="21"/>
              </w:rPr>
              <w:t>DZSDZ</w:t>
            </w:r>
            <w:r>
              <w:rPr>
                <w:rFonts w:ascii="宋体" w:hAnsi="宋体" w:hint="eastAsia"/>
                <w:szCs w:val="21"/>
              </w:rPr>
              <w:t>DM</w:t>
            </w:r>
          </w:p>
        </w:tc>
        <w:tc>
          <w:tcPr>
            <w:tcW w:w="1134"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Default="005213E8" w:rsidP="00512E3F">
            <w:pPr>
              <w:widowControl/>
              <w:jc w:val="center"/>
              <w:rPr>
                <w:rFonts w:ascii="宋体" w:hAnsi="宋体"/>
                <w:kern w:val="0"/>
                <w:szCs w:val="21"/>
              </w:rPr>
            </w:pPr>
            <w:r>
              <w:rPr>
                <w:rFonts w:ascii="宋体" w:hAnsi="宋体"/>
                <w:kern w:val="0"/>
                <w:szCs w:val="21"/>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DE02.01.009.04</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地址-乡（镇、街道办事处）</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DZXZJ</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5</w:t>
            </w:r>
            <w:r w:rsidRPr="000348FE">
              <w:rPr>
                <w:rStyle w:val="MingLiU"/>
                <w:rFonts w:ascii="宋体" w:eastAsia="宋体" w:hAnsi="宋体" w:cs="Times New Roman"/>
                <w:sz w:val="21"/>
                <w:szCs w:val="21"/>
              </w:rPr>
              <w:t>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DE02.01.038.00</w:t>
            </w:r>
          </w:p>
        </w:tc>
        <w:tc>
          <w:tcPr>
            <w:tcW w:w="2160" w:type="dxa"/>
            <w:vAlign w:val="center"/>
          </w:tcPr>
          <w:p w:rsidR="005213E8" w:rsidRDefault="005213E8" w:rsidP="00512E3F">
            <w:pPr>
              <w:rPr>
                <w:rFonts w:ascii="宋体" w:hAnsi="宋体"/>
                <w:szCs w:val="21"/>
              </w:rPr>
            </w:pPr>
            <w:r w:rsidRPr="0000575F">
              <w:rPr>
                <w:rFonts w:ascii="宋体" w:hAnsi="宋体" w:hint="eastAsia"/>
                <w:szCs w:val="21"/>
              </w:rPr>
              <w:t>地址-乡（镇、街道办事处）</w:t>
            </w:r>
            <w:r>
              <w:rPr>
                <w:rFonts w:ascii="宋体" w:hAnsi="宋体"/>
                <w:szCs w:val="21"/>
              </w:rPr>
              <w:t>代码</w:t>
            </w:r>
          </w:p>
        </w:tc>
        <w:tc>
          <w:tcPr>
            <w:tcW w:w="1203" w:type="dxa"/>
            <w:vAlign w:val="center"/>
          </w:tcPr>
          <w:p w:rsidR="005213E8" w:rsidRDefault="005213E8" w:rsidP="00512E3F">
            <w:pPr>
              <w:jc w:val="center"/>
              <w:rPr>
                <w:rFonts w:ascii="宋体" w:hAnsi="宋体"/>
                <w:szCs w:val="21"/>
              </w:rPr>
            </w:pPr>
            <w:r w:rsidRPr="000348FE">
              <w:rPr>
                <w:rFonts w:ascii="宋体" w:hAnsi="宋体"/>
                <w:szCs w:val="21"/>
              </w:rPr>
              <w:t>DZXZJ</w:t>
            </w:r>
            <w:r>
              <w:rPr>
                <w:rFonts w:ascii="宋体" w:hAnsi="宋体" w:hint="eastAsia"/>
                <w:szCs w:val="21"/>
              </w:rPr>
              <w:t>DM</w:t>
            </w:r>
          </w:p>
        </w:tc>
        <w:tc>
          <w:tcPr>
            <w:tcW w:w="1134" w:type="dxa"/>
            <w:vAlign w:val="center"/>
          </w:tcPr>
          <w:p w:rsidR="005213E8" w:rsidRDefault="005213E8" w:rsidP="00512E3F">
            <w:pPr>
              <w:jc w:val="center"/>
              <w:rPr>
                <w:rFonts w:ascii="宋体" w:hAnsi="宋体"/>
                <w:szCs w:val="21"/>
              </w:rPr>
            </w:pPr>
            <w:r>
              <w:rPr>
                <w:rFonts w:ascii="宋体" w:hAnsi="宋体"/>
                <w:szCs w:val="21"/>
              </w:rPr>
              <w:t>字符串</w:t>
            </w:r>
          </w:p>
        </w:tc>
        <w:tc>
          <w:tcPr>
            <w:tcW w:w="709" w:type="dxa"/>
            <w:vAlign w:val="center"/>
          </w:tcPr>
          <w:p w:rsidR="005213E8" w:rsidRDefault="005213E8" w:rsidP="00512E3F">
            <w:pPr>
              <w:jc w:val="center"/>
              <w:rPr>
                <w:rFonts w:ascii="宋体" w:hAnsi="宋体"/>
                <w:szCs w:val="21"/>
              </w:rPr>
            </w:pPr>
            <w:r>
              <w:rPr>
                <w:rFonts w:ascii="宋体" w:hAnsi="宋体"/>
                <w:szCs w:val="21"/>
              </w:rPr>
              <w:t>20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DE02.01.009.05</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lang w:eastAsia="zh-TW"/>
              </w:rPr>
            </w:pPr>
            <w:r w:rsidRPr="000348FE">
              <w:rPr>
                <w:rStyle w:val="MingLiU"/>
                <w:rFonts w:ascii="宋体" w:eastAsia="宋体" w:hAnsi="宋体" w:cs="Times New Roman"/>
                <w:sz w:val="21"/>
                <w:szCs w:val="21"/>
                <w:lang w:eastAsia="zh-TW"/>
              </w:rPr>
              <w:t>地址-村(街、路、弄等）</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DZCJN</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DE02.01.009.06</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地址-门牌号码</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DZMPHM</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70</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DE02.01.052.00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职业类别代码</w:t>
            </w:r>
          </w:p>
        </w:tc>
        <w:tc>
          <w:tcPr>
            <w:tcW w:w="1203" w:type="dxa"/>
            <w:vAlign w:val="center"/>
          </w:tcPr>
          <w:p w:rsidR="005213E8" w:rsidRPr="000348FE" w:rsidRDefault="005213E8" w:rsidP="00512E3F">
            <w:pPr>
              <w:rPr>
                <w:rStyle w:val="MingLiU"/>
                <w:rFonts w:ascii="宋体" w:eastAsia="宋体" w:hAnsi="宋体"/>
                <w:b w:val="0"/>
                <w:sz w:val="21"/>
                <w:szCs w:val="21"/>
              </w:rPr>
            </w:pPr>
            <w:r w:rsidRPr="000348FE">
              <w:rPr>
                <w:rStyle w:val="MingLiU"/>
                <w:rFonts w:ascii="宋体" w:eastAsia="宋体" w:hAnsi="宋体"/>
                <w:b w:val="0"/>
                <w:sz w:val="21"/>
                <w:szCs w:val="21"/>
              </w:rPr>
              <w:t>ZYLBDM</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6C4553">
              <w:rPr>
                <w:rStyle w:val="MingLiU"/>
                <w:rFonts w:ascii="宋体" w:eastAsia="宋体" w:hAnsi="宋体" w:cs="Times New Roman"/>
                <w:sz w:val="21"/>
                <w:szCs w:val="21"/>
                <w:shd w:val="clear" w:color="auto" w:fill="auto"/>
              </w:rPr>
              <w:t>GB/T2261.4—2003</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病史陈述者姓名</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BSCSZXM</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DE02.10.024.00</w:t>
            </w:r>
          </w:p>
        </w:tc>
        <w:tc>
          <w:tcPr>
            <w:tcW w:w="2160" w:type="dxa"/>
            <w:vAlign w:val="center"/>
          </w:tcPr>
          <w:p w:rsidR="005213E8" w:rsidRPr="000348FE" w:rsidRDefault="005213E8" w:rsidP="00512E3F">
            <w:pPr>
              <w:pStyle w:val="13"/>
              <w:shd w:val="clear" w:color="auto" w:fill="auto"/>
              <w:spacing w:line="240" w:lineRule="auto"/>
              <w:ind w:right="125"/>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陈述者与患者的关系代码</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CSZYHZDGXDM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color w:val="EEECE1"/>
                <w:sz w:val="21"/>
                <w:szCs w:val="21"/>
                <w:shd w:val="clear" w:color="auto" w:fill="auto"/>
              </w:rPr>
            </w:pPr>
            <w:r w:rsidRPr="006C4553">
              <w:rPr>
                <w:rStyle w:val="MingLiU"/>
                <w:rFonts w:ascii="宋体" w:eastAsia="宋体" w:hAnsi="宋体" w:cs="Times New Roman"/>
                <w:sz w:val="21"/>
                <w:szCs w:val="21"/>
                <w:shd w:val="clear" w:color="auto" w:fill="auto"/>
              </w:rPr>
              <w:t>GB/T4761—2008</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lastRenderedPageBreak/>
              <w:t>DE05.10.143.00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陈述内容可靠标志</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CSNRKKBZ</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r w:rsidRPr="00CA62E9">
              <w:rPr>
                <w:rFonts w:ascii="宋体" w:eastAsia="宋体" w:hAnsi="宋体" w:cs="Times New Roman" w:hint="eastAsia"/>
                <w:b w:val="0"/>
                <w:sz w:val="21"/>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DE06.00.092.00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入院日期时间</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RYRQSJ</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DATETIME</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死亡日期时间</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SWRQSJ</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DATETIME</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p>
        </w:tc>
        <w:tc>
          <w:tcPr>
            <w:tcW w:w="850" w:type="dxa"/>
            <w:vAlign w:val="center"/>
          </w:tcPr>
          <w:p w:rsidR="005213E8" w:rsidRPr="006C4553" w:rsidRDefault="005213E8" w:rsidP="00512E3F">
            <w:pPr>
              <w:widowControl/>
              <w:jc w:val="center"/>
              <w:rPr>
                <w:bCs/>
                <w:kern w:val="0"/>
              </w:rPr>
            </w:pPr>
            <w:r w:rsidRPr="006C4553">
              <w:rPr>
                <w:bCs/>
                <w:kern w:val="0"/>
              </w:rPr>
              <w:t>必填</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DE05.10.148.00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入院情况</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RYQK</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rFonts w:ascii="宋体" w:hAnsi="宋体"/>
                <w:kern w:val="0"/>
                <w:szCs w:val="21"/>
              </w:rPr>
            </w:pPr>
            <w:r>
              <w:rPr>
                <w:rFonts w:ascii="宋体" w:hAnsi="宋体" w:hint="eastAsia"/>
                <w:kern w:val="0"/>
                <w:szCs w:val="21"/>
              </w:rPr>
              <w:t>可选</w:t>
            </w:r>
          </w:p>
        </w:tc>
        <w:tc>
          <w:tcPr>
            <w:tcW w:w="2913" w:type="dxa"/>
            <w:vAlign w:val="center"/>
          </w:tcPr>
          <w:p w:rsidR="005213E8" w:rsidRPr="006C4553" w:rsidRDefault="005213E8" w:rsidP="00512E3F">
            <w:pPr>
              <w:widowControl/>
              <w:rPr>
                <w:rFonts w:ascii="宋体" w:hAnsi="宋体"/>
                <w:kern w:val="0"/>
                <w:szCs w:val="21"/>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DE06.00.296.00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诊疗过程描述</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ZLGCMS</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2000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DE05.10.099.00</w:t>
            </w:r>
          </w:p>
        </w:tc>
        <w:tc>
          <w:tcPr>
            <w:tcW w:w="2160" w:type="dxa"/>
            <w:vAlign w:val="center"/>
          </w:tcPr>
          <w:p w:rsidR="005213E8" w:rsidRPr="000348FE" w:rsidRDefault="005213E8" w:rsidP="00512E3F">
            <w:pPr>
              <w:pStyle w:val="13"/>
              <w:shd w:val="clear" w:color="auto" w:fill="auto"/>
              <w:spacing w:line="240" w:lineRule="auto"/>
              <w:jc w:val="both"/>
              <w:rPr>
                <w:rStyle w:val="MingLiU"/>
                <w:rFonts w:ascii="宋体" w:eastAsia="宋体" w:hAnsi="宋体" w:cs="Times New Roman"/>
                <w:sz w:val="21"/>
                <w:szCs w:val="21"/>
              </w:rPr>
            </w:pPr>
            <w:r w:rsidRPr="000348FE">
              <w:rPr>
                <w:rStyle w:val="MingLiU"/>
                <w:rFonts w:ascii="宋体" w:eastAsia="宋体" w:hAnsi="宋体" w:cs="Times New Roman"/>
                <w:sz w:val="21"/>
                <w:szCs w:val="21"/>
              </w:rPr>
              <w:t>死亡原因</w:t>
            </w:r>
          </w:p>
        </w:tc>
        <w:tc>
          <w:tcPr>
            <w:tcW w:w="1203" w:type="dxa"/>
            <w:vAlign w:val="center"/>
          </w:tcPr>
          <w:p w:rsidR="005213E8" w:rsidRPr="000348FE" w:rsidRDefault="005213E8" w:rsidP="00512E3F">
            <w:pPr>
              <w:rPr>
                <w:rFonts w:ascii="宋体" w:hAnsi="宋体"/>
                <w:sz w:val="24"/>
                <w:szCs w:val="24"/>
              </w:rPr>
            </w:pPr>
            <w:r w:rsidRPr="000348FE">
              <w:rPr>
                <w:rFonts w:ascii="宋体" w:hAnsi="宋体"/>
              </w:rPr>
              <w:t>SWYY</w:t>
            </w:r>
          </w:p>
        </w:tc>
        <w:tc>
          <w:tcPr>
            <w:tcW w:w="1134"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Style w:val="MingLiU"/>
                <w:rFonts w:ascii="宋体" w:eastAsia="宋体" w:hAnsi="宋体" w:cs="Times New Roman"/>
                <w:sz w:val="21"/>
                <w:szCs w:val="21"/>
              </w:rPr>
            </w:pPr>
            <w:r w:rsidRPr="000348FE">
              <w:rPr>
                <w:rStyle w:val="MingLiU"/>
                <w:rFonts w:ascii="宋体" w:eastAsia="宋体" w:hAnsi="宋体" w:cs="Times New Roman"/>
                <w:sz w:val="21"/>
                <w:szCs w:val="21"/>
              </w:rPr>
              <w:t>100</w:t>
            </w:r>
          </w:p>
        </w:tc>
        <w:tc>
          <w:tcPr>
            <w:tcW w:w="850" w:type="dxa"/>
            <w:vAlign w:val="center"/>
          </w:tcPr>
          <w:p w:rsidR="005213E8" w:rsidRPr="006C4553" w:rsidRDefault="005213E8" w:rsidP="00512E3F">
            <w:pPr>
              <w:widowControl/>
              <w:jc w:val="center"/>
              <w:rPr>
                <w:bCs/>
                <w:kern w:val="0"/>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DE02.01_039.00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接诊医师签名</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JZYSQM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接诊医师</w:t>
            </w:r>
            <w:r w:rsidRPr="003652A8">
              <w:rPr>
                <w:rFonts w:ascii="宋体" w:hAnsi="宋体" w:hint="eastAsia"/>
                <w:color w:val="000000"/>
                <w:szCs w:val="21"/>
              </w:rPr>
              <w:t>工号</w:t>
            </w:r>
          </w:p>
        </w:tc>
        <w:tc>
          <w:tcPr>
            <w:tcW w:w="1203"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JZYS</w:t>
            </w:r>
            <w:r w:rsidRPr="003652A8">
              <w:rPr>
                <w:rFonts w:ascii="宋体" w:hAnsi="宋体" w:hint="eastAsia"/>
                <w:color w:val="000000"/>
                <w:szCs w:val="21"/>
              </w:rPr>
              <w:t>GH</w:t>
            </w:r>
          </w:p>
        </w:tc>
        <w:tc>
          <w:tcPr>
            <w:tcW w:w="113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住院医师签名</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ZYYSQM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住院医师</w:t>
            </w:r>
            <w:r w:rsidRPr="003652A8">
              <w:rPr>
                <w:rFonts w:ascii="宋体" w:hAnsi="宋体" w:hint="eastAsia"/>
                <w:color w:val="000000"/>
                <w:szCs w:val="21"/>
              </w:rPr>
              <w:t>工号</w:t>
            </w:r>
          </w:p>
        </w:tc>
        <w:tc>
          <w:tcPr>
            <w:tcW w:w="1203"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ZYYS</w:t>
            </w:r>
            <w:r w:rsidRPr="003652A8">
              <w:rPr>
                <w:rFonts w:ascii="宋体" w:hAnsi="宋体" w:hint="eastAsia"/>
                <w:color w:val="000000"/>
                <w:szCs w:val="21"/>
              </w:rPr>
              <w:t>GH</w:t>
            </w:r>
          </w:p>
        </w:tc>
        <w:tc>
          <w:tcPr>
            <w:tcW w:w="113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主治医师签名</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ZZYSQM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主治医师</w:t>
            </w:r>
            <w:r w:rsidRPr="003652A8">
              <w:rPr>
                <w:rFonts w:ascii="宋体" w:hAnsi="宋体" w:hint="eastAsia"/>
                <w:color w:val="000000"/>
                <w:szCs w:val="21"/>
              </w:rPr>
              <w:t>工号</w:t>
            </w:r>
          </w:p>
        </w:tc>
        <w:tc>
          <w:tcPr>
            <w:tcW w:w="1203"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ZZYS</w:t>
            </w:r>
            <w:r w:rsidRPr="003652A8">
              <w:rPr>
                <w:rFonts w:ascii="宋体" w:hAnsi="宋体" w:hint="eastAsia"/>
                <w:color w:val="000000"/>
                <w:szCs w:val="21"/>
              </w:rPr>
              <w:t>GH</w:t>
            </w:r>
          </w:p>
        </w:tc>
        <w:tc>
          <w:tcPr>
            <w:tcW w:w="113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0348FE" w:rsidRDefault="005213E8" w:rsidP="00512E3F">
            <w:pPr>
              <w:pStyle w:val="13"/>
              <w:shd w:val="clear" w:color="auto" w:fill="auto"/>
              <w:spacing w:line="240" w:lineRule="auto"/>
              <w:jc w:val="both"/>
              <w:rPr>
                <w:rFonts w:ascii="宋体" w:eastAsia="宋体" w:hAnsi="宋体" w:cs="Times New Roman"/>
                <w:sz w:val="21"/>
                <w:szCs w:val="21"/>
              </w:rPr>
            </w:pPr>
            <w:r w:rsidRPr="000348FE">
              <w:rPr>
                <w:rStyle w:val="MingLiU"/>
                <w:rFonts w:ascii="宋体" w:eastAsia="宋体" w:hAnsi="宋体" w:cs="Times New Roman"/>
                <w:sz w:val="21"/>
                <w:szCs w:val="21"/>
              </w:rPr>
              <w:t>主任医师签名</w:t>
            </w:r>
          </w:p>
        </w:tc>
        <w:tc>
          <w:tcPr>
            <w:tcW w:w="1203" w:type="dxa"/>
            <w:vAlign w:val="center"/>
          </w:tcPr>
          <w:p w:rsidR="005213E8" w:rsidRPr="000348FE" w:rsidRDefault="005213E8" w:rsidP="00512E3F">
            <w:pPr>
              <w:rPr>
                <w:rFonts w:ascii="宋体" w:hAnsi="宋体"/>
                <w:szCs w:val="21"/>
              </w:rPr>
            </w:pPr>
            <w:r w:rsidRPr="000348FE">
              <w:rPr>
                <w:rFonts w:ascii="宋体" w:hAnsi="宋体"/>
                <w:szCs w:val="21"/>
              </w:rPr>
              <w:t>ZRYSQM</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字符串</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32</w:t>
            </w:r>
          </w:p>
        </w:tc>
        <w:tc>
          <w:tcPr>
            <w:tcW w:w="850" w:type="dxa"/>
            <w:vAlign w:val="center"/>
          </w:tcPr>
          <w:p w:rsidR="005213E8" w:rsidRPr="006C4553" w:rsidRDefault="005213E8" w:rsidP="00512E3F">
            <w:pPr>
              <w:widowControl/>
              <w:jc w:val="center"/>
              <w:rPr>
                <w:rFonts w:ascii="宋体" w:hAnsi="宋体"/>
                <w:kern w:val="0"/>
                <w:szCs w:val="21"/>
              </w:rPr>
            </w:pPr>
            <w:r>
              <w:rPr>
                <w:rFonts w:hint="eastAsia"/>
                <w:bCs/>
                <w:kern w:val="0"/>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主任医师</w:t>
            </w:r>
            <w:r w:rsidRPr="003652A8">
              <w:rPr>
                <w:rFonts w:ascii="宋体" w:hAnsi="宋体" w:hint="eastAsia"/>
                <w:color w:val="000000"/>
                <w:szCs w:val="21"/>
              </w:rPr>
              <w:t>工号</w:t>
            </w:r>
          </w:p>
        </w:tc>
        <w:tc>
          <w:tcPr>
            <w:tcW w:w="1203"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ZRYS</w:t>
            </w:r>
            <w:r w:rsidRPr="003652A8">
              <w:rPr>
                <w:rFonts w:ascii="宋体" w:hAnsi="宋体" w:hint="eastAsia"/>
                <w:color w:val="000000"/>
                <w:szCs w:val="21"/>
              </w:rPr>
              <w:t>GH</w:t>
            </w:r>
          </w:p>
        </w:tc>
        <w:tc>
          <w:tcPr>
            <w:tcW w:w="1134"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0" w:type="dxa"/>
          </w:tcPr>
          <w:p w:rsidR="005213E8" w:rsidRDefault="005213E8" w:rsidP="00512E3F">
            <w:pPr>
              <w:jc w:val="center"/>
            </w:pPr>
            <w:r w:rsidRPr="006F5FDB">
              <w:rPr>
                <w:rFonts w:ascii="宋体" w:hAnsi="宋体" w:hint="eastAsia"/>
                <w:szCs w:val="21"/>
              </w:rPr>
              <w:t>可选</w:t>
            </w:r>
          </w:p>
        </w:tc>
        <w:tc>
          <w:tcPr>
            <w:tcW w:w="2913"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03" w:type="dxa"/>
            <w:vAlign w:val="center"/>
          </w:tcPr>
          <w:p w:rsidR="005213E8" w:rsidRPr="00E26D26" w:rsidRDefault="005213E8" w:rsidP="00512E3F">
            <w:pPr>
              <w:widowControl/>
              <w:jc w:val="left"/>
              <w:rPr>
                <w:rFonts w:ascii="宋体" w:hAnsi="宋体" w:cs="宋体"/>
                <w:kern w:val="0"/>
                <w:szCs w:val="21"/>
              </w:rPr>
            </w:pPr>
            <w:r>
              <w:rPr>
                <w:rFonts w:ascii="宋体" w:hAnsi="宋体" w:cs="宋体" w:hint="eastAsia"/>
                <w:kern w:val="0"/>
                <w:szCs w:val="21"/>
              </w:rPr>
              <w:t>SFYZYSZ</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WDDE98.00.001.00</w:t>
            </w:r>
          </w:p>
        </w:tc>
        <w:tc>
          <w:tcPr>
            <w:tcW w:w="21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是否有诊断明细</w:t>
            </w:r>
          </w:p>
        </w:tc>
        <w:tc>
          <w:tcPr>
            <w:tcW w:w="1203" w:type="dxa"/>
            <w:vAlign w:val="center"/>
          </w:tcPr>
          <w:p w:rsidR="005213E8" w:rsidRPr="00F903BA" w:rsidRDefault="005213E8" w:rsidP="00512E3F">
            <w:pPr>
              <w:widowControl/>
              <w:jc w:val="left"/>
              <w:rPr>
                <w:rFonts w:ascii="宋体" w:hAnsi="宋体" w:cs="宋体"/>
                <w:kern w:val="0"/>
                <w:szCs w:val="21"/>
              </w:rPr>
            </w:pPr>
            <w:r>
              <w:rPr>
                <w:rFonts w:ascii="宋体" w:hAnsi="宋体" w:cs="宋体" w:hint="eastAsia"/>
                <w:kern w:val="0"/>
                <w:szCs w:val="21"/>
              </w:rPr>
              <w:t>SFYZDMX</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2913"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0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134"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291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4E3FE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03"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1134"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850"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2913"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5213E8"/>
    <w:p w:rsidR="005213E8" w:rsidRPr="00362555" w:rsidRDefault="005213E8" w:rsidP="0049659C">
      <w:pPr>
        <w:pStyle w:val="2"/>
      </w:pPr>
      <w:bookmarkStart w:id="319" w:name="_Toc429573923"/>
      <w:bookmarkEnd w:id="265"/>
      <w:bookmarkEnd w:id="266"/>
      <w:r w:rsidRPr="00362555">
        <w:rPr>
          <w:rFonts w:hint="eastAsia"/>
        </w:rPr>
        <w:t>住院病程记录</w:t>
      </w:r>
      <w:bookmarkEnd w:id="319"/>
    </w:p>
    <w:p w:rsidR="005213E8" w:rsidRPr="004E32DC" w:rsidRDefault="005213E8" w:rsidP="005213E8">
      <w:pPr>
        <w:rPr>
          <w:b/>
        </w:rPr>
      </w:pPr>
      <w:r w:rsidRPr="004E32DC">
        <w:rPr>
          <w:rFonts w:hint="eastAsia"/>
          <w:b/>
        </w:rPr>
        <w:t>住院病程记录关系如下图：</w:t>
      </w:r>
    </w:p>
    <w:p w:rsidR="005213E8" w:rsidRDefault="00375C9C" w:rsidP="005213E8">
      <w:pPr>
        <w:tabs>
          <w:tab w:val="left" w:pos="1380"/>
        </w:tabs>
      </w:pPr>
      <w:r>
        <w:pict>
          <v:group id="_x0000_s1190" editas="canvas" style="width:415.3pt;height:644.8pt;mso-position-horizontal-relative:char;mso-position-vertical-relative:line" coordorigin="1800,2168" coordsize="8306,12896">
            <o:lock v:ext="edit" aspectratio="t"/>
            <v:shape id="_x0000_s1191" type="#_x0000_t75" style="position:absolute;left:1800;top:2168;width:8306;height:12896" o:preferrelative="f">
              <v:fill o:detectmouseclick="t"/>
              <v:path o:extrusionok="t" o:connecttype="none"/>
              <o:lock v:ext="edit" text="t"/>
            </v:shape>
            <v:shape id="_x0000_s1192" type="#_x0000_t32" style="position:absolute;left:2550;top:6857;width:7;height:794;flip:x" o:connectortype="straight">
              <v:stroke endarrow="block"/>
            </v:shape>
            <v:rect id="_x0000_s1193" style="position:absolute;left:1800;top:7651;width:1500;height:525" fillcolor="#b2a1c7" strokecolor="#b2a1c7" strokeweight="1pt">
              <v:fill color2="#e5dfec" angle="-45" focus="-50%" type="gradient"/>
              <v:shadow on="t" type="perspective" color="#3f3151" opacity=".5" offset="1pt" offset2="-3pt"/>
              <v:textbox style="mso-next-textbox:#_x0000_s1193">
                <w:txbxContent>
                  <w:p w:rsidR="008F7C35" w:rsidRDefault="008F7C35" w:rsidP="005213E8">
                    <w:r>
                      <w:rPr>
                        <w:rFonts w:hint="eastAsia"/>
                      </w:rPr>
                      <w:t>入院记录表</w:t>
                    </w:r>
                  </w:p>
                </w:txbxContent>
              </v:textbox>
            </v:rect>
            <v:rect id="_x0000_s1194" style="position:absolute;left:1807;top:6332;width:1500;height:525" fillcolor="#b2a1c7" strokecolor="#b2a1c7" strokeweight="1pt">
              <v:fill color2="#e5dfec" angle="-45" focus="-50%" type="gradient"/>
              <v:shadow on="t" type="perspective" color="#3f3151" opacity=".5" offset="1pt" offset2="-3pt"/>
              <v:textbox style="mso-next-textbox:#_x0000_s1194">
                <w:txbxContent>
                  <w:p w:rsidR="008F7C35" w:rsidRDefault="008F7C35" w:rsidP="005213E8">
                    <w:r>
                      <w:rPr>
                        <w:rFonts w:hint="eastAsia"/>
                      </w:rPr>
                      <w:t>患者基本信息</w:t>
                    </w:r>
                  </w:p>
                </w:txbxContent>
              </v:textbox>
            </v:rect>
            <v:rect id="_x0000_s1195" style="position:absolute;left:4675;top:14480;width:2055;height:570" fillcolor="#fabf8f" strokecolor="#fabf8f" strokeweight="1pt">
              <v:fill color2="#fde9d9" angle="-45" focus="-50%" type="gradient"/>
              <v:shadow on="t" type="perspective" color="#974706" opacity=".5" offset="1pt" offset2="-3pt"/>
              <v:textbox style="mso-next-textbox:#_x0000_s1195">
                <w:txbxContent>
                  <w:p w:rsidR="008F7C35" w:rsidRDefault="008F7C35" w:rsidP="005213E8">
                    <w:r>
                      <w:rPr>
                        <w:rFonts w:hint="eastAsia"/>
                      </w:rPr>
                      <w:t>死亡病例讨论记录</w:t>
                    </w:r>
                  </w:p>
                </w:txbxContent>
              </v:textbox>
            </v:rect>
            <v:shape id="_x0000_s1196" type="#_x0000_t32" style="position:absolute;left:3300;top:7914;width:1375;height:6851" o:connectortype="straight"/>
            <v:rect id="_x0000_s1197" style="position:absolute;left:4960;top:13655;width:1395;height:570" fillcolor="#fabf8f" strokecolor="#fabf8f" strokeweight="1pt">
              <v:fill color2="#fde9d9" angle="-45" focus="-50%" type="gradient"/>
              <v:shadow on="t" type="perspective" color="#974706" opacity=".5" offset="1pt" offset2="-3pt"/>
              <v:textbox style="mso-next-textbox:#_x0000_s1197">
                <w:txbxContent>
                  <w:p w:rsidR="008F7C35" w:rsidRDefault="008F7C35" w:rsidP="005213E8">
                    <w:r>
                      <w:rPr>
                        <w:rFonts w:hint="eastAsia"/>
                      </w:rPr>
                      <w:t>术前讨论</w:t>
                    </w:r>
                  </w:p>
                </w:txbxContent>
              </v:textbox>
            </v:rect>
            <v:shape id="_x0000_s1198" type="#_x0000_t32" style="position:absolute;left:3300;top:7914;width:1660;height:6026" o:connectortype="straight">
              <v:stroke endarrow="block"/>
            </v:shape>
            <v:rect id="_x0000_s1199" style="position:absolute;left:5005;top:12770;width:1395;height:570" fillcolor="#fabf8f" strokecolor="#fabf8f" strokeweight="1pt">
              <v:fill color2="#fde9d9" angle="-45" focus="-50%" type="gradient"/>
              <v:shadow on="t" type="perspective" color="#974706" opacity=".5" offset="1pt" offset2="-3pt"/>
              <v:textbox style="mso-next-textbox:#_x0000_s1199">
                <w:txbxContent>
                  <w:p w:rsidR="008F7C35" w:rsidRDefault="008F7C35" w:rsidP="005213E8">
                    <w:r>
                      <w:rPr>
                        <w:rFonts w:hint="eastAsia"/>
                      </w:rPr>
                      <w:t>术前小结</w:t>
                    </w:r>
                  </w:p>
                </w:txbxContent>
              </v:textbox>
            </v:rect>
            <v:shape id="_x0000_s1200" type="#_x0000_t32" style="position:absolute;left:3300;top:7914;width:1705;height:5141" o:connectortype="straight">
              <v:stroke endarrow="block"/>
            </v:shape>
            <v:rect id="_x0000_s1201" style="position:absolute;left:5050;top:11975;width:1200;height:480" fillcolor="#fabf8f" strokecolor="#fabf8f" strokeweight="1pt">
              <v:fill color2="#fde9d9" angle="-45" focus="-50%" type="gradient"/>
              <v:shadow on="t" type="perspective" color="#974706" opacity=".5" offset="1pt" offset2="-3pt"/>
              <v:textbox style="mso-next-textbox:#_x0000_s1201">
                <w:txbxContent>
                  <w:p w:rsidR="008F7C35" w:rsidRDefault="008F7C35" w:rsidP="005213E8">
                    <w:r>
                      <w:rPr>
                        <w:rFonts w:hint="eastAsia"/>
                      </w:rPr>
                      <w:t>抢救记录</w:t>
                    </w:r>
                  </w:p>
                </w:txbxContent>
              </v:textbox>
            </v:rect>
            <v:shape id="_x0000_s1202" type="#_x0000_t32" style="position:absolute;left:3300;top:7914;width:1750;height:4301" o:connectortype="straight">
              <v:stroke endarrow="block"/>
            </v:shape>
            <v:shape id="_x0000_s1203" type="#_x0000_t32" style="position:absolute;left:6250;top:12208;width:2398;height:7;flip:y" o:connectortype="straight">
              <v:stroke endarrow="block"/>
            </v:shape>
            <v:shape id="_x0000_s1204" type="#_x0000_t32" style="position:absolute;left:6250;top:11203;width:2308;height:1012;flip:y" o:connectortype="straight">
              <v:stroke endarrow="block"/>
            </v:shape>
            <v:shape id="_x0000_s1205" type="#_x0000_t32" style="position:absolute;left:6250;top:10029;width:2268;height:2186;flip:y" o:connectortype="straight">
              <v:stroke endarrow="block"/>
            </v:shape>
            <v:rect id="_x0000_s1206" style="position:absolute;left:8648;top:11975;width:1232;height:465" fillcolor="#b2a1c7" strokecolor="#b2a1c7" strokeweight="1pt">
              <v:fill color2="#e5dfec" angle="-45" focus="-50%" type="gradient"/>
              <v:shadow on="t" type="perspective" color="#3f3151" opacity=".5" offset="1pt" offset2="-3pt"/>
              <v:textbox style="mso-next-textbox:#_x0000_s1206">
                <w:txbxContent>
                  <w:p w:rsidR="008F7C35" w:rsidRDefault="008F7C35" w:rsidP="005213E8">
                    <w:r>
                      <w:rPr>
                        <w:rFonts w:hint="eastAsia"/>
                      </w:rPr>
                      <w:t>检验记录</w:t>
                    </w:r>
                  </w:p>
                </w:txbxContent>
              </v:textbox>
            </v:rect>
            <v:rect id="_x0000_s1207" style="position:absolute;left:8558;top:10970;width:1232;height:465" fillcolor="#b2a1c7" strokecolor="#b2a1c7" strokeweight="1pt">
              <v:fill color2="#e5dfec" angle="-45" focus="-50%" type="gradient"/>
              <v:shadow on="t" type="perspective" color="#3f3151" opacity=".5" offset="1pt" offset2="-3pt"/>
              <v:textbox style="mso-next-textbox:#_x0000_s1207">
                <w:txbxContent>
                  <w:p w:rsidR="008F7C35" w:rsidRDefault="008F7C35" w:rsidP="005213E8">
                    <w:r>
                      <w:rPr>
                        <w:rFonts w:hint="eastAsia"/>
                      </w:rPr>
                      <w:t>检查记录</w:t>
                    </w:r>
                  </w:p>
                </w:txbxContent>
              </v:textbox>
            </v:rect>
            <v:rect id="_x0000_s1208" style="position:absolute;left:8518;top:9796;width:1588;height:465" fillcolor="#b2a1c7" strokecolor="#b2a1c7" strokeweight="1pt">
              <v:fill color2="#e5dfec" angle="-45" focus="-50%" type="gradient"/>
              <v:shadow on="t" type="perspective" color="#3f3151" opacity=".5" offset="1pt" offset2="-3pt"/>
              <v:textbox style="mso-next-textbox:#_x0000_s1208">
                <w:txbxContent>
                  <w:p w:rsidR="008F7C35" w:rsidRDefault="008F7C35" w:rsidP="005213E8">
                    <w:r>
                      <w:rPr>
                        <w:rFonts w:hint="eastAsia"/>
                      </w:rPr>
                      <w:t>手术明细表</w:t>
                    </w:r>
                  </w:p>
                </w:txbxContent>
              </v:textbox>
            </v:rect>
            <v:shape id="_x0000_s1209" type="#_x0000_t32" style="position:absolute;left:6920;top:10029;width:1598;height:1196;flip:y" o:connectortype="straight">
              <v:stroke endarrow="block"/>
            </v:shape>
            <v:shape id="_x0000_s1210" type="#_x0000_t32" style="position:absolute;left:3300;top:7914;width:1585;height:3311" o:connectortype="straight">
              <v:stroke endarrow="block"/>
            </v:shape>
            <v:rect id="_x0000_s1211" style="position:absolute;left:4885;top:10940;width:2035;height:570" fillcolor="#fabf8f" strokecolor="#fabf8f" strokeweight="1pt">
              <v:fill color2="#fde9d9" angle="-45" focus="-50%" type="gradient"/>
              <v:shadow on="t" type="perspective" color="#974706" opacity=".5" offset="1pt" offset2="-3pt"/>
              <v:textbox style="mso-next-textbox:#_x0000_s1211">
                <w:txbxContent>
                  <w:p w:rsidR="008F7C35" w:rsidRDefault="008F7C35" w:rsidP="005213E8">
                    <w:r>
                      <w:rPr>
                        <w:rFonts w:hint="eastAsia"/>
                      </w:rPr>
                      <w:t>术后首次病程记录</w:t>
                    </w:r>
                  </w:p>
                </w:txbxContent>
              </v:textbox>
            </v:rect>
            <v:rect id="_x0000_s1212" style="position:absolute;left:5152;top:10181;width:1155;height:555" fillcolor="#fabf8f" strokecolor="#fabf8f" strokeweight="1pt">
              <v:fill color2="#fde9d9" angle="-45" focus="-50%" type="gradient"/>
              <v:shadow on="t" type="perspective" color="#974706" opacity=".5" offset="1pt" offset2="-3pt"/>
              <v:textbox style="mso-next-textbox:#_x0000_s1212">
                <w:txbxContent>
                  <w:p w:rsidR="008F7C35" w:rsidRDefault="008F7C35" w:rsidP="005213E8">
                    <w:r>
                      <w:rPr>
                        <w:rFonts w:hint="eastAsia"/>
                      </w:rPr>
                      <w:t>死亡记录</w:t>
                    </w:r>
                  </w:p>
                </w:txbxContent>
              </v:textbox>
            </v:rect>
            <v:shape id="_x0000_s1213" type="#_x0000_t32" style="position:absolute;left:3300;top:7914;width:1852;height:2545" o:connectortype="straight"/>
            <v:rect id="_x0000_s1214" style="position:absolute;left:5062;top:9266;width:1395;height:570" fillcolor="#fabf8f" strokecolor="#fabf8f" strokeweight="1pt">
              <v:fill color2="#fde9d9" angle="-45" focus="-50%" type="gradient"/>
              <v:shadow on="t" type="perspective" color="#974706" opacity=".5" offset="1pt" offset2="-3pt"/>
              <v:textbox style="mso-next-textbox:#_x0000_s1214">
                <w:txbxContent>
                  <w:p w:rsidR="008F7C35" w:rsidRDefault="008F7C35" w:rsidP="005213E8">
                    <w:r>
                      <w:rPr>
                        <w:rFonts w:hint="eastAsia"/>
                      </w:rPr>
                      <w:t>出院记录</w:t>
                    </w:r>
                  </w:p>
                </w:txbxContent>
              </v:textbox>
            </v:rect>
            <v:shape id="_x0000_s1215" type="#_x0000_t32" style="position:absolute;left:3300;top:7914;width:1762;height:1637" o:connectortype="straight"/>
            <v:shape id="_x0000_s1216" type="#_x0000_t32" style="position:absolute;left:6457;top:5449;width:1605;height:4102;flip:y" o:connectortype="straight">
              <v:stroke endarrow="block"/>
            </v:shape>
            <v:rect id="_x0000_s1217" style="position:absolute;left:5017;top:8261;width:1395;height:570" fillcolor="#fabf8f" strokecolor="#fabf8f" strokeweight="1pt">
              <v:fill color2="#fde9d9" angle="-45" focus="-50%" type="gradient"/>
              <v:shadow on="t" type="perspective" color="#974706" opacity=".5" offset="1pt" offset2="-3pt"/>
              <v:textbox style="mso-next-textbox:#_x0000_s1217">
                <w:txbxContent>
                  <w:p w:rsidR="008F7C35" w:rsidRDefault="008F7C35" w:rsidP="005213E8">
                    <w:r>
                      <w:rPr>
                        <w:rFonts w:hint="eastAsia"/>
                      </w:rPr>
                      <w:t>会诊记录</w:t>
                    </w:r>
                  </w:p>
                </w:txbxContent>
              </v:textbox>
            </v:rect>
            <v:shape id="_x0000_s1218" type="#_x0000_t32" style="position:absolute;left:3300;top:7914;width:1717;height:632" o:connectortype="straight">
              <v:stroke endarrow="block"/>
            </v:shape>
            <v:shape id="_x0000_s1219" type="#_x0000_t32" style="position:absolute;left:6412;top:5449;width:1650;height:3097;flip:y" o:connectortype="straight">
              <v:stroke endarrow="block"/>
            </v:shape>
            <v:rect id="_x0000_s1220" style="position:absolute;left:5092;top:7466;width:1200;height:480" fillcolor="#fabf8f" strokecolor="#fabf8f" strokeweight="1pt">
              <v:fill color2="#fde9d9" angle="-45" focus="-50%" type="gradient"/>
              <v:shadow on="t" type="perspective" color="#974706" opacity=".5" offset="1pt" offset2="-3pt"/>
              <v:textbox style="mso-next-textbox:#_x0000_s1220">
                <w:txbxContent>
                  <w:p w:rsidR="008F7C35" w:rsidRDefault="008F7C35" w:rsidP="005213E8">
                    <w:r>
                      <w:rPr>
                        <w:rFonts w:hint="eastAsia"/>
                      </w:rPr>
                      <w:t>阶段小结</w:t>
                    </w:r>
                  </w:p>
                </w:txbxContent>
              </v:textbox>
            </v:rect>
            <v:shape id="_x0000_s1221" type="#_x0000_t32" style="position:absolute;left:3300;top:7706;width:1792;height:208;flip:y" o:connectortype="straight">
              <v:stroke endarrow="block"/>
            </v:shape>
            <v:shape id="_x0000_s1222" type="#_x0000_t32" style="position:absolute;left:6292;top:5449;width:1770;height:2257;flip:y" o:connectortype="straight">
              <v:stroke endarrow="block"/>
            </v:shape>
            <v:rect id="_x0000_s1223" style="position:absolute;left:5092;top:6716;width:1200;height:465" fillcolor="#fabf8f" strokecolor="#fabf8f" strokeweight="1pt">
              <v:fill color2="#fde9d9" angle="-45" focus="-50%" type="gradient"/>
              <v:shadow on="t" type="perspective" color="#974706" opacity=".5" offset="1pt" offset2="-3pt"/>
              <v:textbox style="mso-next-textbox:#_x0000_s1223">
                <w:txbxContent>
                  <w:p w:rsidR="008F7C35" w:rsidRDefault="008F7C35" w:rsidP="005213E8">
                    <w:r>
                      <w:rPr>
                        <w:rFonts w:hint="eastAsia"/>
                      </w:rPr>
                      <w:t>转科记录</w:t>
                    </w:r>
                  </w:p>
                </w:txbxContent>
              </v:textbox>
            </v:rect>
            <v:shape id="_x0000_s1224" type="#_x0000_t32" style="position:absolute;left:3300;top:6949;width:1792;height:965;flip:y" o:connectortype="straight">
              <v:stroke endarrow="block"/>
            </v:shape>
            <v:shape id="_x0000_s1225" type="#_x0000_t32" style="position:absolute;left:6292;top:5449;width:1770;height:1500;flip:y" o:connectortype="straight">
              <v:stroke endarrow="block"/>
            </v:shape>
            <v:shape id="_x0000_s1226" type="#_x0000_t32" style="position:absolute;left:3300;top:6154;width:1777;height:1760;flip:y" o:connectortype="straight">
              <v:stroke endarrow="block"/>
            </v:shape>
            <v:rect id="_x0000_s1227" style="position:absolute;left:5077;top:5906;width:1395;height:495" fillcolor="#fabf8f" strokecolor="#fabf8f" strokeweight="1pt">
              <v:fill color2="#fde9d9" angle="-45" focus="-50%" type="gradient"/>
              <v:shadow on="t" type="perspective" color="#974706" opacity=".5" offset="1pt" offset2="-3pt"/>
              <v:textbox style="mso-next-textbox:#_x0000_s1227">
                <w:txbxContent>
                  <w:p w:rsidR="008F7C35" w:rsidRDefault="008F7C35" w:rsidP="005213E8">
                    <w:r>
                      <w:rPr>
                        <w:rFonts w:hint="eastAsia"/>
                      </w:rPr>
                      <w:t>交接班记录</w:t>
                    </w:r>
                  </w:p>
                </w:txbxContent>
              </v:textbox>
            </v:rect>
            <v:shape id="_x0000_s1228" type="#_x0000_t32" style="position:absolute;left:6472;top:5449;width:1590;height:705;flip:y" o:connectortype="straight">
              <v:stroke endarrow="block"/>
            </v:shape>
            <v:rect id="_x0000_s1229" style="position:absolute;left:5047;top:5111;width:1680;height:450" fillcolor="#fabf8f" strokecolor="#fabf8f" strokeweight="1pt">
              <v:fill color2="#fde9d9" angle="-45" focus="-50%" type="gradient"/>
              <v:shadow on="t" type="perspective" color="#974706" opacity=".5" offset="1pt" offset2="-3pt"/>
              <v:textbox style="mso-next-textbox:#_x0000_s1229">
                <w:txbxContent>
                  <w:p w:rsidR="008F7C35" w:rsidRDefault="008F7C35" w:rsidP="005213E8">
                    <w:r>
                      <w:rPr>
                        <w:rFonts w:hint="eastAsia"/>
                      </w:rPr>
                      <w:t>疑难病历讨论</w:t>
                    </w:r>
                  </w:p>
                </w:txbxContent>
              </v:textbox>
            </v:rect>
            <v:shape id="_x0000_s1230" type="#_x0000_t32" style="position:absolute;left:3300;top:5336;width:1747;height:2578;flip:y" o:connectortype="straight">
              <v:stroke endarrow="block"/>
            </v:shape>
            <v:shape id="_x0000_s1231" type="#_x0000_t32" style="position:absolute;left:6727;top:5336;width:1335;height:113" o:connectortype="straight">
              <v:stroke endarrow="block"/>
            </v:shape>
            <v:rect id="_x0000_s1232" style="position:absolute;left:5032;top:4196;width:2055;height:495" fillcolor="#fabf8f" strokecolor="#fabf8f" strokeweight="1pt">
              <v:fill color2="#fde9d9" angle="-45" focus="-50%" type="gradient"/>
              <v:shadow on="t" type="perspective" color="#974706" opacity=".5" offset="1pt" offset2="-3pt"/>
              <v:textbox style="mso-next-textbox:#_x0000_s1232">
                <w:txbxContent>
                  <w:p w:rsidR="008F7C35" w:rsidRDefault="008F7C35" w:rsidP="005213E8">
                    <w:r>
                      <w:rPr>
                        <w:rFonts w:hint="eastAsia"/>
                      </w:rPr>
                      <w:t>上级医师查房记录</w:t>
                    </w:r>
                  </w:p>
                </w:txbxContent>
              </v:textbox>
            </v:rect>
            <v:shape id="_x0000_s1233" type="#_x0000_t32" style="position:absolute;left:3300;top:4444;width:1732;height:3470;flip:y" o:connectortype="straight">
              <v:stroke endarrow="block"/>
            </v:shape>
            <v:shape id="_x0000_s1234" type="#_x0000_t32" style="position:absolute;left:7087;top:4444;width:975;height:1005" o:connectortype="straight">
              <v:stroke endarrow="block"/>
            </v:shape>
            <v:rect id="_x0000_s1235" style="position:absolute;left:5077;top:3131;width:1650;height:570" fillcolor="#fabf8f" strokecolor="#fabf8f" strokeweight="1pt">
              <v:fill color2="#fde9d9" angle="-45" focus="-50%" type="gradient"/>
              <v:shadow on="t" type="perspective" color="#974706" opacity=".5" offset="1pt" offset2="-3pt"/>
              <v:textbox style="mso-next-textbox:#_x0000_s1235">
                <w:txbxContent>
                  <w:p w:rsidR="008F7C35" w:rsidRDefault="008F7C35" w:rsidP="005213E8">
                    <w:r>
                      <w:rPr>
                        <w:rFonts w:hint="eastAsia"/>
                      </w:rPr>
                      <w:t>日常病程记录</w:t>
                    </w:r>
                  </w:p>
                </w:txbxContent>
              </v:textbox>
            </v:rect>
            <v:shape id="_x0000_s1236" type="#_x0000_t32" style="position:absolute;left:3300;top:3416;width:1777;height:4498;flip:y" o:connectortype="straight">
              <v:stroke endarrow="block"/>
            </v:shape>
            <v:shape id="_x0000_s1237" type="#_x0000_t32" style="position:absolute;left:6727;top:3416;width:1335;height:2033" o:connectortype="straight">
              <v:stroke endarrow="block"/>
            </v:shape>
            <v:shape id="_x0000_s1238" type="#_x0000_t32" style="position:absolute;left:3300;top:2456;width:1717;height:5458;flip:y" o:connectortype="straight"/>
            <v:rect id="_x0000_s1239" style="position:absolute;left:5017;top:2171;width:1740;height:570" fillcolor="#fabf8f" strokecolor="#fabf8f" strokeweight="1pt">
              <v:fill color2="#fde9d9" angle="-45" focus="-50%" type="gradient"/>
              <v:shadow on="t" type="perspective" color="#974706" opacity=".5" offset="1pt" offset2="-3pt"/>
              <v:textbox style="mso-next-textbox:#_x0000_s1239">
                <w:txbxContent>
                  <w:p w:rsidR="008F7C35" w:rsidRDefault="008F7C35" w:rsidP="005213E8">
                    <w:r>
                      <w:rPr>
                        <w:rFonts w:hint="eastAsia"/>
                      </w:rPr>
                      <w:t>首次病程记录</w:t>
                    </w:r>
                  </w:p>
                </w:txbxContent>
              </v:textbox>
            </v:rect>
            <v:shape id="_x0000_s1240" type="#_x0000_t32" style="position:absolute;left:6757;top:2456;width:1305;height:2993" o:connectortype="straight">
              <v:stroke endarrow="block"/>
            </v:shape>
            <v:rect id="_x0000_s1241" style="position:absolute;left:8062;top:5216;width:2044;height:465" fillcolor="#92cddc" strokecolor="#92cddc" strokeweight="1pt">
              <v:fill color2="#daeef3" angle="-45" focus="-50%" type="gradient"/>
              <v:shadow on="t" type="perspective" color="#205867" opacity=".5" offset="1pt" offset2="-3pt"/>
              <v:textbox style="mso-next-textbox:#_x0000_s1241">
                <w:txbxContent>
                  <w:p w:rsidR="008F7C35" w:rsidRDefault="008F7C35" w:rsidP="005213E8">
                    <w:r>
                      <w:rPr>
                        <w:rFonts w:hint="eastAsia"/>
                      </w:rPr>
                      <w:t>中医“四诊”表</w:t>
                    </w:r>
                  </w:p>
                </w:txbxContent>
              </v:textbox>
            </v:rect>
            <v:shape id="_x0000_s1242" type="#_x0000_t202" style="position:absolute;left:1974;top:6960;width:946;height:436" stroked="f">
              <v:textbox style="mso-next-textbox:#_x0000_s124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3" type="#_x0000_t202" style="position:absolute;left:3874;top:8110;width:946;height:436" filled="f" stroked="f">
              <v:textbox style="mso-next-textbox:#_x0000_s124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4" type="#_x0000_t202" style="position:absolute;left:6595;top:8830;width:946;height:436" filled="f" stroked="f">
              <v:textbox style="mso-next-textbox:#_x0000_s124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5" type="#_x0000_t202" style="position:absolute;left:4119;top:3055;width:701;height:436" filled="f" stroked="f">
              <v:textbox style="mso-next-textbox:#_x0000_s124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shape id="_x0000_s1246" type="#_x0000_t202" style="position:absolute;left:3939;top:7576;width:946;height:436" filled="f" stroked="f">
              <v:textbox style="mso-next-textbox:#_x0000_s124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7" type="#_x0000_t202" style="position:absolute;left:4014;top:7140;width:946;height:436" filled="f" stroked="f">
              <v:textbox style="mso-next-textbox:#_x0000_s124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8" type="#_x0000_t202" style="position:absolute;left:4450;top:6401;width:946;height:436" filled="f" stroked="f">
              <v:textbox style="mso-next-textbox:#_x0000_s124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49" type="#_x0000_t202" style="position:absolute;left:4450;top:5614;width:946;height:436" filled="f" stroked="f">
              <v:textbox style="mso-next-textbox:#_x0000_s124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0" type="#_x0000_t202" style="position:absolute;left:4675;top:4691;width:946;height:436" filled="f" stroked="f">
              <v:textbox style="mso-next-textbox:#_x0000_s125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1" type="#_x0000_t202" style="position:absolute;left:4600;top:3851;width:946;height:436" filled="f" stroked="f">
              <v:textbox style="mso-next-textbox:#_x0000_s125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2" type="#_x0000_t202" style="position:absolute;left:3374;top:12619;width:946;height:436" filled="f" stroked="f">
              <v:textbox style="mso-next-textbox:#_x0000_s125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kern w:val="0"/>
                        <w:sz w:val="16"/>
                        <w:szCs w:val="24"/>
                      </w:rPr>
                      <w:t>—</w:t>
                    </w:r>
                    <w:r>
                      <w:rPr>
                        <w:rFonts w:ascii="宋体" w:hAnsi="宋体" w:cs="宋体" w:hint="eastAsia"/>
                        <w:kern w:val="0"/>
                        <w:sz w:val="16"/>
                        <w:szCs w:val="24"/>
                      </w:rPr>
                      <w:t>0</w:t>
                    </w:r>
                    <w:r>
                      <w:rPr>
                        <w:rFonts w:ascii="宋体" w:hAnsi="宋体" w:cs="宋体"/>
                        <w:kern w:val="0"/>
                        <w:sz w:val="16"/>
                        <w:szCs w:val="24"/>
                      </w:rPr>
                      <w:t>…</w:t>
                    </w:r>
                    <w:r>
                      <w:rPr>
                        <w:rFonts w:ascii="宋体" w:hAnsi="宋体" w:cs="宋体" w:hint="eastAsia"/>
                        <w:kern w:val="0"/>
                        <w:sz w:val="16"/>
                        <w:szCs w:val="24"/>
                      </w:rPr>
                      <w:t>1</w:t>
                    </w:r>
                  </w:p>
                  <w:p w:rsidR="008F7C35" w:rsidRPr="00BF45D2" w:rsidRDefault="008F7C35" w:rsidP="005213E8">
                    <w:pPr>
                      <w:rPr>
                        <w:sz w:val="13"/>
                      </w:rPr>
                    </w:pPr>
                  </w:p>
                </w:txbxContent>
              </v:textbox>
            </v:shape>
            <v:shape id="_x0000_s1253" type="#_x0000_t202" style="position:absolute;left:4600;top:13219;width:946;height:436" filled="f" stroked="f">
              <v:textbox style="mso-next-textbox:#_x0000_s125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4" type="#_x0000_t202" style="position:absolute;left:4820;top:12455;width:946;height:436" filled="f" stroked="f">
              <v:textbox style="mso-next-textbox:#_x0000_s125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5" type="#_x0000_t202" style="position:absolute;left:4820;top:11539;width:946;height:436" filled="f" stroked="f">
              <v:textbox style="mso-next-textbox:#_x0000_s125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6" type="#_x0000_t202" style="position:absolute;left:4600;top:9796;width:946;height:436" filled="f" stroked="f">
              <v:textbox style="mso-next-textbox:#_x0000_s125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Pr>
                        <w:rFonts w:ascii="宋体" w:hAnsi="宋体" w:cs="宋体"/>
                        <w:kern w:val="0"/>
                        <w:sz w:val="16"/>
                        <w:szCs w:val="24"/>
                      </w:rPr>
                      <w:t>0…</w:t>
                    </w:r>
                    <w:r>
                      <w:rPr>
                        <w:rFonts w:ascii="宋体" w:hAnsi="宋体" w:cs="宋体" w:hint="eastAsia"/>
                        <w:kern w:val="0"/>
                        <w:sz w:val="16"/>
                        <w:szCs w:val="24"/>
                      </w:rPr>
                      <w:t>1</w:t>
                    </w:r>
                  </w:p>
                  <w:p w:rsidR="008F7C35" w:rsidRPr="00BF45D2" w:rsidRDefault="008F7C35" w:rsidP="005213E8">
                    <w:pPr>
                      <w:rPr>
                        <w:sz w:val="13"/>
                      </w:rPr>
                    </w:pPr>
                  </w:p>
                </w:txbxContent>
              </v:textbox>
            </v:shape>
            <v:shape id="_x0000_s1257" type="#_x0000_t202" style="position:absolute;left:4600;top:10534;width:946;height:436" filled="f" stroked="f">
              <v:textbox style="mso-next-textbox:#_x0000_s125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8" type="#_x0000_t202" style="position:absolute;left:6757;top:2741;width:946;height:436" filled="f" stroked="f">
              <v:textbox style="mso-next-textbox:#_x0000_s125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59" type="#_x0000_t202" style="position:absolute;left:6595;top:5259;width:946;height:436" filled="f" stroked="f">
              <v:textbox style="mso-next-textbox:#_x0000_s125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0" type="#_x0000_t202" style="position:absolute;left:6053;top:7825;width:946;height:436" filled="f" stroked="f">
              <v:textbox style="mso-next-textbox:#_x0000_s126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1" type="#_x0000_t202" style="position:absolute;left:5974;top:7030;width:946;height:436" filled="f" stroked="f">
              <v:textbox style="mso-next-textbox:#_x0000_s1261">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2" type="#_x0000_t202" style="position:absolute;left:6141;top:6280;width:946;height:436" filled="f" stroked="f">
              <v:textbox style="mso-next-textbox:#_x0000_s1262">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3" type="#_x0000_t202" style="position:absolute;left:6412;top:5695;width:946;height:436" filled="f" stroked="f">
              <v:textbox style="mso-next-textbox:#_x0000_s1263">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4" type="#_x0000_t202" style="position:absolute;left:6307;top:3701;width:946;height:436" filled="f" stroked="f">
              <v:textbox style="mso-next-textbox:#_x0000_s1264">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5" type="#_x0000_t202" style="position:absolute;left:6595;top:4675;width:946;height:436" filled="f" stroked="f">
              <v:textbox style="mso-next-textbox:#_x0000_s126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6" type="#_x0000_t202" style="position:absolute;left:4320;top:8831;width:640;height:436" filled="f" stroked="f">
              <v:textbox style="mso-next-textbox:#_x0000_s126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--1</w:t>
                    </w:r>
                  </w:p>
                  <w:p w:rsidR="008F7C35" w:rsidRPr="00BF45D2" w:rsidRDefault="008F7C35" w:rsidP="005213E8">
                    <w:pPr>
                      <w:rPr>
                        <w:sz w:val="13"/>
                      </w:rPr>
                    </w:pPr>
                  </w:p>
                </w:txbxContent>
              </v:textbox>
            </v:shape>
            <v:shape id="_x0000_s1267" type="#_x0000_t202" style="position:absolute;left:6685;top:10219;width:946;height:436" filled="f" stroked="f">
              <v:textbox style="mso-next-textbox:#_x0000_s126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8" type="#_x0000_t202" style="position:absolute;left:7116;top:12019;width:946;height:436" filled="f" stroked="f">
              <v:textbox style="mso-next-textbox:#_x0000_s1268">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69" type="#_x0000_t202" style="position:absolute;left:7253;top:11435;width:946;height:436" filled="f" stroked="f">
              <v:textbox style="mso-next-textbox:#_x0000_s1269">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270" type="#_x0000_t202" style="position:absolute;left:7541;top:10789;width:946;height:436" filled="f" stroked="f">
              <v:textbox style="mso-next-textbox:#_x0000_s1270">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E9140E" w:rsidRDefault="005213E8" w:rsidP="005213E8"/>
    <w:p w:rsidR="005213E8" w:rsidRPr="00E9140E" w:rsidRDefault="005213E8" w:rsidP="0049659C">
      <w:pPr>
        <w:pStyle w:val="3"/>
        <w:rPr>
          <w:rFonts w:ascii="宋体" w:hAnsi="宋体"/>
        </w:rPr>
      </w:pPr>
      <w:bookmarkStart w:id="320" w:name="_Toc429573924"/>
      <w:r w:rsidRPr="00FF3F2C">
        <w:rPr>
          <w:rFonts w:ascii="宋体" w:hAnsi="宋体" w:hint="eastAsia"/>
        </w:rPr>
        <w:lastRenderedPageBreak/>
        <w:t>首次病程记录</w:t>
      </w:r>
      <w:r w:rsidRPr="001F7DF3">
        <w:rPr>
          <w:rFonts w:hint="eastAsia"/>
        </w:rPr>
        <w:t>（</w:t>
      </w:r>
      <w:r>
        <w:rPr>
          <w:rFonts w:hint="eastAsia"/>
        </w:rPr>
        <w:t>TB_EMR_SCBCJL</w:t>
      </w:r>
      <w:r w:rsidRPr="001F7DF3">
        <w:rPr>
          <w:rFonts w:hint="eastAsia"/>
        </w:rPr>
        <w:t>）</w:t>
      </w:r>
      <w:bookmarkEnd w:id="320"/>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0348FE" w:rsidTr="00512E3F">
        <w:trPr>
          <w:jc w:val="center"/>
        </w:trPr>
        <w:tc>
          <w:tcPr>
            <w:tcW w:w="2160" w:type="dxa"/>
            <w:tcBorders>
              <w:bottom w:val="single" w:sz="4" w:space="0" w:color="auto"/>
            </w:tcBorders>
            <w:shd w:val="clear" w:color="auto" w:fill="FFCC99"/>
            <w:vAlign w:val="center"/>
          </w:tcPr>
          <w:p w:rsidR="00E2545B" w:rsidRPr="009C6C76" w:rsidRDefault="00E2545B" w:rsidP="00512E3F">
            <w:pPr>
              <w:widowControl/>
              <w:jc w:val="center"/>
              <w:rPr>
                <w:rFonts w:cs="宋体"/>
                <w:bCs/>
                <w:kern w:val="0"/>
              </w:rPr>
            </w:pPr>
            <w:r w:rsidRPr="009C6C76">
              <w:rPr>
                <w:rFonts w:cs="宋体"/>
                <w:bCs/>
                <w:kern w:val="0"/>
              </w:rPr>
              <w:t>DE01.00.014.00</w:t>
            </w:r>
          </w:p>
        </w:tc>
        <w:tc>
          <w:tcPr>
            <w:tcW w:w="21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FFCC99"/>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DE08.10.026.00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KSMC</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50</w:t>
            </w:r>
          </w:p>
        </w:tc>
        <w:tc>
          <w:tcPr>
            <w:tcW w:w="709" w:type="dxa"/>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DE08.10.054.00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BQMC</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50</w:t>
            </w:r>
          </w:p>
        </w:tc>
        <w:tc>
          <w:tcPr>
            <w:tcW w:w="709" w:type="dxa"/>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DE01.00.019.00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BFH</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10</w:t>
            </w:r>
          </w:p>
        </w:tc>
        <w:tc>
          <w:tcPr>
            <w:tcW w:w="709"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DE01.00.026.00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BCH</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10</w:t>
            </w:r>
          </w:p>
        </w:tc>
        <w:tc>
          <w:tcPr>
            <w:tcW w:w="709"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DE09.00.053.00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记录日期时间</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JLRQSJ</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color w:val="000000"/>
                <w:kern w:val="0"/>
                <w:szCs w:val="21"/>
              </w:rPr>
              <w:t>D</w:t>
            </w:r>
            <w:r w:rsidRPr="008A2DB7">
              <w:rPr>
                <w:rFonts w:ascii="宋体" w:hAnsi="宋体" w:cs="宋体" w:hint="eastAsia"/>
                <w:color w:val="000000"/>
                <w:kern w:val="0"/>
                <w:szCs w:val="21"/>
              </w:rPr>
              <w:t>ata</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HZXM</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DE02.01.040.00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NLS</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数值</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3</w:t>
            </w:r>
          </w:p>
        </w:tc>
        <w:tc>
          <w:tcPr>
            <w:tcW w:w="709" w:type="dxa"/>
            <w:tcBorders>
              <w:bottom w:val="single" w:sz="4" w:space="0" w:color="auto"/>
            </w:tcBorders>
          </w:tcPr>
          <w:p w:rsidR="005213E8" w:rsidRDefault="005213E8" w:rsidP="00512E3F">
            <w:pPr>
              <w:jc w:val="center"/>
            </w:pPr>
            <w:r w:rsidRPr="00CB7871">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DE02.01.032.00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CB7871">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DE04.01.119.00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主诉</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ZS</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100</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必填</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DE05.10.133.00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病例特点</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BLTD</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2000</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DE05.01.070.00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诊断依据</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ZDYJ</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100</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DE06.00.298.00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诊疗计划</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ZLJH</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sidRPr="008A2DB7">
              <w:rPr>
                <w:rFonts w:ascii="宋体" w:hAnsi="宋体" w:cs="宋体" w:hint="eastAsia"/>
                <w:color w:val="000000"/>
                <w:kern w:val="0"/>
                <w:szCs w:val="21"/>
              </w:rPr>
              <w:t>2000</w:t>
            </w:r>
          </w:p>
        </w:tc>
        <w:tc>
          <w:tcPr>
            <w:tcW w:w="709" w:type="dxa"/>
            <w:tcBorders>
              <w:bottom w:val="single" w:sz="4" w:space="0" w:color="auto"/>
            </w:tcBorders>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住院医师签名</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ZYYSQM</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tcPr>
          <w:p w:rsidR="005213E8" w:rsidRPr="000175E4" w:rsidRDefault="005213E8" w:rsidP="00512E3F">
            <w:pPr>
              <w:widowControl/>
              <w:jc w:val="center"/>
              <w:rPr>
                <w:rFonts w:ascii="宋体" w:hAnsi="宋体" w:cs="宋体"/>
                <w:color w:val="000000"/>
                <w:kern w:val="0"/>
                <w:szCs w:val="21"/>
              </w:rPr>
            </w:pPr>
            <w:r w:rsidRPr="000175E4">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住院医师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ascii="宋体" w:hAnsi="宋体" w:cs="宋体"/>
                <w:color w:val="000000"/>
                <w:kern w:val="0"/>
                <w:szCs w:val="21"/>
              </w:rPr>
              <w:t>ZYYS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Pr="000175E4" w:rsidRDefault="005213E8" w:rsidP="00512E3F">
            <w:pPr>
              <w:widowControl/>
              <w:jc w:val="center"/>
              <w:rPr>
                <w:rFonts w:ascii="宋体" w:hAnsi="宋体" w:cs="宋体"/>
                <w:color w:val="000000"/>
                <w:kern w:val="0"/>
                <w:szCs w:val="21"/>
              </w:rPr>
            </w:pPr>
            <w:r w:rsidRPr="000175E4">
              <w:rPr>
                <w:rFonts w:ascii="宋体" w:hAnsi="宋体" w:cs="宋体" w:hint="eastAsia"/>
                <w:color w:val="000000"/>
                <w:kern w:val="0"/>
                <w:szCs w:val="21"/>
              </w:rPr>
              <w:t>可选</w:t>
            </w:r>
          </w:p>
        </w:tc>
        <w:tc>
          <w:tcPr>
            <w:tcW w:w="3260"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8A2DB7"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上级医师签名</w:t>
            </w:r>
          </w:p>
        </w:tc>
        <w:tc>
          <w:tcPr>
            <w:tcW w:w="1281" w:type="dxa"/>
            <w:vAlign w:val="center"/>
          </w:tcPr>
          <w:p w:rsidR="005213E8" w:rsidRPr="008A2DB7" w:rsidRDefault="005213E8" w:rsidP="00512E3F">
            <w:pPr>
              <w:widowControl/>
              <w:jc w:val="left"/>
              <w:rPr>
                <w:rFonts w:ascii="宋体" w:hAnsi="宋体" w:cs="宋体"/>
                <w:color w:val="000000"/>
                <w:kern w:val="0"/>
                <w:szCs w:val="21"/>
              </w:rPr>
            </w:pPr>
            <w:r w:rsidRPr="008A2DB7">
              <w:rPr>
                <w:rFonts w:ascii="宋体" w:hAnsi="宋体" w:cs="宋体"/>
                <w:color w:val="000000"/>
                <w:kern w:val="0"/>
                <w:szCs w:val="21"/>
              </w:rPr>
              <w:t>SJYSQM</w:t>
            </w:r>
          </w:p>
        </w:tc>
        <w:tc>
          <w:tcPr>
            <w:tcW w:w="850" w:type="dxa"/>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A2DB7"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Pr>
          <w:p w:rsidR="005213E8" w:rsidRPr="000175E4" w:rsidRDefault="005213E8" w:rsidP="00512E3F">
            <w:pPr>
              <w:widowControl/>
              <w:jc w:val="center"/>
              <w:rPr>
                <w:rFonts w:ascii="宋体" w:hAnsi="宋体" w:cs="宋体"/>
                <w:color w:val="000000"/>
                <w:kern w:val="0"/>
                <w:szCs w:val="21"/>
              </w:rPr>
            </w:pPr>
            <w:r w:rsidRPr="000175E4">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上级</w:t>
            </w: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ascii="宋体" w:hAnsi="宋体" w:cs="宋体"/>
                <w:color w:val="000000"/>
                <w:kern w:val="0"/>
                <w:szCs w:val="21"/>
              </w:rPr>
              <w:t>SJ</w:t>
            </w: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Pr>
          <w:p w:rsidR="005213E8" w:rsidRPr="000175E4" w:rsidRDefault="005213E8" w:rsidP="00512E3F">
            <w:pPr>
              <w:widowControl/>
              <w:jc w:val="center"/>
              <w:rPr>
                <w:rFonts w:ascii="宋体" w:hAnsi="宋体" w:cs="宋体"/>
                <w:color w:val="000000"/>
                <w:kern w:val="0"/>
                <w:szCs w:val="21"/>
              </w:rPr>
            </w:pPr>
            <w:r w:rsidRPr="000175E4">
              <w:rPr>
                <w:rFonts w:ascii="宋体" w:hAnsi="宋体" w:cs="宋体" w:hint="eastAsia"/>
                <w:color w:val="000000"/>
                <w:kern w:val="0"/>
                <w:szCs w:val="21"/>
              </w:rPr>
              <w:t>可选</w:t>
            </w:r>
          </w:p>
        </w:tc>
        <w:tc>
          <w:tcPr>
            <w:tcW w:w="3260" w:type="dxa"/>
            <w:vAlign w:val="center"/>
          </w:tcPr>
          <w:p w:rsidR="005213E8" w:rsidRPr="006C4553" w:rsidRDefault="005213E8" w:rsidP="00512E3F">
            <w:pPr>
              <w:pStyle w:val="13"/>
              <w:shd w:val="clear" w:color="auto" w:fill="auto"/>
              <w:spacing w:line="240" w:lineRule="auto"/>
              <w:jc w:val="both"/>
              <w:rPr>
                <w:rStyle w:val="MingLiU"/>
                <w:rFonts w:ascii="宋体" w:eastAsia="宋体" w:hAnsi="宋体" w:cs="Times New Roman"/>
                <w:sz w:val="21"/>
                <w:szCs w:val="21"/>
                <w:shd w:val="clear" w:color="auto" w:fill="auto"/>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093F99">
      <w:pPr>
        <w:spacing w:beforeLines="50" w:line="360" w:lineRule="auto"/>
        <w:rPr>
          <w:rFonts w:ascii="宋体" w:hAnsi="宋体"/>
          <w:sz w:val="24"/>
          <w:szCs w:val="24"/>
        </w:rPr>
      </w:pPr>
    </w:p>
    <w:p w:rsidR="005213E8" w:rsidRPr="00E9140E" w:rsidRDefault="005213E8" w:rsidP="0049659C">
      <w:pPr>
        <w:pStyle w:val="3"/>
        <w:rPr>
          <w:rFonts w:ascii="宋体" w:hAnsi="宋体"/>
        </w:rPr>
      </w:pPr>
      <w:bookmarkStart w:id="321" w:name="_Toc429573925"/>
      <w:r w:rsidRPr="00FF3F2C">
        <w:rPr>
          <w:rFonts w:ascii="宋体" w:hAnsi="宋体" w:hint="eastAsia"/>
        </w:rPr>
        <w:t>日常病程记录</w:t>
      </w:r>
      <w:r w:rsidRPr="001F7DF3">
        <w:rPr>
          <w:rFonts w:hint="eastAsia"/>
        </w:rPr>
        <w:t>（</w:t>
      </w:r>
      <w:r>
        <w:rPr>
          <w:rFonts w:hint="eastAsia"/>
        </w:rPr>
        <w:t>TB_EMR_RCBCJL</w:t>
      </w:r>
      <w:r w:rsidRPr="001F7DF3">
        <w:rPr>
          <w:rFonts w:hint="eastAsia"/>
        </w:rPr>
        <w:t>）</w:t>
      </w:r>
      <w:bookmarkEnd w:id="321"/>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9C6C76" w:rsidRDefault="005213E8" w:rsidP="00512E3F">
            <w:pPr>
              <w:widowControl/>
              <w:jc w:val="center"/>
              <w:rPr>
                <w:rFonts w:cs="宋体"/>
                <w:bCs/>
                <w:kern w:val="0"/>
              </w:rPr>
            </w:pPr>
            <w:r w:rsidRPr="009C6C76">
              <w:rPr>
                <w:rFonts w:cs="宋体"/>
                <w:bCs/>
                <w:kern w:val="0"/>
              </w:rPr>
              <w:t>WDDE98.00.0</w:t>
            </w:r>
            <w:r w:rsidRPr="009C6C76">
              <w:rPr>
                <w:rFonts w:cs="宋体" w:hint="eastAsia"/>
                <w:bCs/>
                <w:kern w:val="0"/>
              </w:rPr>
              <w:t>44</w:t>
            </w:r>
            <w:r w:rsidRPr="009C6C76">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日常病程记录流水号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RCBCJLLSH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4E3FEE" w:rsidTr="00512E3F">
        <w:trPr>
          <w:jc w:val="center"/>
        </w:trPr>
        <w:tc>
          <w:tcPr>
            <w:tcW w:w="2160" w:type="dxa"/>
            <w:shd w:val="clear" w:color="auto" w:fill="auto"/>
            <w:vAlign w:val="center"/>
          </w:tcPr>
          <w:p w:rsidR="00E2545B" w:rsidRPr="009C6C76" w:rsidRDefault="00E2545B" w:rsidP="00512E3F">
            <w:pPr>
              <w:widowControl/>
              <w:jc w:val="center"/>
              <w:rPr>
                <w:rFonts w:cs="宋体"/>
                <w:bCs/>
                <w:kern w:val="0"/>
              </w:rPr>
            </w:pPr>
            <w:r w:rsidRPr="009C6C76">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9C6C76" w:rsidRDefault="005213E8" w:rsidP="00512E3F">
            <w:pPr>
              <w:widowControl/>
              <w:jc w:val="center"/>
              <w:rPr>
                <w:rFonts w:cs="宋体"/>
                <w:bCs/>
                <w:kern w:val="0"/>
              </w:rPr>
            </w:pPr>
            <w:r w:rsidRPr="009C6C76">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9C6C76" w:rsidRDefault="005213E8" w:rsidP="00512E3F">
            <w:pPr>
              <w:widowControl/>
              <w:jc w:val="center"/>
              <w:rPr>
                <w:rFonts w:cs="宋体"/>
                <w:bCs/>
                <w:kern w:val="0"/>
              </w:rPr>
            </w:pPr>
            <w:r w:rsidRPr="009C6C76">
              <w:rPr>
                <w:rFonts w:cs="宋体" w:hint="eastAsia"/>
                <w:bCs/>
                <w:kern w:val="0"/>
              </w:rPr>
              <w:lastRenderedPageBreak/>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DE09.00.053.00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记录日期时间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JLRQSJ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50</w:t>
            </w:r>
          </w:p>
        </w:tc>
        <w:tc>
          <w:tcPr>
            <w:tcW w:w="709" w:type="dxa"/>
            <w:tcBorders>
              <w:bottom w:val="single" w:sz="4" w:space="0" w:color="auto"/>
            </w:tcBorders>
          </w:tcPr>
          <w:p w:rsidR="005213E8" w:rsidRDefault="005213E8" w:rsidP="00512E3F">
            <w:r w:rsidRPr="001605DA">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r w:rsidRPr="001605DA">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DE06.00.309.00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住院病程</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ZYBC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2000</w:t>
            </w:r>
          </w:p>
        </w:tc>
        <w:tc>
          <w:tcPr>
            <w:tcW w:w="709" w:type="dxa"/>
            <w:tcBorders>
              <w:bottom w:val="single" w:sz="4" w:space="0" w:color="auto"/>
            </w:tcBorders>
          </w:tcPr>
          <w:p w:rsidR="005213E8" w:rsidRDefault="005213E8" w:rsidP="00512E3F">
            <w:pPr>
              <w:jc w:val="center"/>
            </w:pPr>
            <w:r w:rsidRPr="003C7C59">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DE06.00.287.00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医嘱内容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YZNR</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1000</w:t>
            </w:r>
          </w:p>
        </w:tc>
        <w:tc>
          <w:tcPr>
            <w:tcW w:w="709" w:type="dxa"/>
            <w:tcBorders>
              <w:bottom w:val="single" w:sz="4" w:space="0" w:color="auto"/>
            </w:tcBorders>
          </w:tcPr>
          <w:p w:rsidR="005213E8" w:rsidRDefault="005213E8" w:rsidP="00512E3F">
            <w:pPr>
              <w:jc w:val="center"/>
            </w:pPr>
            <w:r w:rsidRPr="003C7C59">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DE08.30.031.00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专业技术职务类别代码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ZYJSZWLBDM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B93936"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见1.2.2说明（1）</w:t>
            </w:r>
            <w:r w:rsidR="005213E8" w:rsidRPr="008D1EEA">
              <w:rPr>
                <w:rFonts w:ascii="宋体" w:hAnsi="宋体" w:cs="宋体" w:hint="eastAsia"/>
                <w:color w:val="000000"/>
                <w:kern w:val="0"/>
                <w:szCs w:val="21"/>
              </w:rPr>
              <w:t>，</w:t>
            </w:r>
            <w:r w:rsidR="005213E8" w:rsidRPr="008D1EEA">
              <w:rPr>
                <w:rFonts w:ascii="宋体" w:hAnsi="宋体" w:cs="宋体"/>
                <w:color w:val="000000"/>
                <w:kern w:val="0"/>
                <w:szCs w:val="21"/>
              </w:rPr>
              <w:t>CV08.30.005专业技术 职务类别代码表</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3D066C">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DE09.00.053.00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签名日期时间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QMRQSJ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2" w:name="_Toc429573926"/>
      <w:r>
        <w:rPr>
          <w:rFonts w:ascii="宋体" w:hAnsi="宋体" w:hint="eastAsia"/>
        </w:rPr>
        <w:t>上级医师查房记录</w:t>
      </w:r>
      <w:r w:rsidRPr="001F7DF3">
        <w:rPr>
          <w:rFonts w:hint="eastAsia"/>
        </w:rPr>
        <w:t>（</w:t>
      </w:r>
      <w:r>
        <w:rPr>
          <w:rFonts w:hint="eastAsia"/>
        </w:rPr>
        <w:t>TB_EMR_SJYSCFJL</w:t>
      </w:r>
      <w:r w:rsidRPr="001F7DF3">
        <w:rPr>
          <w:rFonts w:hint="eastAsia"/>
        </w:rPr>
        <w:t>）</w:t>
      </w:r>
      <w:bookmarkEnd w:id="322"/>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8A2DB7" w:rsidRDefault="005213E8" w:rsidP="00512E3F">
            <w:pPr>
              <w:widowControl/>
              <w:jc w:val="center"/>
              <w:rPr>
                <w:rFonts w:cs="宋体"/>
                <w:bCs/>
                <w:kern w:val="0"/>
              </w:rPr>
            </w:pPr>
            <w:r w:rsidRPr="008A2DB7">
              <w:rPr>
                <w:rFonts w:cs="宋体"/>
                <w:bCs/>
                <w:kern w:val="0"/>
              </w:rPr>
              <w:t>DE08.10.052.00</w:t>
            </w:r>
          </w:p>
        </w:tc>
        <w:tc>
          <w:tcPr>
            <w:tcW w:w="2160"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医疗机构代码</w:t>
            </w:r>
          </w:p>
        </w:tc>
        <w:tc>
          <w:tcPr>
            <w:tcW w:w="1281"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YLJGDM</w:t>
            </w:r>
          </w:p>
        </w:tc>
        <w:tc>
          <w:tcPr>
            <w:tcW w:w="850" w:type="dxa"/>
            <w:shd w:val="clear" w:color="auto" w:fill="FFCC99"/>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FFCC99"/>
            <w:vAlign w:val="center"/>
          </w:tcPr>
          <w:p w:rsidR="005213E8" w:rsidRPr="008A2DB7" w:rsidRDefault="005213E8" w:rsidP="00512E3F">
            <w:pPr>
              <w:widowControl/>
              <w:jc w:val="center"/>
              <w:rPr>
                <w:rFonts w:cs="宋体"/>
                <w:bCs/>
                <w:kern w:val="0"/>
              </w:rPr>
            </w:pPr>
            <w:r w:rsidRPr="008A2DB7">
              <w:rPr>
                <w:rFonts w:cs="宋体" w:hint="eastAsia"/>
                <w:bCs/>
                <w:kern w:val="0"/>
              </w:rPr>
              <w:t>22</w:t>
            </w:r>
          </w:p>
        </w:tc>
        <w:tc>
          <w:tcPr>
            <w:tcW w:w="709" w:type="dxa"/>
            <w:shd w:val="clear" w:color="auto" w:fill="FFCC99"/>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复合主键；</w:t>
            </w:r>
            <w:r>
              <w:rPr>
                <w:rFonts w:cs="宋体" w:hint="eastAsia"/>
                <w:bCs/>
                <w:kern w:val="0"/>
              </w:rPr>
              <w:t xml:space="preserve">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8A2DB7" w:rsidRDefault="005213E8" w:rsidP="00512E3F">
            <w:pPr>
              <w:widowControl/>
              <w:jc w:val="center"/>
              <w:rPr>
                <w:rFonts w:cs="宋体"/>
                <w:bCs/>
                <w:kern w:val="0"/>
              </w:rPr>
            </w:pPr>
            <w:r w:rsidRPr="009C6C76">
              <w:rPr>
                <w:rFonts w:cs="宋体"/>
                <w:bCs/>
                <w:kern w:val="0"/>
              </w:rPr>
              <w:t>WDDE98.00.0</w:t>
            </w:r>
            <w:r w:rsidRPr="009C6C76">
              <w:rPr>
                <w:rFonts w:cs="宋体" w:hint="eastAsia"/>
                <w:bCs/>
                <w:kern w:val="0"/>
              </w:rPr>
              <w:t>45</w:t>
            </w:r>
            <w:r w:rsidRPr="009C6C76">
              <w:rPr>
                <w:rFonts w:cs="宋体"/>
                <w:bCs/>
                <w:kern w:val="0"/>
              </w:rPr>
              <w:t>.00</w:t>
            </w:r>
          </w:p>
        </w:tc>
        <w:tc>
          <w:tcPr>
            <w:tcW w:w="2160" w:type="dxa"/>
            <w:tcBorders>
              <w:bottom w:val="single" w:sz="4" w:space="0" w:color="auto"/>
            </w:tcBorders>
            <w:shd w:val="clear" w:color="auto" w:fill="FFCC99"/>
            <w:vAlign w:val="center"/>
          </w:tcPr>
          <w:p w:rsidR="005213E8" w:rsidRPr="008A2DB7" w:rsidRDefault="005213E8" w:rsidP="00512E3F">
            <w:pPr>
              <w:widowControl/>
              <w:jc w:val="left"/>
              <w:rPr>
                <w:rFonts w:cs="宋体"/>
                <w:bCs/>
                <w:kern w:val="0"/>
              </w:rPr>
            </w:pPr>
            <w:r>
              <w:rPr>
                <w:rFonts w:cs="宋体" w:hint="eastAsia"/>
                <w:bCs/>
                <w:kern w:val="0"/>
              </w:rPr>
              <w:t>上级医师查房记录流水号</w:t>
            </w:r>
          </w:p>
        </w:tc>
        <w:tc>
          <w:tcPr>
            <w:tcW w:w="1281" w:type="dxa"/>
            <w:tcBorders>
              <w:bottom w:val="single" w:sz="4" w:space="0" w:color="auto"/>
            </w:tcBorders>
            <w:shd w:val="clear" w:color="auto" w:fill="FFCC99"/>
            <w:vAlign w:val="center"/>
          </w:tcPr>
          <w:p w:rsidR="005213E8" w:rsidRPr="008A2DB7" w:rsidRDefault="005213E8" w:rsidP="00512E3F">
            <w:pPr>
              <w:widowControl/>
              <w:jc w:val="left"/>
              <w:rPr>
                <w:rFonts w:cs="宋体"/>
                <w:bCs/>
                <w:kern w:val="0"/>
              </w:rPr>
            </w:pPr>
            <w:r>
              <w:rPr>
                <w:rFonts w:cs="宋体" w:hint="eastAsia"/>
                <w:bCs/>
                <w:kern w:val="0"/>
              </w:rPr>
              <w:t>SJYSCFJLSH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4E3FEE" w:rsidTr="00512E3F">
        <w:trPr>
          <w:jc w:val="center"/>
        </w:trPr>
        <w:tc>
          <w:tcPr>
            <w:tcW w:w="2160" w:type="dxa"/>
            <w:shd w:val="clear" w:color="auto" w:fill="auto"/>
            <w:vAlign w:val="center"/>
          </w:tcPr>
          <w:p w:rsidR="00E2545B" w:rsidRPr="009C6C76" w:rsidRDefault="00E2545B" w:rsidP="00512E3F">
            <w:pPr>
              <w:widowControl/>
              <w:jc w:val="center"/>
              <w:rPr>
                <w:rFonts w:cs="宋体"/>
                <w:bCs/>
                <w:kern w:val="0"/>
              </w:rPr>
            </w:pPr>
            <w:r w:rsidRPr="009C6C76">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9C6C76" w:rsidRDefault="005213E8" w:rsidP="00512E3F">
            <w:pPr>
              <w:widowControl/>
              <w:jc w:val="center"/>
              <w:rPr>
                <w:rFonts w:cs="宋体"/>
                <w:bCs/>
                <w:kern w:val="0"/>
              </w:rPr>
            </w:pPr>
            <w:r w:rsidRPr="009C6C76">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DE08.10.026.00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科室名称</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KSMC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30</w:t>
            </w: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DE08.10.054.00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病区名称</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BQMC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50</w:t>
            </w: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DE01.00.019.00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病房号</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BFH</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10</w:t>
            </w:r>
          </w:p>
        </w:tc>
        <w:tc>
          <w:tcPr>
            <w:tcW w:w="709" w:type="dxa"/>
            <w:vAlign w:val="center"/>
          </w:tcPr>
          <w:p w:rsidR="005213E8" w:rsidRPr="008A2DB7" w:rsidRDefault="005213E8" w:rsidP="00512E3F">
            <w:pPr>
              <w:widowControl/>
              <w:jc w:val="center"/>
              <w:rPr>
                <w:rFonts w:cs="宋体"/>
                <w:bCs/>
                <w:kern w:val="0"/>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DE01.00.026.00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病床号</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BCH</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10</w:t>
            </w:r>
          </w:p>
        </w:tc>
        <w:tc>
          <w:tcPr>
            <w:tcW w:w="709" w:type="dxa"/>
            <w:vAlign w:val="center"/>
          </w:tcPr>
          <w:p w:rsidR="005213E8" w:rsidRPr="008A2DB7" w:rsidRDefault="005213E8" w:rsidP="00512E3F">
            <w:pPr>
              <w:widowControl/>
              <w:jc w:val="center"/>
              <w:rPr>
                <w:rFonts w:cs="宋体"/>
                <w:bCs/>
                <w:kern w:val="0"/>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DE06.00.189.00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査房日期时间</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FRQSJ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w:t>
            </w:r>
            <w:r>
              <w:rPr>
                <w:rFonts w:cs="宋体"/>
                <w:bCs/>
                <w:kern w:val="0"/>
              </w:rPr>
              <w:lastRenderedPageBreak/>
              <w:t>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lastRenderedPageBreak/>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患者姓名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HZXM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DE02.01.040.00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性别代码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r w:rsidRPr="008A2DB7">
              <w:rPr>
                <w:rFonts w:cs="宋体"/>
                <w:bCs/>
                <w:kern w:val="0"/>
              </w:rPr>
              <w:t>GB/T 2261.1-2003</w:t>
            </w: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年龄</w:t>
            </w:r>
            <w:r>
              <w:rPr>
                <w:rFonts w:cs="宋体"/>
                <w:bCs/>
                <w:kern w:val="0"/>
              </w:rPr>
              <w:t>（岁</w:t>
            </w:r>
            <w:r w:rsidRPr="008A2DB7">
              <w:rPr>
                <w:rFonts w:cs="宋体"/>
                <w:bCs/>
                <w:kern w:val="0"/>
              </w:rPr>
              <w:t>）</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NLS</w:t>
            </w:r>
          </w:p>
        </w:tc>
        <w:tc>
          <w:tcPr>
            <w:tcW w:w="850" w:type="dxa"/>
            <w:vAlign w:val="center"/>
          </w:tcPr>
          <w:p w:rsidR="005213E8" w:rsidRPr="008A2DB7" w:rsidRDefault="005213E8" w:rsidP="00512E3F">
            <w:pPr>
              <w:widowControl/>
              <w:jc w:val="center"/>
              <w:rPr>
                <w:rFonts w:cs="宋体"/>
                <w:bCs/>
                <w:kern w:val="0"/>
              </w:rPr>
            </w:pPr>
            <w:r w:rsidRPr="008A2DB7">
              <w:rPr>
                <w:rFonts w:cs="宋体" w:hint="eastAsia"/>
                <w:bCs/>
                <w:kern w:val="0"/>
              </w:rPr>
              <w:t>数值</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3</w:t>
            </w:r>
          </w:p>
        </w:tc>
        <w:tc>
          <w:tcPr>
            <w:tcW w:w="709" w:type="dxa"/>
            <w:tcBorders>
              <w:bottom w:val="single" w:sz="4" w:space="0" w:color="auto"/>
            </w:tcBorders>
          </w:tcPr>
          <w:p w:rsidR="005213E8" w:rsidRDefault="005213E8" w:rsidP="00512E3F">
            <w:r w:rsidRPr="00D83A35">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DE02.01.032.00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年龄</w:t>
            </w:r>
            <w:r>
              <w:rPr>
                <w:rFonts w:cs="宋体"/>
                <w:bCs/>
                <w:kern w:val="0"/>
              </w:rPr>
              <w:t>（月</w:t>
            </w:r>
            <w:r w:rsidRPr="008A2DB7">
              <w:rPr>
                <w:rFonts w:cs="宋体"/>
                <w:bCs/>
                <w:kern w:val="0"/>
              </w:rPr>
              <w:t>）</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r w:rsidRPr="00D83A35">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DE06.00.181.00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査房记录</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FJL</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2000</w:t>
            </w:r>
          </w:p>
        </w:tc>
        <w:tc>
          <w:tcPr>
            <w:tcW w:w="709" w:type="dxa"/>
            <w:tcBorders>
              <w:bottom w:val="single" w:sz="4" w:space="0" w:color="auto"/>
            </w:tcBorders>
          </w:tcPr>
          <w:p w:rsidR="005213E8" w:rsidRDefault="005213E8" w:rsidP="00512E3F">
            <w:r w:rsidRPr="0047530E">
              <w:rPr>
                <w:rFonts w:ascii="宋体" w:hAnsi="宋体" w:hint="eastAsia"/>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DE06.00.287.00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医嘱内容</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YZNR</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1000</w:t>
            </w:r>
          </w:p>
        </w:tc>
        <w:tc>
          <w:tcPr>
            <w:tcW w:w="709" w:type="dxa"/>
            <w:tcBorders>
              <w:bottom w:val="single" w:sz="4" w:space="0" w:color="auto"/>
            </w:tcBorders>
          </w:tcPr>
          <w:p w:rsidR="005213E8" w:rsidRDefault="005213E8" w:rsidP="00512E3F">
            <w:r w:rsidRPr="0047530E">
              <w:rPr>
                <w:rFonts w:ascii="宋体" w:hAnsi="宋体" w:hint="eastAsia"/>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DE06.00.298.00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诊疗计划</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ZLJH</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hint="eastAsia"/>
                <w:bCs/>
                <w:kern w:val="0"/>
              </w:rPr>
              <w:t>2000</w:t>
            </w:r>
          </w:p>
        </w:tc>
        <w:tc>
          <w:tcPr>
            <w:tcW w:w="709" w:type="dxa"/>
            <w:tcBorders>
              <w:bottom w:val="single" w:sz="4" w:space="0" w:color="auto"/>
            </w:tcBorders>
          </w:tcPr>
          <w:p w:rsidR="005213E8" w:rsidRDefault="005213E8" w:rsidP="00512E3F">
            <w:r w:rsidRPr="0047530E">
              <w:rPr>
                <w:rFonts w:ascii="宋体" w:hAnsi="宋体" w:hint="eastAsia"/>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记录人签名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JLRQM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tcPr>
          <w:p w:rsidR="005213E8" w:rsidRDefault="005213E8" w:rsidP="00512E3F">
            <w:pPr>
              <w:jc w:val="center"/>
            </w:pPr>
            <w:r w:rsidRPr="00C6167D">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A2DB7">
              <w:rPr>
                <w:rFonts w:cs="宋体"/>
                <w:bCs/>
                <w:kern w:val="0"/>
              </w:rPr>
              <w:t>记录人</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cs="宋体"/>
                <w:bCs/>
                <w:kern w:val="0"/>
              </w:rPr>
              <w:t>JLR</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C6167D">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主治医师签名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ZZYSQM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tcPr>
          <w:p w:rsidR="005213E8" w:rsidRDefault="005213E8" w:rsidP="00512E3F">
            <w:pPr>
              <w:jc w:val="center"/>
            </w:pPr>
            <w:r w:rsidRPr="00C6167D">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A2DB7">
              <w:rPr>
                <w:rFonts w:cs="宋体"/>
                <w:bCs/>
                <w:kern w:val="0"/>
              </w:rPr>
              <w:t>主治</w:t>
            </w: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cs="宋体"/>
                <w:bCs/>
                <w:kern w:val="0"/>
              </w:rPr>
              <w:t>ZZ</w:t>
            </w: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C6167D">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主任医师签名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ZRYSQM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tcPr>
          <w:p w:rsidR="005213E8" w:rsidRDefault="005213E8" w:rsidP="00512E3F">
            <w:pPr>
              <w:jc w:val="center"/>
            </w:pPr>
            <w:r w:rsidRPr="00C6167D">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A2DB7">
              <w:rPr>
                <w:rFonts w:cs="宋体"/>
                <w:bCs/>
                <w:kern w:val="0"/>
              </w:rPr>
              <w:t>主任</w:t>
            </w: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cs="宋体"/>
                <w:bCs/>
                <w:kern w:val="0"/>
              </w:rPr>
              <w:t>ZR</w:t>
            </w: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3D066C">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8A2DB7">
              <w:rPr>
                <w:rFonts w:cs="宋体"/>
                <w:bCs/>
                <w:kern w:val="0"/>
              </w:rPr>
              <w:t>DE09.00.053.00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签名日期时间</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QMRQSJ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8A2DB7" w:rsidRDefault="005213E8" w:rsidP="00512E3F">
            <w:pPr>
              <w:widowControl/>
              <w:jc w:val="center"/>
              <w:rPr>
                <w:rFonts w:cs="宋体"/>
                <w:bCs/>
                <w:kern w:val="0"/>
              </w:rPr>
            </w:pPr>
            <w:r w:rsidRPr="009C6C76">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E26D26" w:rsidRDefault="005213E8" w:rsidP="00512E3F">
            <w:pPr>
              <w:widowControl/>
              <w:jc w:val="left"/>
              <w:rPr>
                <w:rFonts w:ascii="宋体" w:hAnsi="宋体" w:cs="宋体"/>
                <w:kern w:val="0"/>
                <w:szCs w:val="21"/>
              </w:rPr>
            </w:pPr>
            <w:r>
              <w:rPr>
                <w:rFonts w:ascii="宋体" w:hAnsi="宋体" w:cs="宋体" w:hint="eastAsia"/>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0348FE" w:rsidTr="00512E3F">
        <w:trPr>
          <w:jc w:val="center"/>
        </w:trPr>
        <w:tc>
          <w:tcPr>
            <w:tcW w:w="2160" w:type="dxa"/>
            <w:vAlign w:val="center"/>
          </w:tcPr>
          <w:p w:rsidR="005213E8" w:rsidRPr="009C6C76" w:rsidRDefault="005213E8" w:rsidP="00512E3F">
            <w:pPr>
              <w:widowControl/>
              <w:jc w:val="center"/>
              <w:rPr>
                <w:rFonts w:cs="宋体"/>
                <w:bCs/>
                <w:kern w:val="0"/>
              </w:rPr>
            </w:pPr>
            <w:r w:rsidRPr="009C6C76">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3" w:name="_Toc429573927"/>
      <w:r>
        <w:rPr>
          <w:rFonts w:ascii="宋体" w:hAnsi="宋体" w:hint="eastAsia"/>
        </w:rPr>
        <w:t>疑难</w:t>
      </w:r>
      <w:r w:rsidRPr="00362555">
        <w:rPr>
          <w:rFonts w:hint="eastAsia"/>
        </w:rPr>
        <w:t>病例</w:t>
      </w:r>
      <w:r>
        <w:rPr>
          <w:rFonts w:ascii="宋体" w:hAnsi="宋体" w:hint="eastAsia"/>
        </w:rPr>
        <w:t>讨论</w:t>
      </w:r>
      <w:r w:rsidRPr="001F7DF3">
        <w:rPr>
          <w:rFonts w:hint="eastAsia"/>
        </w:rPr>
        <w:t>（</w:t>
      </w:r>
      <w:r>
        <w:rPr>
          <w:rFonts w:hint="eastAsia"/>
        </w:rPr>
        <w:t>TB_EMR_YNBLTL</w:t>
      </w:r>
      <w:r w:rsidRPr="001F7DF3">
        <w:rPr>
          <w:rFonts w:hint="eastAsia"/>
        </w:rPr>
        <w:t>）</w:t>
      </w:r>
      <w:bookmarkEnd w:id="323"/>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46</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疑难病例讨论流水号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YNBLTLLSH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w:t>
            </w:r>
            <w:r w:rsidRPr="00F30CB1">
              <w:rPr>
                <w:rFonts w:cs="宋体" w:hint="eastAsia"/>
                <w:bCs/>
                <w:kern w:val="0"/>
              </w:rPr>
              <w:t>.</w:t>
            </w:r>
            <w:r w:rsidRPr="00F30CB1">
              <w:rPr>
                <w:rFonts w:cs="宋体"/>
                <w:bCs/>
                <w:kern w:val="0"/>
              </w:rPr>
              <w:t>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1</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讨论日期时间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TLRQSJ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DE06.00.274.00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讨论地点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TLDD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参加讨论人员名单</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CJTLRYMD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kern w:val="0"/>
                <w:szCs w:val="21"/>
              </w:rPr>
              <w:t>有多项时用“；”隔开</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主持人姓名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ZCRXM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r w:rsidRPr="008D0F0B">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r w:rsidRPr="008D0F0B">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讨论意见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TLYJ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主持人总结意见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ZCRZJYJ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tcPr>
          <w:p w:rsidR="005213E8" w:rsidRDefault="005213E8" w:rsidP="00512E3F">
            <w:pPr>
              <w:jc w:val="center"/>
            </w:pPr>
            <w:r w:rsidRPr="008430AF">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8430AF">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主治医师签名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ZZYSQM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tcPr>
          <w:p w:rsidR="005213E8" w:rsidRDefault="005213E8" w:rsidP="00512E3F">
            <w:pPr>
              <w:jc w:val="center"/>
            </w:pPr>
            <w:r w:rsidRPr="008430AF">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主治</w:t>
            </w: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ZZ</w:t>
            </w: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8430AF">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主任医师签名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ZRYSQM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Pr>
          <w:p w:rsidR="005213E8" w:rsidRDefault="005213E8" w:rsidP="00512E3F">
            <w:pPr>
              <w:jc w:val="center"/>
            </w:pPr>
            <w:r w:rsidRPr="008430AF">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A2DB7">
              <w:rPr>
                <w:rFonts w:cs="宋体"/>
                <w:bCs/>
                <w:kern w:val="0"/>
              </w:rPr>
              <w:t>主任</w:t>
            </w:r>
            <w:r w:rsidRPr="006909F0">
              <w:rPr>
                <w:rStyle w:val="MingLiU"/>
                <w:rFonts w:ascii="宋体" w:eastAsia="宋体" w:hAnsi="宋体" w:hint="eastAsia"/>
                <w:b w:val="0"/>
                <w:sz w:val="21"/>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cs="宋体"/>
                <w:bCs/>
                <w:kern w:val="0"/>
              </w:rPr>
              <w:t>ZR</w:t>
            </w:r>
            <w:r w:rsidRPr="000348FE">
              <w:rPr>
                <w:rFonts w:ascii="宋体" w:hAnsi="宋体"/>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Pr>
          <w:p w:rsidR="005213E8" w:rsidRDefault="005213E8" w:rsidP="00512E3F">
            <w:pPr>
              <w:jc w:val="center"/>
            </w:pPr>
            <w:r w:rsidRPr="003D066C">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4" w:name="_Toc429573928"/>
      <w:r>
        <w:rPr>
          <w:rFonts w:ascii="宋体" w:hAnsi="宋体" w:hint="eastAsia"/>
        </w:rPr>
        <w:t>交接班</w:t>
      </w:r>
      <w:r w:rsidRPr="00362555">
        <w:rPr>
          <w:rFonts w:hint="eastAsia"/>
        </w:rPr>
        <w:t>记录</w:t>
      </w:r>
      <w:r w:rsidRPr="001F7DF3">
        <w:rPr>
          <w:rFonts w:hint="eastAsia"/>
        </w:rPr>
        <w:t>（</w:t>
      </w:r>
      <w:r>
        <w:rPr>
          <w:rFonts w:hint="eastAsia"/>
        </w:rPr>
        <w:t>TB_EMR_JJBJL</w:t>
      </w:r>
      <w:r w:rsidRPr="001F7DF3">
        <w:rPr>
          <w:rFonts w:hint="eastAsia"/>
        </w:rPr>
        <w:t>）</w:t>
      </w:r>
      <w:bookmarkEnd w:id="324"/>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47</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交接班记录流水号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JJBJLLSH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DE01.00_019.00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96233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96233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入院日期时间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DE04.01.119.00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主诉</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入</w:t>
            </w:r>
            <w:r w:rsidRPr="008D1EEA">
              <w:rPr>
                <w:rFonts w:ascii="宋体" w:hAnsi="宋体" w:cs="宋体"/>
                <w:color w:val="000000"/>
                <w:kern w:val="0"/>
                <w:szCs w:val="21"/>
              </w:rPr>
              <w:t>院情况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DC1441">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诊疗过程描述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ZLGCMS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DC1441">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目前情况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MQQK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DC1441">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注意事项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ZYSX</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pPr>
              <w:jc w:val="center"/>
            </w:pPr>
            <w:r w:rsidRPr="00DC1441">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DE06.00.298.00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接班诊疗计划</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JBZLJH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DC1441">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交班日期时间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JBRQSJ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交班者签名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JBZQM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交班者</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JBZ</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接班日期时间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JBRQSJ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tcPr>
          <w:p w:rsidR="005213E8" w:rsidRDefault="005213E8" w:rsidP="00512E3F">
            <w:pPr>
              <w:jc w:val="center"/>
            </w:pPr>
            <w:r>
              <w:rPr>
                <w:rFonts w:ascii="宋体" w:hAnsi="宋体" w:hint="eastAsia"/>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接班者签名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JBZQM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接班者</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JBZ</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5" w:name="_Toc429573929"/>
      <w:r>
        <w:rPr>
          <w:rFonts w:ascii="宋体" w:hAnsi="宋体" w:hint="eastAsia"/>
        </w:rPr>
        <w:t>转科</w:t>
      </w:r>
      <w:r w:rsidRPr="00362555">
        <w:rPr>
          <w:rFonts w:hint="eastAsia"/>
        </w:rPr>
        <w:t>记录</w:t>
      </w:r>
      <w:r w:rsidRPr="001F7DF3">
        <w:rPr>
          <w:rFonts w:hint="eastAsia"/>
        </w:rPr>
        <w:t>（</w:t>
      </w:r>
      <w:r>
        <w:rPr>
          <w:rFonts w:hint="eastAsia"/>
        </w:rPr>
        <w:t>TB_EMR_ZKJL</w:t>
      </w:r>
      <w:r w:rsidRPr="001F7DF3">
        <w:rPr>
          <w:rFonts w:hint="eastAsia"/>
        </w:rPr>
        <w:t>）</w:t>
      </w:r>
      <w:bookmarkEnd w:id="325"/>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48</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转科记录流水号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ZKJLLSH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7772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7772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入</w:t>
            </w:r>
            <w:r w:rsidRPr="008D1EEA">
              <w:rPr>
                <w:rFonts w:ascii="宋体" w:hAnsi="宋体" w:cs="宋体"/>
                <w:color w:val="000000"/>
                <w:kern w:val="0"/>
                <w:szCs w:val="21"/>
              </w:rPr>
              <w:t>院日期</w:t>
            </w:r>
            <w:r w:rsidRPr="008D1EEA">
              <w:rPr>
                <w:rFonts w:ascii="宋体" w:hAnsi="宋体" w:cs="宋体" w:hint="eastAsia"/>
                <w:color w:val="000000"/>
                <w:kern w:val="0"/>
                <w:szCs w:val="21"/>
              </w:rPr>
              <w:t>时</w:t>
            </w:r>
            <w:r w:rsidRPr="008D1EEA">
              <w:rPr>
                <w:rFonts w:ascii="宋体" w:hAnsi="宋体" w:cs="宋体"/>
                <w:color w:val="000000"/>
                <w:kern w:val="0"/>
                <w:szCs w:val="21"/>
              </w:rPr>
              <w:t>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RYRQJ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DE04.01.119.00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主诉</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入院情况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诊疗过程描述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ZLGCMS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目前情况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MQQK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DE06.00.315.00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转科目的</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ZKMD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w:t>
            </w:r>
            <w:r w:rsidRPr="008D1EEA">
              <w:rPr>
                <w:rFonts w:ascii="宋体" w:hAnsi="宋体" w:cs="宋体" w:hint="eastAsia"/>
                <w:color w:val="000000"/>
                <w:kern w:val="0"/>
                <w:szCs w:val="21"/>
              </w:rPr>
              <w:t>入</w:t>
            </w:r>
            <w:r w:rsidRPr="008D1EEA">
              <w:rPr>
                <w:rFonts w:ascii="宋体" w:hAnsi="宋体" w:cs="宋体"/>
                <w:color w:val="000000"/>
                <w:kern w:val="0"/>
                <w:szCs w:val="21"/>
              </w:rPr>
              <w:t>诊疗计划</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ZRZLJH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注意事项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ZYSX</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pPr>
              <w:jc w:val="center"/>
            </w:pPr>
            <w:r w:rsidRPr="00741D20">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DE06.00.314.00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转科记录类型</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ZKJLLX</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1.转</w:t>
            </w:r>
            <w:r w:rsidRPr="008D1EEA">
              <w:rPr>
                <w:rFonts w:ascii="宋体" w:hAnsi="宋体" w:cs="宋体" w:hint="eastAsia"/>
                <w:color w:val="000000"/>
                <w:kern w:val="0"/>
                <w:szCs w:val="21"/>
              </w:rPr>
              <w:t>入</w:t>
            </w:r>
            <w:r w:rsidRPr="008D1EEA">
              <w:rPr>
                <w:rFonts w:ascii="宋体" w:hAnsi="宋体" w:cs="宋体"/>
                <w:color w:val="000000"/>
                <w:kern w:val="0"/>
                <w:szCs w:val="21"/>
              </w:rPr>
              <w:t>记录2.转出</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DE06.00.313.00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转出日期时间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ZCRQSJ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转出科室</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ZCKS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转出科室编码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ZCKSBM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转出医师签名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ZCYSQM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023D6E">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Pr>
                <w:rFonts w:ascii="宋体" w:hAnsi="宋体" w:cs="宋体" w:hint="eastAsia"/>
                <w:color w:val="000000"/>
                <w:kern w:val="0"/>
                <w:szCs w:val="21"/>
              </w:rPr>
              <w:t>转出医师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Pr>
                <w:rFonts w:ascii="宋体" w:hAnsi="宋体" w:hint="eastAsia"/>
                <w:color w:val="000000"/>
                <w:szCs w:val="21"/>
              </w:rPr>
              <w:t>ZCYSG</w:t>
            </w:r>
            <w:r w:rsidRPr="003652A8">
              <w:rPr>
                <w:rFonts w:ascii="宋体" w:hAnsi="宋体" w:hint="eastAsia"/>
                <w:color w:val="000000"/>
                <w:szCs w:val="21"/>
              </w:rPr>
              <w:t>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DE06.00.316.00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w:t>
            </w:r>
            <w:r w:rsidRPr="008D1EEA">
              <w:rPr>
                <w:rFonts w:ascii="宋体" w:hAnsi="宋体" w:cs="宋体" w:hint="eastAsia"/>
                <w:color w:val="000000"/>
                <w:kern w:val="0"/>
                <w:szCs w:val="21"/>
              </w:rPr>
              <w:t>入</w:t>
            </w:r>
            <w:r w:rsidRPr="008D1EEA">
              <w:rPr>
                <w:rFonts w:ascii="宋体" w:hAnsi="宋体" w:cs="宋体"/>
                <w:color w:val="000000"/>
                <w:kern w:val="0"/>
                <w:szCs w:val="21"/>
              </w:rPr>
              <w:t>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ZRRQSJ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转入科室</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ZRKS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转入</w:t>
            </w: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sidRPr="008D1EEA">
              <w:rPr>
                <w:rFonts w:ascii="宋体" w:hAnsi="宋体" w:cs="宋体"/>
                <w:color w:val="000000"/>
                <w:kern w:val="0"/>
                <w:szCs w:val="21"/>
              </w:rPr>
              <w:t>ZR</w:t>
            </w: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转</w:t>
            </w:r>
            <w:r w:rsidRPr="008D1EEA">
              <w:rPr>
                <w:rFonts w:ascii="宋体" w:hAnsi="宋体" w:cs="宋体" w:hint="eastAsia"/>
                <w:color w:val="000000"/>
                <w:kern w:val="0"/>
                <w:szCs w:val="21"/>
              </w:rPr>
              <w:t>入</w:t>
            </w: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ZRYSQM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023D6E">
              <w:rPr>
                <w:rFonts w:ascii="宋体" w:hAnsi="宋体" w:hint="eastAsia"/>
                <w:szCs w:val="21"/>
              </w:rPr>
              <w:t>可选</w:t>
            </w:r>
          </w:p>
        </w:tc>
        <w:tc>
          <w:tcPr>
            <w:tcW w:w="3260" w:type="dxa"/>
            <w:vAlign w:val="center"/>
          </w:tcPr>
          <w:p w:rsidR="005213E8" w:rsidRPr="008D1EEA" w:rsidRDefault="005213E8" w:rsidP="00512E3F">
            <w:pPr>
              <w:widowControl/>
              <w:jc w:val="center"/>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Pr>
                <w:rFonts w:ascii="宋体" w:hAnsi="宋体" w:cs="宋体" w:hint="eastAsia"/>
                <w:color w:val="000000"/>
                <w:kern w:val="0"/>
                <w:szCs w:val="21"/>
              </w:rPr>
              <w:t>转入医师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Pr>
                <w:rFonts w:ascii="宋体" w:hAnsi="宋体" w:cs="宋体" w:hint="eastAsia"/>
                <w:color w:val="000000"/>
                <w:kern w:val="0"/>
                <w:szCs w:val="21"/>
              </w:rPr>
              <w:t>ZRYS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6" w:name="_Toc429573930"/>
      <w:r w:rsidRPr="00362555">
        <w:rPr>
          <w:rFonts w:hint="eastAsia"/>
        </w:rPr>
        <w:t>阶段</w:t>
      </w:r>
      <w:r>
        <w:rPr>
          <w:rFonts w:ascii="宋体" w:hAnsi="宋体" w:hint="eastAsia"/>
        </w:rPr>
        <w:t>小结</w:t>
      </w:r>
      <w:r w:rsidRPr="001F7DF3">
        <w:rPr>
          <w:rFonts w:hint="eastAsia"/>
        </w:rPr>
        <w:t>（</w:t>
      </w:r>
      <w:r>
        <w:rPr>
          <w:rFonts w:hint="eastAsia"/>
        </w:rPr>
        <w:t>TB_EMR_JDXJ</w:t>
      </w:r>
      <w:r w:rsidRPr="001F7DF3">
        <w:rPr>
          <w:rFonts w:hint="eastAsia"/>
        </w:rPr>
        <w:t>）</w:t>
      </w:r>
      <w:bookmarkEnd w:id="326"/>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631"/>
        <w:gridCol w:w="787"/>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631"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87"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87"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49</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阶段小结流水号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JDXJLSH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87"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631"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87"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631"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87"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631"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87"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87"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631"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87"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87"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87"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87"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631"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87" w:type="dxa"/>
            <w:tcBorders>
              <w:bottom w:val="single" w:sz="4" w:space="0" w:color="auto"/>
            </w:tcBorders>
          </w:tcPr>
          <w:p w:rsidR="005213E8" w:rsidRDefault="005213E8" w:rsidP="00512E3F">
            <w:pPr>
              <w:jc w:val="center"/>
            </w:pPr>
            <w:r w:rsidRPr="00DC086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631"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87" w:type="dxa"/>
            <w:tcBorders>
              <w:bottom w:val="single" w:sz="4" w:space="0" w:color="auto"/>
            </w:tcBorders>
          </w:tcPr>
          <w:p w:rsidR="005213E8" w:rsidRDefault="005213E8" w:rsidP="00512E3F">
            <w:pPr>
              <w:jc w:val="center"/>
            </w:pPr>
            <w:r w:rsidRPr="00DC086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入院日期时间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小结日期时间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XJRQSJ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DE04.01.119.00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主诉</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入</w:t>
            </w:r>
            <w:r w:rsidRPr="008D1EEA">
              <w:rPr>
                <w:rFonts w:ascii="宋体" w:hAnsi="宋体" w:cs="宋体"/>
                <w:color w:val="000000"/>
                <w:kern w:val="0"/>
                <w:szCs w:val="21"/>
              </w:rPr>
              <w:t>院情况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RYQK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r w:rsidRPr="008D1EEA">
              <w:rPr>
                <w:rFonts w:ascii="宋体" w:hAnsi="宋体" w:cs="宋体"/>
                <w:color w:val="000000"/>
                <w:kern w:val="0"/>
                <w:szCs w:val="21"/>
              </w:rPr>
              <w:lastRenderedPageBreak/>
              <w:t>0</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lastRenderedPageBreak/>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DE06.00.287.00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医嘱内容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YZNR</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87" w:type="dxa"/>
            <w:tcBorders>
              <w:bottom w:val="single" w:sz="4" w:space="0" w:color="auto"/>
            </w:tcBorders>
          </w:tcPr>
          <w:p w:rsidR="005213E8" w:rsidRDefault="005213E8" w:rsidP="00512E3F">
            <w:pPr>
              <w:jc w:val="center"/>
            </w:pPr>
            <w:r w:rsidRPr="001063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诊疗过程描述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ZLGCMS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87" w:type="dxa"/>
            <w:tcBorders>
              <w:bottom w:val="single" w:sz="4" w:space="0" w:color="auto"/>
            </w:tcBorders>
          </w:tcPr>
          <w:p w:rsidR="005213E8" w:rsidRDefault="005213E8" w:rsidP="00512E3F">
            <w:pPr>
              <w:jc w:val="center"/>
            </w:pPr>
            <w:r w:rsidRPr="001063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目前情况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MQQK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87" w:type="dxa"/>
            <w:tcBorders>
              <w:bottom w:val="single" w:sz="4" w:space="0" w:color="auto"/>
            </w:tcBorders>
          </w:tcPr>
          <w:p w:rsidR="005213E8" w:rsidRDefault="005213E8" w:rsidP="00512E3F">
            <w:pPr>
              <w:jc w:val="center"/>
            </w:pPr>
            <w:r w:rsidRPr="001063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DE06.00.159.00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今</w:t>
            </w:r>
            <w:r w:rsidRPr="008D1EEA">
              <w:rPr>
                <w:rFonts w:ascii="宋体" w:hAnsi="宋体" w:cs="宋体"/>
                <w:color w:val="000000"/>
                <w:kern w:val="0"/>
                <w:szCs w:val="21"/>
              </w:rPr>
              <w:t>后治疗方案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JHZLFA</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87" w:type="dxa"/>
            <w:tcBorders>
              <w:bottom w:val="single" w:sz="4" w:space="0" w:color="auto"/>
            </w:tcBorders>
          </w:tcPr>
          <w:p w:rsidR="005213E8" w:rsidRDefault="005213E8" w:rsidP="00512E3F">
            <w:pPr>
              <w:jc w:val="center"/>
            </w:pPr>
            <w:r w:rsidRPr="001063B1">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631"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87"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签名日期时间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QMRQSJ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631"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87"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631"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87"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631"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87"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631"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87"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7" w:name="_Toc429573931"/>
      <w:r>
        <w:rPr>
          <w:rFonts w:ascii="宋体" w:hAnsi="宋体" w:hint="eastAsia"/>
        </w:rPr>
        <w:t>抢救</w:t>
      </w:r>
      <w:r w:rsidRPr="00362555">
        <w:rPr>
          <w:rFonts w:hint="eastAsia"/>
        </w:rPr>
        <w:t>记录</w:t>
      </w:r>
      <w:r w:rsidRPr="001F7DF3">
        <w:rPr>
          <w:rFonts w:hint="eastAsia"/>
        </w:rPr>
        <w:t>（</w:t>
      </w:r>
      <w:r>
        <w:rPr>
          <w:rFonts w:hint="eastAsia"/>
        </w:rPr>
        <w:t>TB_EMR_QJJL</w:t>
      </w:r>
      <w:r w:rsidRPr="001F7DF3">
        <w:rPr>
          <w:rFonts w:hint="eastAsia"/>
        </w:rPr>
        <w:t>）</w:t>
      </w:r>
      <w:bookmarkEnd w:id="327"/>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50</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抢救记录流水号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QJJLLSH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A93F69">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A93F69">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DE05.10_134.00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病情变化情况</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BQBHQK</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DE06.00.231.00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抢救措施</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QJCS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DE08.50.037.00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介</w:t>
            </w:r>
            <w:r w:rsidRPr="008D1EEA">
              <w:rPr>
                <w:rFonts w:ascii="宋体" w:hAnsi="宋体" w:cs="宋体" w:hint="eastAsia"/>
                <w:color w:val="000000"/>
                <w:kern w:val="0"/>
                <w:szCs w:val="21"/>
              </w:rPr>
              <w:t>入</w:t>
            </w:r>
            <w:r w:rsidRPr="008D1EEA">
              <w:rPr>
                <w:rFonts w:ascii="宋体" w:hAnsi="宋体" w:cs="宋体"/>
                <w:color w:val="000000"/>
                <w:kern w:val="0"/>
                <w:szCs w:val="21"/>
              </w:rPr>
              <w:t>物名称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JRWMC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DE06.00.251.00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操作方法</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CZFF</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DE06.00.250.00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操作次数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CZCS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DE06.00.221.00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抢救开始日期时间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QJKSRQSJ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抢救结束日期时间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QJJSRQSJ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注意事项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ZYSX</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参加抢救人员名单</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CJQJRYMD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专业技术职务类别代码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ZYJSZWLBDM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r>
              <w:rPr>
                <w:rStyle w:val="MingLiU"/>
                <w:rFonts w:ascii="宋体" w:eastAsia="宋体" w:hAnsi="宋体" w:cs="Times New Roman" w:hint="eastAsia"/>
                <w:sz w:val="21"/>
                <w:szCs w:val="21"/>
              </w:rPr>
              <w:t>串</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hint="eastAsia"/>
                <w:sz w:val="21"/>
                <w:szCs w:val="21"/>
              </w:rPr>
              <w:t>30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见说明（1），</w:t>
            </w:r>
            <w:r w:rsidRPr="008D1EEA">
              <w:rPr>
                <w:rFonts w:ascii="宋体" w:hAnsi="宋体" w:cs="宋体"/>
                <w:color w:val="000000"/>
                <w:kern w:val="0"/>
                <w:szCs w:val="21"/>
              </w:rPr>
              <w:t>CV08.30.005专业技术 职务类别代码表</w:t>
            </w:r>
            <w:r>
              <w:rPr>
                <w:rFonts w:ascii="宋体" w:hAnsi="宋体" w:cs="宋体" w:hint="eastAsia"/>
                <w:color w:val="000000"/>
                <w:kern w:val="0"/>
                <w:szCs w:val="21"/>
              </w:rPr>
              <w:t>，</w:t>
            </w:r>
            <w:r>
              <w:rPr>
                <w:rFonts w:ascii="宋体" w:hAnsi="宋体" w:cs="宋体" w:hint="eastAsia"/>
                <w:kern w:val="0"/>
                <w:szCs w:val="21"/>
              </w:rPr>
              <w:t>有多项时用“；</w:t>
            </w:r>
            <w:r w:rsidRPr="00643597">
              <w:rPr>
                <w:rFonts w:ascii="宋体" w:hAnsi="宋体" w:cs="宋体" w:hint="eastAsia"/>
                <w:kern w:val="0"/>
                <w:szCs w:val="21"/>
              </w:rPr>
              <w:t>”隔开</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签名日期时间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QMRQSJ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w:t>
            </w:r>
            <w:r>
              <w:rPr>
                <w:rFonts w:cs="宋体" w:hint="eastAsia"/>
                <w:bCs/>
                <w:kern w:val="0"/>
              </w:rPr>
              <w:t>66</w:t>
            </w:r>
            <w:r w:rsidRPr="00F30CB1">
              <w:rPr>
                <w:rFonts w:cs="宋体" w:hint="eastAsia"/>
                <w:bCs/>
                <w:kern w:val="0"/>
              </w:rPr>
              <w:t>.00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是否有检验记录</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SFYJYJL</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是否有检查记录</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SFYJCJL</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WDDE98.00.004.00</w:t>
            </w:r>
          </w:p>
        </w:tc>
        <w:tc>
          <w:tcPr>
            <w:tcW w:w="2160" w:type="dxa"/>
            <w:vAlign w:val="center"/>
          </w:tcPr>
          <w:p w:rsidR="005213E8" w:rsidRDefault="0049659C" w:rsidP="00512E3F">
            <w:pPr>
              <w:widowControl/>
              <w:jc w:val="left"/>
              <w:rPr>
                <w:rFonts w:ascii="宋体" w:hAnsi="宋体" w:cs="宋体"/>
                <w:color w:val="000000"/>
                <w:kern w:val="0"/>
                <w:szCs w:val="21"/>
              </w:rPr>
            </w:pPr>
            <w:r>
              <w:rPr>
                <w:rFonts w:ascii="宋体" w:hAnsi="宋体" w:cs="宋体" w:hint="eastAsia"/>
                <w:color w:val="000000"/>
                <w:kern w:val="0"/>
                <w:szCs w:val="21"/>
              </w:rPr>
              <w:t>是否有手术明细</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SFYSSJL</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5213E8">
      <w:r>
        <w:rPr>
          <w:rFonts w:hint="eastAsia"/>
        </w:rPr>
        <w:t>说明：</w:t>
      </w:r>
    </w:p>
    <w:p w:rsidR="005213E8" w:rsidRDefault="005213E8" w:rsidP="005213E8">
      <w:pPr>
        <w:numPr>
          <w:ilvl w:val="0"/>
          <w:numId w:val="7"/>
        </w:numPr>
        <w:spacing w:line="360" w:lineRule="auto"/>
        <w:rPr>
          <w:rFonts w:ascii="宋体" w:hAnsi="宋体" w:cs="宋体"/>
          <w:color w:val="000000"/>
          <w:kern w:val="0"/>
          <w:szCs w:val="21"/>
        </w:rPr>
      </w:pPr>
      <w:r>
        <w:rPr>
          <w:rFonts w:ascii="宋体" w:hAnsi="宋体" w:cs="宋体" w:hint="eastAsia"/>
          <w:color w:val="000000"/>
          <w:kern w:val="0"/>
          <w:szCs w:val="21"/>
        </w:rPr>
        <w:t>CV08.</w:t>
      </w:r>
      <w:r w:rsidRPr="00E26D26">
        <w:rPr>
          <w:rFonts w:ascii="宋体" w:hAnsi="宋体" w:cs="宋体" w:hint="eastAsia"/>
          <w:color w:val="000000"/>
          <w:kern w:val="0"/>
          <w:szCs w:val="21"/>
        </w:rPr>
        <w:t>30.005专业技术 职务类别代码表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4395"/>
        <w:gridCol w:w="4395"/>
      </w:tblGrid>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值</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值含义</w:t>
            </w:r>
          </w:p>
        </w:tc>
        <w:tc>
          <w:tcPr>
            <w:tcW w:w="4395" w:type="dxa"/>
            <w:vAlign w:val="center"/>
          </w:tcPr>
          <w:p w:rsidR="005213E8" w:rsidRPr="00F73A67" w:rsidRDefault="005213E8" w:rsidP="00512E3F">
            <w:pPr>
              <w:widowControl/>
              <w:jc w:val="left"/>
              <w:rPr>
                <w:rFonts w:ascii="宋体" w:hAnsi="宋体" w:cs="宋体"/>
                <w:color w:val="000000"/>
              </w:rPr>
            </w:pPr>
            <w:r w:rsidRPr="00F73A67">
              <w:rPr>
                <w:rFonts w:ascii="宋体" w:hAnsi="宋体" w:cs="宋体" w:hint="eastAsia"/>
                <w:color w:val="000000"/>
              </w:rPr>
              <w:t xml:space="preserve">　说明</w:t>
            </w: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1</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正高</w:t>
            </w:r>
          </w:p>
        </w:tc>
        <w:tc>
          <w:tcPr>
            <w:tcW w:w="4395" w:type="dxa"/>
            <w:vAlign w:val="center"/>
          </w:tcPr>
          <w:p w:rsidR="005213E8" w:rsidRPr="00F73A67" w:rsidRDefault="005213E8" w:rsidP="00512E3F">
            <w:pPr>
              <w:widowControl/>
              <w:jc w:val="left"/>
              <w:rPr>
                <w:rFonts w:ascii="宋体" w:hAnsi="宋体" w:cs="宋体"/>
                <w:color w:val="000000"/>
              </w:rPr>
            </w:pPr>
            <w:r w:rsidRPr="00F73A67">
              <w:rPr>
                <w:rFonts w:ascii="宋体" w:hAnsi="宋体" w:cs="宋体" w:hint="eastAsia"/>
                <w:color w:val="000000"/>
              </w:rPr>
              <w:t xml:space="preserve">　</w:t>
            </w: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2</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副高</w:t>
            </w:r>
          </w:p>
        </w:tc>
        <w:tc>
          <w:tcPr>
            <w:tcW w:w="4395" w:type="dxa"/>
            <w:vAlign w:val="center"/>
          </w:tcPr>
          <w:p w:rsidR="005213E8" w:rsidRPr="00F73A67" w:rsidRDefault="005213E8" w:rsidP="00512E3F">
            <w:pPr>
              <w:widowControl/>
              <w:jc w:val="left"/>
              <w:rPr>
                <w:rFonts w:ascii="宋体" w:hAnsi="宋体" w:cs="宋体"/>
                <w:color w:val="000000"/>
              </w:rPr>
            </w:pPr>
            <w:r w:rsidRPr="00F73A67">
              <w:rPr>
                <w:rFonts w:ascii="宋体" w:hAnsi="宋体" w:cs="宋体" w:hint="eastAsia"/>
                <w:color w:val="000000"/>
              </w:rPr>
              <w:t xml:space="preserve">　</w:t>
            </w: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3</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中级</w:t>
            </w:r>
          </w:p>
        </w:tc>
        <w:tc>
          <w:tcPr>
            <w:tcW w:w="4395" w:type="dxa"/>
            <w:vAlign w:val="center"/>
          </w:tcPr>
          <w:p w:rsidR="005213E8" w:rsidRPr="00F73A67" w:rsidRDefault="005213E8" w:rsidP="00512E3F">
            <w:pPr>
              <w:widowControl/>
              <w:jc w:val="left"/>
              <w:rPr>
                <w:rFonts w:ascii="宋体" w:hAnsi="宋体" w:cs="宋体"/>
                <w:color w:val="000000"/>
              </w:rPr>
            </w:pPr>
            <w:r w:rsidRPr="00F73A67">
              <w:rPr>
                <w:rFonts w:ascii="宋体" w:hAnsi="宋体" w:cs="宋体" w:hint="eastAsia"/>
                <w:color w:val="000000"/>
              </w:rPr>
              <w:t xml:space="preserve">　</w:t>
            </w: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4</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师级/助理</w:t>
            </w:r>
          </w:p>
        </w:tc>
        <w:tc>
          <w:tcPr>
            <w:tcW w:w="4395" w:type="dxa"/>
            <w:vAlign w:val="center"/>
          </w:tcPr>
          <w:p w:rsidR="005213E8" w:rsidRPr="00F73A67" w:rsidRDefault="005213E8" w:rsidP="00512E3F">
            <w:pPr>
              <w:widowControl/>
              <w:jc w:val="left"/>
              <w:rPr>
                <w:rFonts w:ascii="宋体" w:hAnsi="宋体" w:cs="宋体"/>
                <w:color w:val="000000"/>
              </w:rPr>
            </w:pPr>
            <w:r w:rsidRPr="00F73A67">
              <w:rPr>
                <w:rFonts w:ascii="宋体" w:hAnsi="宋体" w:cs="宋体" w:hint="eastAsia"/>
                <w:color w:val="000000"/>
              </w:rPr>
              <w:t xml:space="preserve">　</w:t>
            </w: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5</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士级</w:t>
            </w:r>
          </w:p>
        </w:tc>
        <w:tc>
          <w:tcPr>
            <w:tcW w:w="4395" w:type="dxa"/>
          </w:tcPr>
          <w:p w:rsidR="005213E8" w:rsidRPr="00F73A67" w:rsidRDefault="005213E8" w:rsidP="00512E3F">
            <w:pPr>
              <w:autoSpaceDE w:val="0"/>
              <w:autoSpaceDN w:val="0"/>
              <w:rPr>
                <w:rFonts w:ascii="宋体" w:hAnsi="宋体"/>
                <w:szCs w:val="24"/>
              </w:rPr>
            </w:pPr>
          </w:p>
        </w:tc>
      </w:tr>
      <w:tr w:rsidR="005213E8" w:rsidTr="00512E3F">
        <w:tc>
          <w:tcPr>
            <w:tcW w:w="67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6</w:t>
            </w:r>
          </w:p>
        </w:tc>
        <w:tc>
          <w:tcPr>
            <w:tcW w:w="4395" w:type="dxa"/>
          </w:tcPr>
          <w:p w:rsidR="005213E8" w:rsidRPr="00F73A67" w:rsidRDefault="005213E8" w:rsidP="00512E3F">
            <w:pPr>
              <w:autoSpaceDE w:val="0"/>
              <w:autoSpaceDN w:val="0"/>
              <w:rPr>
                <w:rFonts w:ascii="宋体" w:hAnsi="宋体"/>
                <w:szCs w:val="24"/>
              </w:rPr>
            </w:pPr>
            <w:r w:rsidRPr="00F73A67">
              <w:rPr>
                <w:rFonts w:ascii="宋体" w:hAnsi="宋体" w:hint="eastAsia"/>
                <w:szCs w:val="24"/>
              </w:rPr>
              <w:t>待聘</w:t>
            </w:r>
          </w:p>
        </w:tc>
        <w:tc>
          <w:tcPr>
            <w:tcW w:w="4395" w:type="dxa"/>
          </w:tcPr>
          <w:p w:rsidR="005213E8" w:rsidRPr="00F73A67" w:rsidRDefault="005213E8" w:rsidP="00512E3F">
            <w:pPr>
              <w:autoSpaceDE w:val="0"/>
              <w:autoSpaceDN w:val="0"/>
              <w:rPr>
                <w:rFonts w:ascii="宋体" w:hAnsi="宋体"/>
                <w:szCs w:val="24"/>
              </w:rPr>
            </w:pPr>
          </w:p>
        </w:tc>
      </w:tr>
    </w:tbl>
    <w:p w:rsidR="005213E8" w:rsidRDefault="005213E8" w:rsidP="005213E8"/>
    <w:p w:rsidR="005213E8" w:rsidRPr="00E9140E" w:rsidRDefault="005213E8" w:rsidP="0049659C">
      <w:pPr>
        <w:pStyle w:val="3"/>
        <w:rPr>
          <w:rFonts w:ascii="宋体" w:hAnsi="宋体"/>
        </w:rPr>
      </w:pPr>
      <w:bookmarkStart w:id="328" w:name="_Toc429573932"/>
      <w:r>
        <w:rPr>
          <w:rFonts w:ascii="宋体" w:hAnsi="宋体" w:hint="eastAsia"/>
        </w:rPr>
        <w:t>会诊记录</w:t>
      </w:r>
      <w:r w:rsidRPr="001F7DF3">
        <w:rPr>
          <w:rFonts w:hint="eastAsia"/>
        </w:rPr>
        <w:t>（</w:t>
      </w:r>
      <w:r>
        <w:rPr>
          <w:rFonts w:hint="eastAsia"/>
        </w:rPr>
        <w:t>TB_EMR_HZJL</w:t>
      </w:r>
      <w:r w:rsidRPr="001F7DF3">
        <w:rPr>
          <w:rFonts w:hint="eastAsia"/>
        </w:rPr>
        <w:t>）</w:t>
      </w:r>
      <w:bookmarkEnd w:id="328"/>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51</w:t>
            </w:r>
            <w:r w:rsidRPr="00F30CB1">
              <w:rPr>
                <w:rFonts w:cs="宋体"/>
                <w:bCs/>
                <w:kern w:val="0"/>
              </w:rPr>
              <w:t>.00</w:t>
            </w:r>
          </w:p>
        </w:tc>
        <w:tc>
          <w:tcPr>
            <w:tcW w:w="21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会诊记录流水号</w:t>
            </w:r>
          </w:p>
        </w:tc>
        <w:tc>
          <w:tcPr>
            <w:tcW w:w="1281"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HZJLLSH</w:t>
            </w:r>
          </w:p>
        </w:tc>
        <w:tc>
          <w:tcPr>
            <w:tcW w:w="850"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64</w:t>
            </w:r>
          </w:p>
        </w:tc>
        <w:tc>
          <w:tcPr>
            <w:tcW w:w="709" w:type="dxa"/>
            <w:tcBorders>
              <w:bottom w:val="single" w:sz="4" w:space="0" w:color="auto"/>
            </w:tcBorders>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DE01.00.008.00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电子申请单编号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DZSQDBH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1218F8">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1218F8">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病历摘要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BLZY</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DE04.30.009.00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辅助检查结果</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FZJCJG</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DE06.00.297.00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诊疗过程名称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ZLGCMC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E4434E">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诊疗过程描述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ZLGCMS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r w:rsidRPr="00E4434E">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会诊类型</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HZLX</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会诊原因</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HZYY</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tcPr>
          <w:p w:rsidR="005213E8" w:rsidRDefault="005213E8" w:rsidP="00512E3F">
            <w:r w:rsidRPr="00C20C8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会诊目的</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HZMD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tcBorders>
              <w:bottom w:val="single" w:sz="4" w:space="0" w:color="auto"/>
            </w:tcBorders>
          </w:tcPr>
          <w:p w:rsidR="005213E8" w:rsidRDefault="005213E8" w:rsidP="00512E3F">
            <w:r w:rsidRPr="00C20C8F">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会诊申请医师签名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HZSQYSQM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会诊申请医师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HZSQYS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会诊申请科室</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HZSQKS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会诊申请科室编码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HZSQKSBM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DE08.10.013.00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会诊申请医疗机构名称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HZSQYLJGMC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70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w:t>
            </w:r>
            <w:r w:rsidRPr="008D1EEA">
              <w:rPr>
                <w:rFonts w:ascii="宋体" w:hAnsi="宋体" w:cs="宋体" w:hint="eastAsia"/>
                <w:color w:val="000000"/>
                <w:kern w:val="0"/>
                <w:szCs w:val="21"/>
              </w:rPr>
              <w:t>意</w:t>
            </w:r>
            <w:r w:rsidRPr="008D1EEA">
              <w:rPr>
                <w:rFonts w:ascii="宋体" w:hAnsi="宋体" w:cs="宋体"/>
                <w:color w:val="000000"/>
                <w:kern w:val="0"/>
                <w:szCs w:val="21"/>
              </w:rPr>
              <w:t>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w:t>
            </w:r>
            <w:r w:rsidRPr="008D1EEA">
              <w:rPr>
                <w:rFonts w:ascii="宋体" w:hAnsi="宋体" w:cs="宋体" w:hint="eastAsia"/>
                <w:color w:val="000000"/>
                <w:kern w:val="0"/>
                <w:szCs w:val="21"/>
              </w:rPr>
              <w:t>Y</w:t>
            </w:r>
            <w:r w:rsidRPr="008D1EEA">
              <w:rPr>
                <w:rFonts w:ascii="宋体" w:hAnsi="宋体" w:cs="宋体"/>
                <w:color w:val="000000"/>
                <w:kern w:val="0"/>
                <w:szCs w:val="21"/>
              </w:rPr>
              <w:t>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会诊医师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HZYS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会诊科室编码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HZKSBM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tcBorders>
              <w:bottom w:val="single" w:sz="4" w:space="0" w:color="auto"/>
            </w:tcBorders>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DE08.10.013.00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会诊医师所在医疗机构 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HZYSSZYLJGMC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70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DE08.10.013.00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会诊所在医疗机构名称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HZSZYLJGMC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70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DE06.00.343.00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SFYZYSZ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Pr>
                <w:rStyle w:val="MingLiU"/>
                <w:rFonts w:ascii="宋体" w:eastAsia="宋体" w:hAnsi="宋体" w:cs="Times New Roman"/>
                <w:sz w:val="21"/>
                <w:szCs w:val="21"/>
              </w:rPr>
              <w:t>字符</w:t>
            </w:r>
          </w:p>
        </w:tc>
        <w:tc>
          <w:tcPr>
            <w:tcW w:w="709" w:type="dxa"/>
            <w:shd w:val="clear" w:color="auto" w:fill="auto"/>
            <w:vAlign w:val="center"/>
          </w:tcPr>
          <w:p w:rsidR="005213E8" w:rsidRPr="000348FE" w:rsidRDefault="005213E8" w:rsidP="00512E3F">
            <w:pPr>
              <w:pStyle w:val="13"/>
              <w:shd w:val="clear" w:color="auto" w:fill="auto"/>
              <w:spacing w:line="240" w:lineRule="auto"/>
              <w:jc w:val="center"/>
              <w:rPr>
                <w:rFonts w:ascii="宋体" w:eastAsia="宋体" w:hAnsi="宋体" w:cs="Times New Roman"/>
                <w:sz w:val="21"/>
                <w:szCs w:val="21"/>
              </w:rPr>
            </w:pPr>
            <w:r w:rsidRPr="000348FE">
              <w:rPr>
                <w:rStyle w:val="MingLiU"/>
                <w:rFonts w:ascii="宋体" w:eastAsia="宋体" w:hAnsi="宋体" w:cs="Times New Roman"/>
                <w:sz w:val="21"/>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29" w:name="_Toc429573933"/>
      <w:r>
        <w:rPr>
          <w:rFonts w:ascii="宋体" w:hAnsi="宋体" w:hint="eastAsia"/>
        </w:rPr>
        <w:t>术前小结</w:t>
      </w:r>
      <w:r w:rsidRPr="001F7DF3">
        <w:rPr>
          <w:rFonts w:hint="eastAsia"/>
        </w:rPr>
        <w:t>（</w:t>
      </w:r>
      <w:r>
        <w:rPr>
          <w:rFonts w:hint="eastAsia"/>
        </w:rPr>
        <w:t>TB_EMR_SQXJ</w:t>
      </w:r>
      <w:r w:rsidRPr="001F7DF3">
        <w:rPr>
          <w:rFonts w:hint="eastAsia"/>
        </w:rPr>
        <w:t>）</w:t>
      </w:r>
      <w:bookmarkEnd w:id="329"/>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lastRenderedPageBreak/>
              <w:t>DE08.10.052.00</w:t>
            </w:r>
          </w:p>
        </w:tc>
        <w:tc>
          <w:tcPr>
            <w:tcW w:w="21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医疗机构代码</w:t>
            </w:r>
          </w:p>
        </w:tc>
        <w:tc>
          <w:tcPr>
            <w:tcW w:w="1281"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YLJGDM</w:t>
            </w:r>
          </w:p>
        </w:tc>
        <w:tc>
          <w:tcPr>
            <w:tcW w:w="850"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22</w:t>
            </w:r>
          </w:p>
        </w:tc>
        <w:tc>
          <w:tcPr>
            <w:tcW w:w="709" w:type="dxa"/>
            <w:shd w:val="clear" w:color="auto" w:fill="FFCC99"/>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shd w:val="clear" w:color="auto" w:fill="FFCC99"/>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52</w:t>
            </w:r>
            <w:r w:rsidRPr="00F30CB1">
              <w:rPr>
                <w:rFonts w:cs="宋体"/>
                <w:bCs/>
                <w:kern w:val="0"/>
              </w:rPr>
              <w:t>.00</w:t>
            </w:r>
          </w:p>
        </w:tc>
        <w:tc>
          <w:tcPr>
            <w:tcW w:w="2160" w:type="dxa"/>
            <w:tcBorders>
              <w:bottom w:val="single" w:sz="4" w:space="0" w:color="auto"/>
            </w:tcBorders>
            <w:shd w:val="clear" w:color="auto" w:fill="FFCC99"/>
            <w:vAlign w:val="center"/>
          </w:tcPr>
          <w:p w:rsidR="005213E8" w:rsidRPr="004E3FEE" w:rsidRDefault="005213E8" w:rsidP="00512E3F">
            <w:pPr>
              <w:widowControl/>
              <w:ind w:rightChars="-45" w:right="-94"/>
              <w:jc w:val="left"/>
              <w:rPr>
                <w:rFonts w:ascii="宋体" w:hAnsi="宋体"/>
                <w:kern w:val="0"/>
                <w:szCs w:val="21"/>
              </w:rPr>
            </w:pPr>
            <w:r>
              <w:rPr>
                <w:rFonts w:ascii="宋体" w:hAnsi="宋体" w:hint="eastAsia"/>
                <w:kern w:val="0"/>
                <w:szCs w:val="21"/>
              </w:rPr>
              <w:t>术前小结</w:t>
            </w:r>
            <w:r w:rsidRPr="004E3FEE">
              <w:rPr>
                <w:rFonts w:ascii="宋体" w:hAnsi="宋体" w:hint="eastAsia"/>
                <w:kern w:val="0"/>
                <w:szCs w:val="21"/>
              </w:rPr>
              <w:t>流水号</w:t>
            </w:r>
          </w:p>
        </w:tc>
        <w:tc>
          <w:tcPr>
            <w:tcW w:w="1281" w:type="dxa"/>
            <w:tcBorders>
              <w:bottom w:val="single" w:sz="4" w:space="0" w:color="auto"/>
            </w:tcBorders>
            <w:shd w:val="clear" w:color="auto" w:fill="FFCC99"/>
            <w:vAlign w:val="center"/>
          </w:tcPr>
          <w:p w:rsidR="005213E8" w:rsidRPr="004E3FEE" w:rsidRDefault="005213E8" w:rsidP="00512E3F">
            <w:pPr>
              <w:widowControl/>
              <w:ind w:leftChars="-45" w:left="-94" w:rightChars="-45" w:right="-94"/>
              <w:jc w:val="left"/>
              <w:rPr>
                <w:rFonts w:ascii="宋体" w:hAnsi="宋体"/>
                <w:kern w:val="0"/>
                <w:szCs w:val="21"/>
              </w:rPr>
            </w:pPr>
            <w:r>
              <w:rPr>
                <w:rFonts w:ascii="宋体" w:hAnsi="宋体" w:hint="eastAsia"/>
                <w:kern w:val="0"/>
                <w:szCs w:val="21"/>
              </w:rPr>
              <w:t>SQXJ</w:t>
            </w:r>
            <w:r w:rsidRPr="004E3FEE">
              <w:rPr>
                <w:rFonts w:ascii="宋体" w:hAnsi="宋体" w:hint="eastAsia"/>
                <w:kern w:val="0"/>
                <w:szCs w:val="21"/>
              </w:rPr>
              <w:t>LSH</w:t>
            </w:r>
          </w:p>
        </w:tc>
        <w:tc>
          <w:tcPr>
            <w:tcW w:w="850" w:type="dxa"/>
            <w:tcBorders>
              <w:bottom w:val="single" w:sz="4" w:space="0" w:color="auto"/>
            </w:tcBorders>
            <w:shd w:val="clear" w:color="auto" w:fill="FFCC99"/>
            <w:vAlign w:val="center"/>
          </w:tcPr>
          <w:p w:rsidR="005213E8" w:rsidRPr="004E3FEE" w:rsidRDefault="005213E8" w:rsidP="00512E3F">
            <w:pPr>
              <w:widowControl/>
              <w:rPr>
                <w:rFonts w:ascii="宋体" w:hAnsi="宋体"/>
                <w:kern w:val="0"/>
                <w:szCs w:val="21"/>
              </w:rPr>
            </w:pPr>
            <w:r w:rsidRPr="004E3FEE">
              <w:rPr>
                <w:rFonts w:ascii="宋体" w:hAnsi="宋体" w:hint="eastAsia"/>
                <w:kern w:val="0"/>
                <w:szCs w:val="21"/>
              </w:rPr>
              <w:t>字符串</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32</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科室名称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KSMC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D1EEA">
              <w:rPr>
                <w:rFonts w:ascii="宋体" w:hAnsi="宋体" w:cs="宋体"/>
                <w:color w:val="000000"/>
                <w:kern w:val="0"/>
                <w:szCs w:val="21"/>
              </w:rPr>
              <w:t>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病区名称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BQMC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病房号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BFH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病床号</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BCH</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患者姓名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HZXM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性别代码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数值</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3B5373">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年龄（月）</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3B5373">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小结日期时间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XJRQSJ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病历摘要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BLZY</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术前诊断编码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SQZDBM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ICD-10</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DE05.01.070.00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诊断依据</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ZDYJ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DE02.10.023.00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过敏史标志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GMSBZ</w:t>
            </w:r>
          </w:p>
        </w:tc>
        <w:tc>
          <w:tcPr>
            <w:tcW w:w="850" w:type="dxa"/>
            <w:vAlign w:val="center"/>
          </w:tcPr>
          <w:p w:rsidR="005213E8" w:rsidRPr="008D1EEA" w:rsidRDefault="005213E8" w:rsidP="00512E3F">
            <w:pPr>
              <w:widowControl/>
              <w:rPr>
                <w:rFonts w:ascii="宋体" w:hAnsi="宋体" w:cs="宋体"/>
                <w:color w:val="000000"/>
                <w:kern w:val="0"/>
                <w:szCs w:val="21"/>
              </w:rPr>
            </w:pPr>
            <w:r>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DE02.10.022.00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过敏史</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GMS</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DE04.30.009.00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辅助检查结果</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FZJCJG</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995606">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DE05.10.151.00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手术适应证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SSSYZ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09" w:type="dxa"/>
            <w:tcBorders>
              <w:bottom w:val="single" w:sz="4" w:space="0" w:color="auto"/>
            </w:tcBorders>
          </w:tcPr>
          <w:p w:rsidR="005213E8" w:rsidRDefault="005213E8" w:rsidP="00512E3F">
            <w:r w:rsidRPr="00995606">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手术禁忌症</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SSJJZ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w:t>
            </w:r>
          </w:p>
        </w:tc>
        <w:tc>
          <w:tcPr>
            <w:tcW w:w="709" w:type="dxa"/>
            <w:tcBorders>
              <w:bottom w:val="single" w:sz="4" w:space="0" w:color="auto"/>
            </w:tcBorders>
          </w:tcPr>
          <w:p w:rsidR="005213E8" w:rsidRDefault="005213E8" w:rsidP="00512E3F">
            <w:r w:rsidRPr="00995606">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DE06.00.340.00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手术指征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SSZZ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500</w:t>
            </w:r>
          </w:p>
        </w:tc>
        <w:tc>
          <w:tcPr>
            <w:tcW w:w="709" w:type="dxa"/>
            <w:tcBorders>
              <w:bottom w:val="single" w:sz="4" w:space="0" w:color="auto"/>
            </w:tcBorders>
          </w:tcPr>
          <w:p w:rsidR="005213E8" w:rsidRDefault="005213E8" w:rsidP="00512E3F">
            <w:r w:rsidRPr="00995606">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会诊意见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HZYJ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2000</w:t>
            </w:r>
          </w:p>
        </w:tc>
        <w:tc>
          <w:tcPr>
            <w:tcW w:w="709" w:type="dxa"/>
            <w:tcBorders>
              <w:bottom w:val="single" w:sz="4" w:space="0" w:color="auto"/>
            </w:tcBorders>
          </w:tcPr>
          <w:p w:rsidR="005213E8" w:rsidRDefault="005213E8" w:rsidP="00512E3F">
            <w:r w:rsidRPr="00995606">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9A35D5"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拟实施手术及操作编码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NSJCZBM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ICD-9-CM-3</w:t>
            </w:r>
          </w:p>
        </w:tc>
      </w:tr>
      <w:tr w:rsidR="005213E8" w:rsidRPr="009A35D5"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拟实施手术及操作名称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NSJCZMC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80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9A35D5"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DE06.00.187.00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拟实施手术目标部位 名称</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NSMBBWMC</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50</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9A35D5"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DE06.00.221.00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拟实施手术及操作日期 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NSJCZRQSJ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9A35D5"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DE06.00.073.00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拟实施麻醉方法代码</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NSMZFFDM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见常见检查报告格式（7）</w:t>
            </w:r>
            <w:r w:rsidR="005213E8" w:rsidRPr="008D1EEA">
              <w:rPr>
                <w:rFonts w:ascii="宋体" w:hAnsi="宋体" w:cs="宋体" w:hint="eastAsia"/>
                <w:color w:val="000000"/>
                <w:kern w:val="0"/>
                <w:szCs w:val="21"/>
              </w:rPr>
              <w:t>，</w:t>
            </w:r>
            <w:r w:rsidR="005213E8" w:rsidRPr="008D1EEA">
              <w:rPr>
                <w:rFonts w:ascii="宋体" w:hAnsi="宋体" w:cs="宋体"/>
                <w:color w:val="000000"/>
                <w:kern w:val="0"/>
                <w:szCs w:val="21"/>
              </w:rPr>
              <w:t xml:space="preserve"> CV06.00.103麻醉方法 代码表</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注意事项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ZYSX</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311409">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DE06.00.254.00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手术要点</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SSYD</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200</w:t>
            </w:r>
          </w:p>
        </w:tc>
        <w:tc>
          <w:tcPr>
            <w:tcW w:w="709" w:type="dxa"/>
            <w:tcBorders>
              <w:bottom w:val="single" w:sz="4" w:space="0" w:color="auto"/>
            </w:tcBorders>
          </w:tcPr>
          <w:p w:rsidR="005213E8" w:rsidRDefault="005213E8" w:rsidP="00512E3F">
            <w:r w:rsidRPr="00311409">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DE06.00.271.00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术前准备</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SQZB</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311409">
              <w:rPr>
                <w:rFonts w:ascii="宋体" w:hAnsi="宋体" w:cs="宋体" w:hint="eastAsia"/>
                <w:color w:val="000000"/>
                <w:kern w:val="0"/>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手术者签名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SSZQM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手术者</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SSZ</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医师签名</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YSQM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字符串</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DE09.00.053.00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签名日期时间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QMRQSJ</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30" w:name="_Toc429573934"/>
      <w:r>
        <w:rPr>
          <w:rFonts w:ascii="宋体" w:hAnsi="宋体" w:hint="eastAsia"/>
        </w:rPr>
        <w:t>术前讨论</w:t>
      </w:r>
      <w:r w:rsidRPr="001F7DF3">
        <w:rPr>
          <w:rFonts w:hint="eastAsia"/>
        </w:rPr>
        <w:t>（</w:t>
      </w:r>
      <w:r>
        <w:rPr>
          <w:rFonts w:hint="eastAsia"/>
        </w:rPr>
        <w:t>TB_EMR_SQTL</w:t>
      </w:r>
      <w:r w:rsidRPr="001F7DF3">
        <w:rPr>
          <w:rFonts w:hint="eastAsia"/>
        </w:rPr>
        <w:t>）</w:t>
      </w:r>
      <w:bookmarkEnd w:id="330"/>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医疗机构代码</w:t>
            </w:r>
          </w:p>
        </w:tc>
        <w:tc>
          <w:tcPr>
            <w:tcW w:w="1281"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YLJGDM</w:t>
            </w:r>
          </w:p>
        </w:tc>
        <w:tc>
          <w:tcPr>
            <w:tcW w:w="850" w:type="dxa"/>
            <w:shd w:val="clear" w:color="auto" w:fill="FFCC99"/>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FFCC99"/>
            <w:vAlign w:val="center"/>
          </w:tcPr>
          <w:p w:rsidR="005213E8" w:rsidRPr="008A2DB7" w:rsidRDefault="005213E8" w:rsidP="00512E3F">
            <w:pPr>
              <w:widowControl/>
              <w:jc w:val="center"/>
              <w:rPr>
                <w:rFonts w:cs="宋体"/>
                <w:bCs/>
                <w:kern w:val="0"/>
              </w:rPr>
            </w:pPr>
            <w:r w:rsidRPr="008A2DB7">
              <w:rPr>
                <w:rFonts w:cs="宋体" w:hint="eastAsia"/>
                <w:bCs/>
                <w:kern w:val="0"/>
              </w:rPr>
              <w:t>22</w:t>
            </w:r>
          </w:p>
        </w:tc>
        <w:tc>
          <w:tcPr>
            <w:tcW w:w="709" w:type="dxa"/>
            <w:shd w:val="clear" w:color="auto" w:fill="FFCC99"/>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shd w:val="clear" w:color="auto" w:fill="FFCC99"/>
            <w:vAlign w:val="center"/>
          </w:tcPr>
          <w:p w:rsidR="005213E8" w:rsidRPr="008A2DB7" w:rsidRDefault="005213E8" w:rsidP="00512E3F">
            <w:pPr>
              <w:widowControl/>
              <w:jc w:val="left"/>
              <w:rPr>
                <w:rFonts w:cs="宋体"/>
                <w:bCs/>
                <w:kern w:val="0"/>
              </w:rPr>
            </w:pPr>
            <w:r w:rsidRPr="008A2DB7">
              <w:rPr>
                <w:rFonts w:cs="宋体" w:hint="eastAsia"/>
                <w:bCs/>
                <w:kern w:val="0"/>
              </w:rPr>
              <w:t>复合主键；</w:t>
            </w:r>
            <w:r>
              <w:rPr>
                <w:rFonts w:cs="宋体" w:hint="eastAsia"/>
                <w:bCs/>
                <w:kern w:val="0"/>
              </w:rPr>
              <w:t xml:space="preserve">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53</w:t>
            </w:r>
            <w:r w:rsidRPr="00F30CB1">
              <w:rPr>
                <w:rFonts w:cs="宋体"/>
                <w:bCs/>
                <w:kern w:val="0"/>
              </w:rPr>
              <w:t>.00</w:t>
            </w:r>
          </w:p>
        </w:tc>
        <w:tc>
          <w:tcPr>
            <w:tcW w:w="2160" w:type="dxa"/>
            <w:tcBorders>
              <w:bottom w:val="single" w:sz="4" w:space="0" w:color="auto"/>
            </w:tcBorders>
            <w:shd w:val="clear" w:color="auto" w:fill="FFCC99"/>
            <w:vAlign w:val="center"/>
          </w:tcPr>
          <w:p w:rsidR="005213E8" w:rsidRPr="004E3FEE" w:rsidRDefault="005213E8" w:rsidP="00512E3F">
            <w:pPr>
              <w:widowControl/>
              <w:ind w:rightChars="-45" w:right="-94"/>
              <w:jc w:val="left"/>
              <w:rPr>
                <w:rFonts w:ascii="宋体" w:hAnsi="宋体"/>
                <w:kern w:val="0"/>
                <w:szCs w:val="21"/>
              </w:rPr>
            </w:pPr>
            <w:r>
              <w:rPr>
                <w:rFonts w:ascii="宋体" w:hAnsi="宋体" w:hint="eastAsia"/>
                <w:kern w:val="0"/>
                <w:szCs w:val="21"/>
              </w:rPr>
              <w:t>术前讨论</w:t>
            </w:r>
            <w:r w:rsidRPr="004E3FEE">
              <w:rPr>
                <w:rFonts w:ascii="宋体" w:hAnsi="宋体" w:hint="eastAsia"/>
                <w:kern w:val="0"/>
                <w:szCs w:val="21"/>
              </w:rPr>
              <w:t>流水号</w:t>
            </w:r>
          </w:p>
        </w:tc>
        <w:tc>
          <w:tcPr>
            <w:tcW w:w="1281" w:type="dxa"/>
            <w:tcBorders>
              <w:bottom w:val="single" w:sz="4" w:space="0" w:color="auto"/>
            </w:tcBorders>
            <w:shd w:val="clear" w:color="auto" w:fill="FFCC99"/>
            <w:vAlign w:val="center"/>
          </w:tcPr>
          <w:p w:rsidR="005213E8" w:rsidRPr="004E3FEE" w:rsidRDefault="005213E8" w:rsidP="00512E3F">
            <w:pPr>
              <w:widowControl/>
              <w:ind w:leftChars="-45" w:left="-94" w:rightChars="-45" w:right="-94" w:firstLineChars="50" w:firstLine="105"/>
              <w:jc w:val="left"/>
              <w:rPr>
                <w:rFonts w:ascii="宋体" w:hAnsi="宋体"/>
                <w:kern w:val="0"/>
                <w:szCs w:val="21"/>
              </w:rPr>
            </w:pPr>
            <w:r>
              <w:rPr>
                <w:rFonts w:ascii="宋体" w:hAnsi="宋体" w:hint="eastAsia"/>
                <w:kern w:val="0"/>
                <w:szCs w:val="21"/>
              </w:rPr>
              <w:t>SQTL</w:t>
            </w:r>
            <w:r w:rsidRPr="004E3FEE">
              <w:rPr>
                <w:rFonts w:ascii="宋体" w:hAnsi="宋体" w:hint="eastAsia"/>
                <w:kern w:val="0"/>
                <w:szCs w:val="21"/>
              </w:rPr>
              <w:t>LSH</w:t>
            </w:r>
          </w:p>
        </w:tc>
        <w:tc>
          <w:tcPr>
            <w:tcW w:w="850" w:type="dxa"/>
            <w:tcBorders>
              <w:bottom w:val="single" w:sz="4" w:space="0" w:color="auto"/>
            </w:tcBorders>
            <w:shd w:val="clear" w:color="auto" w:fill="FFCC99"/>
            <w:vAlign w:val="center"/>
          </w:tcPr>
          <w:p w:rsidR="005213E8" w:rsidRPr="004E3FEE" w:rsidRDefault="005213E8" w:rsidP="00512E3F">
            <w:pPr>
              <w:widowControl/>
              <w:rPr>
                <w:rFonts w:ascii="宋体" w:hAnsi="宋体"/>
                <w:kern w:val="0"/>
                <w:szCs w:val="21"/>
              </w:rPr>
            </w:pPr>
            <w:r w:rsidRPr="004E3FEE">
              <w:rPr>
                <w:rFonts w:ascii="宋体" w:hAnsi="宋体" w:hint="eastAsia"/>
                <w:kern w:val="0"/>
                <w:szCs w:val="21"/>
              </w:rPr>
              <w:t>字符串</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32</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科室名称</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KSMC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w:t>
            </w:r>
            <w:r w:rsidRPr="008A2DB7">
              <w:rPr>
                <w:rFonts w:cs="宋体"/>
                <w:bCs/>
                <w:kern w:val="0"/>
              </w:rPr>
              <w:t>0</w:t>
            </w: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病区名称</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BQMC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50</w:t>
            </w: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病房号</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BFH</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10</w:t>
            </w:r>
          </w:p>
        </w:tc>
        <w:tc>
          <w:tcPr>
            <w:tcW w:w="709" w:type="dxa"/>
            <w:vAlign w:val="center"/>
          </w:tcPr>
          <w:p w:rsidR="005213E8" w:rsidRPr="008A2DB7" w:rsidRDefault="005213E8" w:rsidP="00512E3F">
            <w:pPr>
              <w:widowControl/>
              <w:jc w:val="center"/>
              <w:rPr>
                <w:rFonts w:cs="宋体"/>
                <w:bCs/>
                <w:kern w:val="0"/>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病床号</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BCH</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10</w:t>
            </w:r>
          </w:p>
        </w:tc>
        <w:tc>
          <w:tcPr>
            <w:tcW w:w="709" w:type="dxa"/>
            <w:vAlign w:val="center"/>
          </w:tcPr>
          <w:p w:rsidR="005213E8" w:rsidRPr="008A2DB7" w:rsidRDefault="005213E8" w:rsidP="00512E3F">
            <w:pPr>
              <w:widowControl/>
              <w:jc w:val="center"/>
              <w:rPr>
                <w:rFonts w:cs="宋体"/>
                <w:bCs/>
                <w:kern w:val="0"/>
              </w:rPr>
            </w:pPr>
            <w:r>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患者姓名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HZXM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性别代码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r w:rsidRPr="008A2DB7">
              <w:rPr>
                <w:rFonts w:cs="宋体"/>
                <w:bCs/>
                <w:kern w:val="0"/>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年龄</w:t>
            </w:r>
            <w:r>
              <w:rPr>
                <w:rFonts w:cs="宋体"/>
                <w:bCs/>
                <w:kern w:val="0"/>
              </w:rPr>
              <w:t>（岁</w:t>
            </w:r>
            <w:r w:rsidRPr="008A2DB7">
              <w:rPr>
                <w:rFonts w:cs="宋体"/>
                <w:bCs/>
                <w:kern w:val="0"/>
              </w:rPr>
              <w:t>）</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NLS</w:t>
            </w:r>
          </w:p>
        </w:tc>
        <w:tc>
          <w:tcPr>
            <w:tcW w:w="850" w:type="dxa"/>
            <w:vAlign w:val="center"/>
          </w:tcPr>
          <w:p w:rsidR="005213E8" w:rsidRPr="008A2DB7" w:rsidRDefault="005213E8" w:rsidP="00512E3F">
            <w:pPr>
              <w:widowControl/>
              <w:jc w:val="center"/>
              <w:rPr>
                <w:rFonts w:cs="宋体"/>
                <w:bCs/>
                <w:kern w:val="0"/>
              </w:rPr>
            </w:pPr>
            <w:r w:rsidRPr="008A2DB7">
              <w:rPr>
                <w:rFonts w:cs="宋体" w:hint="eastAsia"/>
                <w:bCs/>
                <w:kern w:val="0"/>
              </w:rPr>
              <w:t>数值</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3</w:t>
            </w:r>
          </w:p>
        </w:tc>
        <w:tc>
          <w:tcPr>
            <w:tcW w:w="709" w:type="dxa"/>
            <w:tcBorders>
              <w:bottom w:val="single" w:sz="4" w:space="0" w:color="auto"/>
            </w:tcBorders>
          </w:tcPr>
          <w:p w:rsidR="005213E8" w:rsidRDefault="005213E8" w:rsidP="00512E3F">
            <w:pPr>
              <w:jc w:val="center"/>
            </w:pPr>
            <w:r w:rsidRPr="002146CE">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年龄</w:t>
            </w:r>
            <w:r>
              <w:rPr>
                <w:rFonts w:cs="宋体"/>
                <w:bCs/>
                <w:kern w:val="0"/>
              </w:rPr>
              <w:t>（月</w:t>
            </w:r>
            <w:r w:rsidRPr="008A2DB7">
              <w:rPr>
                <w:rFonts w:cs="宋体"/>
                <w:bCs/>
                <w:kern w:val="0"/>
              </w:rPr>
              <w:t>）</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2146CE">
              <w:rPr>
                <w:rFonts w:ascii="宋体" w:hAnsi="宋体" w:cs="宋体" w:hint="eastAsia"/>
                <w:color w:val="000000"/>
                <w:kern w:val="0"/>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讨论日期时间</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TLRQSJ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DE06.00.274.00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讨论地点</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TLDD</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50</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主持人姓名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ZCRXM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DE08.30.032.00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参加讨论人员名单</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CJTLRYMD</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200</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Pr>
                <w:rFonts w:cs="宋体" w:hint="eastAsia"/>
                <w:bCs/>
                <w:kern w:val="0"/>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DE08.30.031.00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专业技术职务类别代码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ZYJSZWLBDM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B93936">
            <w:pPr>
              <w:widowControl/>
              <w:jc w:val="left"/>
              <w:rPr>
                <w:rFonts w:cs="宋体"/>
                <w:bCs/>
                <w:kern w:val="0"/>
              </w:rPr>
            </w:pPr>
            <w:r>
              <w:rPr>
                <w:rFonts w:cs="宋体" w:hint="eastAsia"/>
                <w:bCs/>
                <w:kern w:val="0"/>
              </w:rPr>
              <w:t>见</w:t>
            </w:r>
            <w:r w:rsidR="00B93936">
              <w:rPr>
                <w:rFonts w:cs="宋体" w:hint="eastAsia"/>
                <w:bCs/>
                <w:kern w:val="0"/>
              </w:rPr>
              <w:t>抢救记录</w:t>
            </w:r>
            <w:r>
              <w:rPr>
                <w:rFonts w:cs="宋体" w:hint="eastAsia"/>
                <w:bCs/>
                <w:kern w:val="0"/>
              </w:rPr>
              <w:t>说明（</w:t>
            </w:r>
            <w:r>
              <w:rPr>
                <w:rFonts w:cs="宋体" w:hint="eastAsia"/>
                <w:bCs/>
                <w:kern w:val="0"/>
              </w:rPr>
              <w:t>1</w:t>
            </w:r>
            <w:r>
              <w:rPr>
                <w:rFonts w:cs="宋体" w:hint="eastAsia"/>
                <w:bCs/>
                <w:kern w:val="0"/>
              </w:rPr>
              <w:t>），</w:t>
            </w:r>
            <w:r w:rsidRPr="008A2DB7">
              <w:rPr>
                <w:rFonts w:cs="宋体"/>
                <w:bCs/>
                <w:kern w:val="0"/>
              </w:rPr>
              <w:t>CV08.30.005</w:t>
            </w:r>
            <w:r w:rsidRPr="008A2DB7">
              <w:rPr>
                <w:rFonts w:cs="宋体"/>
                <w:bCs/>
                <w:kern w:val="0"/>
              </w:rPr>
              <w:t>专业技术</w:t>
            </w:r>
            <w:r w:rsidRPr="008A2DB7">
              <w:rPr>
                <w:rFonts w:cs="宋体"/>
                <w:bCs/>
                <w:kern w:val="0"/>
              </w:rPr>
              <w:t xml:space="preserve"> </w:t>
            </w:r>
            <w:r w:rsidRPr="008A2DB7">
              <w:rPr>
                <w:rFonts w:cs="宋体"/>
                <w:bCs/>
                <w:kern w:val="0"/>
              </w:rPr>
              <w:t>职务类别代码表</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DE06.00.092.00</w:t>
            </w:r>
          </w:p>
        </w:tc>
        <w:tc>
          <w:tcPr>
            <w:tcW w:w="2160" w:type="dxa"/>
            <w:vAlign w:val="center"/>
          </w:tcPr>
          <w:p w:rsidR="005213E8" w:rsidRPr="008A2DB7" w:rsidRDefault="005213E8" w:rsidP="00512E3F">
            <w:pPr>
              <w:widowControl/>
              <w:jc w:val="left"/>
              <w:rPr>
                <w:rFonts w:cs="宋体"/>
                <w:bCs/>
                <w:kern w:val="0"/>
              </w:rPr>
            </w:pPr>
            <w:r w:rsidRPr="008A2DB7">
              <w:rPr>
                <w:rFonts w:cs="宋体" w:hint="eastAsia"/>
                <w:bCs/>
                <w:kern w:val="0"/>
              </w:rPr>
              <w:t>入</w:t>
            </w:r>
            <w:r w:rsidRPr="008A2DB7">
              <w:rPr>
                <w:rFonts w:cs="宋体"/>
                <w:bCs/>
                <w:kern w:val="0"/>
              </w:rPr>
              <w:t>院日期时间</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RYRQSJ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术前诊断编码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SQZDBM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11</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r w:rsidRPr="008A2DB7">
              <w:rPr>
                <w:rFonts w:cs="宋体"/>
                <w:bCs/>
                <w:kern w:val="0"/>
              </w:rPr>
              <w:t>ICD-10</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拟实施手术及操作名称</w:t>
            </w:r>
          </w:p>
        </w:tc>
        <w:tc>
          <w:tcPr>
            <w:tcW w:w="1281" w:type="dxa"/>
            <w:vAlign w:val="center"/>
          </w:tcPr>
          <w:p w:rsidR="005213E8" w:rsidRPr="008A2DB7" w:rsidRDefault="005213E8" w:rsidP="00512E3F">
            <w:pPr>
              <w:widowControl/>
              <w:jc w:val="left"/>
              <w:rPr>
                <w:rFonts w:cs="宋体"/>
                <w:bCs/>
                <w:kern w:val="0"/>
              </w:rPr>
            </w:pPr>
            <w:r>
              <w:rPr>
                <w:rFonts w:cs="宋体"/>
                <w:bCs/>
                <w:kern w:val="0"/>
              </w:rPr>
              <w:t>N</w:t>
            </w:r>
            <w:r w:rsidRPr="008A2DB7">
              <w:rPr>
                <w:rFonts w:cs="宋体"/>
                <w:bCs/>
                <w:kern w:val="0"/>
              </w:rPr>
              <w:t>SJCZMC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80</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DE06.00.093.00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拟实施手术及操作编码</w:t>
            </w:r>
          </w:p>
        </w:tc>
        <w:tc>
          <w:tcPr>
            <w:tcW w:w="1281" w:type="dxa"/>
            <w:vAlign w:val="center"/>
          </w:tcPr>
          <w:p w:rsidR="005213E8" w:rsidRPr="008A2DB7" w:rsidRDefault="005213E8" w:rsidP="00512E3F">
            <w:pPr>
              <w:widowControl/>
              <w:jc w:val="left"/>
              <w:rPr>
                <w:rFonts w:cs="宋体"/>
                <w:bCs/>
                <w:kern w:val="0"/>
              </w:rPr>
            </w:pPr>
            <w:r>
              <w:rPr>
                <w:rFonts w:cs="宋体"/>
                <w:bCs/>
                <w:kern w:val="0"/>
              </w:rPr>
              <w:t>NS</w:t>
            </w:r>
            <w:r w:rsidRPr="008A2DB7">
              <w:rPr>
                <w:rFonts w:cs="宋体"/>
                <w:bCs/>
                <w:kern w:val="0"/>
              </w:rPr>
              <w:t>JCZBM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5</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r w:rsidRPr="008A2DB7">
              <w:rPr>
                <w:rFonts w:cs="宋体"/>
                <w:bCs/>
                <w:kern w:val="0"/>
              </w:rPr>
              <w:t>ICD-9-CM-3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DE06.00.187.00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拟实施手术目标部位名称</w:t>
            </w:r>
          </w:p>
        </w:tc>
        <w:tc>
          <w:tcPr>
            <w:tcW w:w="1281" w:type="dxa"/>
            <w:vAlign w:val="center"/>
          </w:tcPr>
          <w:p w:rsidR="005213E8" w:rsidRPr="008A2DB7" w:rsidRDefault="005213E8" w:rsidP="00512E3F">
            <w:pPr>
              <w:widowControl/>
              <w:jc w:val="left"/>
              <w:rPr>
                <w:rFonts w:cs="宋体"/>
                <w:bCs/>
                <w:kern w:val="0"/>
              </w:rPr>
            </w:pPr>
            <w:r>
              <w:rPr>
                <w:rFonts w:cs="宋体"/>
                <w:bCs/>
                <w:kern w:val="0"/>
              </w:rPr>
              <w:t>NS</w:t>
            </w:r>
            <w:r w:rsidRPr="008A2DB7">
              <w:rPr>
                <w:rFonts w:cs="宋体"/>
                <w:bCs/>
                <w:kern w:val="0"/>
              </w:rPr>
              <w:t>MBBWMC</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50</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DE06.00.221.00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拟实施手术及操作日期</w:t>
            </w:r>
            <w:r w:rsidRPr="008A2DB7">
              <w:rPr>
                <w:rFonts w:cs="宋体"/>
                <w:bCs/>
                <w:kern w:val="0"/>
              </w:rPr>
              <w:t xml:space="preserve"> </w:t>
            </w:r>
            <w:r w:rsidRPr="008A2DB7">
              <w:rPr>
                <w:rFonts w:cs="宋体"/>
                <w:bCs/>
                <w:kern w:val="0"/>
              </w:rPr>
              <w:t>时间</w:t>
            </w:r>
          </w:p>
        </w:tc>
        <w:tc>
          <w:tcPr>
            <w:tcW w:w="1281" w:type="dxa"/>
            <w:vAlign w:val="center"/>
          </w:tcPr>
          <w:p w:rsidR="005213E8" w:rsidRPr="008A2DB7" w:rsidRDefault="005213E8" w:rsidP="00512E3F">
            <w:pPr>
              <w:widowControl/>
              <w:jc w:val="left"/>
              <w:rPr>
                <w:rFonts w:cs="宋体"/>
                <w:bCs/>
                <w:kern w:val="0"/>
              </w:rPr>
            </w:pPr>
            <w:r>
              <w:rPr>
                <w:rFonts w:cs="宋体"/>
                <w:bCs/>
                <w:kern w:val="0"/>
              </w:rPr>
              <w:t>NS</w:t>
            </w:r>
            <w:r w:rsidRPr="008A2DB7">
              <w:rPr>
                <w:rFonts w:cs="宋体"/>
                <w:bCs/>
                <w:kern w:val="0"/>
              </w:rPr>
              <w:t>JCZRQSJ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DE06.00.073.00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拟实施麻醉方法代码</w:t>
            </w:r>
          </w:p>
        </w:tc>
        <w:tc>
          <w:tcPr>
            <w:tcW w:w="1281" w:type="dxa"/>
            <w:vAlign w:val="center"/>
          </w:tcPr>
          <w:p w:rsidR="005213E8" w:rsidRPr="008A2DB7" w:rsidRDefault="005213E8" w:rsidP="00512E3F">
            <w:pPr>
              <w:widowControl/>
              <w:jc w:val="left"/>
              <w:rPr>
                <w:rFonts w:cs="宋体"/>
                <w:bCs/>
                <w:kern w:val="0"/>
              </w:rPr>
            </w:pPr>
            <w:r>
              <w:rPr>
                <w:rFonts w:cs="宋体"/>
                <w:bCs/>
                <w:kern w:val="0"/>
              </w:rPr>
              <w:t>NS</w:t>
            </w:r>
            <w:r w:rsidRPr="008A2DB7">
              <w:rPr>
                <w:rFonts w:cs="宋体"/>
                <w:bCs/>
                <w:kern w:val="0"/>
              </w:rPr>
              <w:t>MZFFDM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E2545B" w:rsidP="00512E3F">
            <w:pPr>
              <w:widowControl/>
              <w:jc w:val="left"/>
              <w:rPr>
                <w:rFonts w:cs="宋体"/>
                <w:bCs/>
                <w:kern w:val="0"/>
              </w:rPr>
            </w:pPr>
            <w:r>
              <w:rPr>
                <w:rFonts w:ascii="宋体" w:hAnsi="宋体" w:cs="宋体" w:hint="eastAsia"/>
                <w:color w:val="000000"/>
                <w:szCs w:val="21"/>
              </w:rPr>
              <w:t>见常见检查报告格式（7）</w:t>
            </w:r>
            <w:r w:rsidR="005213E8">
              <w:rPr>
                <w:rFonts w:ascii="宋体" w:hAnsi="宋体" w:cs="宋体" w:hint="eastAsia"/>
                <w:color w:val="000000"/>
                <w:szCs w:val="21"/>
              </w:rPr>
              <w:t>，</w:t>
            </w:r>
            <w:r w:rsidR="005213E8" w:rsidRPr="008A2DB7">
              <w:rPr>
                <w:rFonts w:cs="宋体"/>
                <w:bCs/>
                <w:kern w:val="0"/>
              </w:rPr>
              <w:t>CV06.00.103</w:t>
            </w:r>
            <w:r w:rsidR="005213E8" w:rsidRPr="008A2DB7">
              <w:rPr>
                <w:rFonts w:cs="宋体"/>
                <w:bCs/>
                <w:kern w:val="0"/>
              </w:rPr>
              <w:t>麻醉方法代码表</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DE06.00.254.00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手术要点</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SSYD</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200</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Pr>
                <w:rFonts w:cs="宋体" w:hint="eastAsia"/>
                <w:bCs/>
                <w:kern w:val="0"/>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DE06.00.271.00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术前准备</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SQZB</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1000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DE06.00.340.00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手术指征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SSZZ</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500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DE06.00.301.00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手术方案</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SSFA</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1000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注意事项</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ZYSX</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1000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讨论意见</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TLYJ</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2000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DE06.00.018.00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讨论结论</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TLJL</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sidRPr="008A2DB7">
              <w:rPr>
                <w:rFonts w:cs="宋体"/>
                <w:bCs/>
                <w:kern w:val="0"/>
              </w:rPr>
              <w:t>2000</w:t>
            </w:r>
          </w:p>
        </w:tc>
        <w:tc>
          <w:tcPr>
            <w:tcW w:w="709" w:type="dxa"/>
            <w:tcBorders>
              <w:bottom w:val="single" w:sz="4" w:space="0" w:color="auto"/>
            </w:tcBorders>
          </w:tcPr>
          <w:p w:rsidR="005213E8" w:rsidRDefault="005213E8" w:rsidP="00512E3F">
            <w:r w:rsidRPr="0059663A">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手术者签名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SSZQM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手术者</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SSZ</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麻醉医师签名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MZYSQM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A2DB7">
              <w:rPr>
                <w:rFonts w:cs="宋体"/>
                <w:bCs/>
                <w:kern w:val="0"/>
              </w:rPr>
              <w:t>麻醉医师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A2DB7">
              <w:rPr>
                <w:rFonts w:cs="宋体"/>
                <w:bCs/>
                <w:kern w:val="0"/>
              </w:rPr>
              <w:t>MZYS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医师签名</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YSQM</w:t>
            </w:r>
          </w:p>
        </w:tc>
        <w:tc>
          <w:tcPr>
            <w:tcW w:w="850" w:type="dxa"/>
            <w:vAlign w:val="center"/>
          </w:tcPr>
          <w:p w:rsidR="005213E8" w:rsidRPr="008A2DB7" w:rsidRDefault="005213E8" w:rsidP="00512E3F">
            <w:pPr>
              <w:widowControl/>
              <w:jc w:val="center"/>
              <w:rPr>
                <w:rFonts w:cs="宋体"/>
                <w:bCs/>
                <w:kern w:val="0"/>
              </w:rPr>
            </w:pPr>
            <w:r>
              <w:rPr>
                <w:rFonts w:cs="宋体" w:hint="eastAsia"/>
                <w:bCs/>
                <w:kern w:val="0"/>
              </w:rPr>
              <w:t>字符串</w:t>
            </w:r>
          </w:p>
        </w:tc>
        <w:tc>
          <w:tcPr>
            <w:tcW w:w="709" w:type="dxa"/>
            <w:shd w:val="clear" w:color="auto" w:fill="auto"/>
            <w:vAlign w:val="center"/>
          </w:tcPr>
          <w:p w:rsidR="005213E8" w:rsidRPr="008A2DB7" w:rsidRDefault="005213E8" w:rsidP="00512E3F">
            <w:pPr>
              <w:widowControl/>
              <w:jc w:val="center"/>
              <w:rPr>
                <w:rFonts w:cs="宋体"/>
                <w:bCs/>
                <w:kern w:val="0"/>
              </w:rPr>
            </w:pPr>
            <w:r>
              <w:rPr>
                <w:rFonts w:cs="宋体" w:hint="eastAsia"/>
                <w:bCs/>
                <w:kern w:val="0"/>
              </w:rPr>
              <w:t>32</w:t>
            </w:r>
          </w:p>
        </w:tc>
        <w:tc>
          <w:tcPr>
            <w:tcW w:w="709" w:type="dxa"/>
            <w:tcBorders>
              <w:bottom w:val="single" w:sz="4" w:space="0" w:color="auto"/>
            </w:tcBorders>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A2DB7" w:rsidRDefault="005213E8" w:rsidP="00512E3F">
            <w:pPr>
              <w:widowControl/>
              <w:jc w:val="left"/>
              <w:rPr>
                <w:rFonts w:cs="宋体"/>
                <w:bCs/>
                <w:kern w:val="0"/>
              </w:rPr>
            </w:pPr>
            <w:r w:rsidRPr="008A2DB7">
              <w:rPr>
                <w:rFonts w:cs="宋体"/>
                <w:bCs/>
                <w:kern w:val="0"/>
              </w:rPr>
              <w:t>签名日期时间</w:t>
            </w:r>
          </w:p>
        </w:tc>
        <w:tc>
          <w:tcPr>
            <w:tcW w:w="1281" w:type="dxa"/>
            <w:vAlign w:val="center"/>
          </w:tcPr>
          <w:p w:rsidR="005213E8" w:rsidRPr="008A2DB7" w:rsidRDefault="005213E8" w:rsidP="00512E3F">
            <w:pPr>
              <w:widowControl/>
              <w:jc w:val="left"/>
              <w:rPr>
                <w:rFonts w:cs="宋体"/>
                <w:bCs/>
                <w:kern w:val="0"/>
              </w:rPr>
            </w:pPr>
            <w:r w:rsidRPr="008A2DB7">
              <w:rPr>
                <w:rFonts w:cs="宋体"/>
                <w:bCs/>
                <w:kern w:val="0"/>
              </w:rPr>
              <w:t>QMRQSJ</w:t>
            </w:r>
          </w:p>
        </w:tc>
        <w:tc>
          <w:tcPr>
            <w:tcW w:w="850" w:type="dxa"/>
            <w:vAlign w:val="center"/>
          </w:tcPr>
          <w:p w:rsidR="005213E8" w:rsidRPr="008A2DB7" w:rsidRDefault="005213E8" w:rsidP="00512E3F">
            <w:pPr>
              <w:widowControl/>
              <w:jc w:val="center"/>
              <w:rPr>
                <w:rFonts w:cs="宋体"/>
                <w:bCs/>
                <w:kern w:val="0"/>
              </w:rPr>
            </w:pPr>
            <w:r>
              <w:rPr>
                <w:rFonts w:cs="宋体"/>
                <w:bCs/>
                <w:kern w:val="0"/>
              </w:rPr>
              <w:t>DATETIME</w:t>
            </w:r>
          </w:p>
        </w:tc>
        <w:tc>
          <w:tcPr>
            <w:tcW w:w="709" w:type="dxa"/>
            <w:shd w:val="clear" w:color="auto" w:fill="auto"/>
            <w:vAlign w:val="center"/>
          </w:tcPr>
          <w:p w:rsidR="005213E8" w:rsidRPr="008A2DB7" w:rsidRDefault="005213E8" w:rsidP="00512E3F">
            <w:pPr>
              <w:widowControl/>
              <w:jc w:val="center"/>
              <w:rPr>
                <w:rFonts w:cs="宋体"/>
                <w:bCs/>
                <w:kern w:val="0"/>
              </w:rPr>
            </w:pPr>
          </w:p>
        </w:tc>
        <w:tc>
          <w:tcPr>
            <w:tcW w:w="709" w:type="dxa"/>
            <w:vAlign w:val="center"/>
          </w:tcPr>
          <w:p w:rsidR="005213E8" w:rsidRPr="008A2DB7" w:rsidRDefault="005213E8" w:rsidP="00512E3F">
            <w:pPr>
              <w:widowControl/>
              <w:jc w:val="center"/>
              <w:rPr>
                <w:rFonts w:cs="宋体"/>
                <w:bCs/>
                <w:kern w:val="0"/>
              </w:rPr>
            </w:pPr>
            <w:r w:rsidRPr="008A2DB7">
              <w:rPr>
                <w:rFonts w:cs="宋体" w:hint="eastAsia"/>
                <w:bCs/>
                <w:kern w:val="0"/>
              </w:rPr>
              <w:t>必填</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31" w:name="_Toc429573935"/>
      <w:r>
        <w:rPr>
          <w:rFonts w:ascii="宋体" w:hAnsi="宋体" w:hint="eastAsia"/>
        </w:rPr>
        <w:t>术后</w:t>
      </w:r>
      <w:r w:rsidRPr="00FF3F2C">
        <w:rPr>
          <w:rFonts w:ascii="宋体" w:hAnsi="宋体" w:hint="eastAsia"/>
        </w:rPr>
        <w:t>首次病程记录</w:t>
      </w:r>
      <w:r w:rsidRPr="001F7DF3">
        <w:rPr>
          <w:rFonts w:hint="eastAsia"/>
        </w:rPr>
        <w:t>（</w:t>
      </w:r>
      <w:r>
        <w:rPr>
          <w:rFonts w:hint="eastAsia"/>
        </w:rPr>
        <w:t>TB_EMR_SHSCBCJL</w:t>
      </w:r>
      <w:r w:rsidRPr="001F7DF3">
        <w:rPr>
          <w:rFonts w:hint="eastAsia"/>
        </w:rPr>
        <w:t>）</w:t>
      </w:r>
      <w:bookmarkEnd w:id="331"/>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hint="eastAsia"/>
                <w:color w:val="000000"/>
                <w:kern w:val="0"/>
                <w:szCs w:val="21"/>
              </w:rPr>
              <w:t>医疗机构代码</w:t>
            </w:r>
          </w:p>
        </w:tc>
        <w:tc>
          <w:tcPr>
            <w:tcW w:w="1281" w:type="dxa"/>
            <w:shd w:val="clear" w:color="auto" w:fill="FFCC99"/>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hint="eastAsia"/>
                <w:color w:val="000000"/>
                <w:kern w:val="0"/>
                <w:szCs w:val="21"/>
              </w:rPr>
              <w:t>YLJGDM</w:t>
            </w:r>
          </w:p>
        </w:tc>
        <w:tc>
          <w:tcPr>
            <w:tcW w:w="850" w:type="dxa"/>
            <w:shd w:val="clear" w:color="auto" w:fill="FFCC99"/>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FFCC99"/>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22</w:t>
            </w:r>
          </w:p>
        </w:tc>
        <w:tc>
          <w:tcPr>
            <w:tcW w:w="709" w:type="dxa"/>
            <w:shd w:val="clear" w:color="auto" w:fill="FFCC99"/>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shd w:val="clear" w:color="auto" w:fill="FFCC99"/>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hint="eastAsia"/>
                <w:bCs/>
                <w:kern w:val="0"/>
              </w:rPr>
              <w:t>WDDE98.00.014.00</w:t>
            </w:r>
          </w:p>
        </w:tc>
        <w:tc>
          <w:tcPr>
            <w:tcW w:w="2160" w:type="dxa"/>
            <w:tcBorders>
              <w:bottom w:val="single" w:sz="4" w:space="0" w:color="auto"/>
            </w:tcBorders>
            <w:shd w:val="clear" w:color="auto" w:fill="FFCC99"/>
            <w:vAlign w:val="center"/>
          </w:tcPr>
          <w:p w:rsidR="005213E8" w:rsidRPr="004E3FEE" w:rsidRDefault="005213E8" w:rsidP="00512E3F">
            <w:pPr>
              <w:widowControl/>
              <w:ind w:rightChars="-45" w:right="-94"/>
              <w:jc w:val="left"/>
              <w:rPr>
                <w:rFonts w:ascii="宋体" w:hAnsi="宋体"/>
                <w:kern w:val="0"/>
                <w:szCs w:val="21"/>
              </w:rPr>
            </w:pPr>
            <w:r w:rsidRPr="004E3FEE">
              <w:rPr>
                <w:rFonts w:ascii="宋体" w:hAnsi="宋体" w:hint="eastAsia"/>
                <w:kern w:val="0"/>
                <w:szCs w:val="21"/>
              </w:rPr>
              <w:t>手术明细流水号</w:t>
            </w:r>
          </w:p>
        </w:tc>
        <w:tc>
          <w:tcPr>
            <w:tcW w:w="1281" w:type="dxa"/>
            <w:tcBorders>
              <w:bottom w:val="single" w:sz="4" w:space="0" w:color="auto"/>
            </w:tcBorders>
            <w:shd w:val="clear" w:color="auto" w:fill="FFCC99"/>
            <w:vAlign w:val="center"/>
          </w:tcPr>
          <w:p w:rsidR="005213E8" w:rsidRPr="004E3FEE" w:rsidRDefault="005213E8" w:rsidP="00512E3F">
            <w:pPr>
              <w:widowControl/>
              <w:ind w:leftChars="-45" w:left="-94" w:rightChars="-45" w:right="-94"/>
              <w:jc w:val="left"/>
              <w:rPr>
                <w:rFonts w:ascii="宋体" w:hAnsi="宋体"/>
                <w:kern w:val="0"/>
                <w:szCs w:val="21"/>
              </w:rPr>
            </w:pPr>
            <w:r w:rsidRPr="004E3FEE">
              <w:rPr>
                <w:rFonts w:ascii="宋体" w:hAnsi="宋体" w:hint="eastAsia"/>
                <w:kern w:val="0"/>
                <w:szCs w:val="21"/>
              </w:rPr>
              <w:t>SSMXLSH</w:t>
            </w:r>
          </w:p>
        </w:tc>
        <w:tc>
          <w:tcPr>
            <w:tcW w:w="850" w:type="dxa"/>
            <w:tcBorders>
              <w:bottom w:val="single" w:sz="4" w:space="0" w:color="auto"/>
            </w:tcBorders>
            <w:shd w:val="clear" w:color="auto" w:fill="FFCC99"/>
            <w:vAlign w:val="center"/>
          </w:tcPr>
          <w:p w:rsidR="005213E8" w:rsidRPr="004E3FEE" w:rsidRDefault="005213E8" w:rsidP="00512E3F">
            <w:pPr>
              <w:widowControl/>
              <w:rPr>
                <w:rFonts w:ascii="宋体" w:hAnsi="宋体"/>
                <w:kern w:val="0"/>
                <w:szCs w:val="21"/>
              </w:rPr>
            </w:pPr>
            <w:r w:rsidRPr="004E3FEE">
              <w:rPr>
                <w:rFonts w:ascii="宋体" w:hAnsi="宋体" w:hint="eastAsia"/>
                <w:kern w:val="0"/>
                <w:szCs w:val="21"/>
              </w:rPr>
              <w:t>字符串</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32</w:t>
            </w:r>
          </w:p>
        </w:tc>
        <w:tc>
          <w:tcPr>
            <w:tcW w:w="709" w:type="dxa"/>
            <w:tcBorders>
              <w:bottom w:val="single" w:sz="4" w:space="0" w:color="auto"/>
            </w:tcBorders>
            <w:shd w:val="clear" w:color="auto" w:fill="FFCC99"/>
            <w:vAlign w:val="center"/>
          </w:tcPr>
          <w:p w:rsidR="005213E8" w:rsidRPr="004E3FEE" w:rsidRDefault="005213E8" w:rsidP="00512E3F">
            <w:pPr>
              <w:widowControl/>
              <w:jc w:val="center"/>
              <w:rPr>
                <w:rFonts w:ascii="宋体" w:hAnsi="宋体"/>
                <w:kern w:val="0"/>
                <w:szCs w:val="21"/>
              </w:rPr>
            </w:pPr>
            <w:r w:rsidRPr="004E3FEE">
              <w:rPr>
                <w:rFonts w:ascii="宋体" w:hAnsi="宋体" w:hint="eastAsia"/>
                <w:kern w:val="0"/>
                <w:szCs w:val="21"/>
              </w:rPr>
              <w:t>必填</w:t>
            </w:r>
          </w:p>
        </w:tc>
        <w:tc>
          <w:tcPr>
            <w:tcW w:w="3260" w:type="dxa"/>
            <w:tcBorders>
              <w:bottom w:val="single" w:sz="4" w:space="0" w:color="auto"/>
            </w:tcBorders>
            <w:shd w:val="clear" w:color="auto" w:fill="FFCC99"/>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复合主键；</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科室名称</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KSMC</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30</w:t>
            </w:r>
          </w:p>
        </w:tc>
        <w:tc>
          <w:tcPr>
            <w:tcW w:w="709"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hint="eastAsia"/>
                <w:color w:val="000000"/>
                <w:kern w:val="0"/>
                <w:szCs w:val="21"/>
              </w:rPr>
              <w:t>KSBM</w:t>
            </w:r>
          </w:p>
        </w:tc>
        <w:tc>
          <w:tcPr>
            <w:tcW w:w="850" w:type="dxa"/>
            <w:vAlign w:val="center"/>
          </w:tcPr>
          <w:p w:rsidR="005213E8" w:rsidRPr="004C0E0D" w:rsidRDefault="005213E8" w:rsidP="00512E3F">
            <w:pPr>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病区名称</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BQMC</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50</w:t>
            </w:r>
          </w:p>
        </w:tc>
        <w:tc>
          <w:tcPr>
            <w:tcW w:w="709"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病房号</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BFH</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10</w:t>
            </w:r>
          </w:p>
        </w:tc>
        <w:tc>
          <w:tcPr>
            <w:tcW w:w="709" w:type="dxa"/>
            <w:vAlign w:val="center"/>
          </w:tcPr>
          <w:p w:rsidR="005213E8" w:rsidRPr="004C0E0D"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病床号</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BCH</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10</w:t>
            </w:r>
          </w:p>
        </w:tc>
        <w:tc>
          <w:tcPr>
            <w:tcW w:w="709" w:type="dxa"/>
            <w:vAlign w:val="center"/>
          </w:tcPr>
          <w:p w:rsidR="005213E8" w:rsidRPr="004C0E0D"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记录日期时间</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JLRQSJ</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D</w:t>
            </w:r>
            <w:r w:rsidRPr="004C0E0D">
              <w:rPr>
                <w:rFonts w:ascii="宋体" w:hAnsi="宋体" w:cs="宋体" w:hint="eastAsia"/>
                <w:color w:val="000000"/>
                <w:kern w:val="0"/>
                <w:szCs w:val="21"/>
              </w:rPr>
              <w:t>atatime</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患者姓名</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HZXM</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32</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性别代码</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年龄（岁）</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NLS</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数值</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3</w:t>
            </w:r>
          </w:p>
        </w:tc>
        <w:tc>
          <w:tcPr>
            <w:tcW w:w="709" w:type="dxa"/>
            <w:tcBorders>
              <w:bottom w:val="single" w:sz="4" w:space="0" w:color="auto"/>
            </w:tcBorders>
          </w:tcPr>
          <w:p w:rsidR="005213E8" w:rsidRDefault="005213E8" w:rsidP="00512E3F">
            <w:pPr>
              <w:jc w:val="center"/>
            </w:pPr>
            <w:r w:rsidRPr="00544EEF">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年龄（月）</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544EEF">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DE09.00.053.00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记录日期时间</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JLRQSJ</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DATETIME</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DE06.00.073.00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麻醉方法代码</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MZFFDM</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2</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见常见检查报告格式（7）</w:t>
            </w:r>
            <w:r w:rsidR="005213E8" w:rsidRPr="004C0E0D">
              <w:rPr>
                <w:rFonts w:ascii="宋体" w:hAnsi="宋体" w:cs="宋体" w:hint="eastAsia"/>
                <w:color w:val="000000"/>
                <w:kern w:val="0"/>
                <w:szCs w:val="21"/>
              </w:rPr>
              <w:t>，CV06.00.103麻醉方法 代码表</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DE05.01.025.00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术后诊断名称</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SHZDMC</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50</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DE05.01.024.00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术后诊断编码</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SHZDBM</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11</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ICD-10</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DE05.01.070.00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诊断依据</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ZDYJ</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1000</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DE09.00.119.00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注意事项</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ZYSX</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1000</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DEQ2.01.039.00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医师签名</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YSQM</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50</w:t>
            </w:r>
          </w:p>
        </w:tc>
        <w:tc>
          <w:tcPr>
            <w:tcW w:w="709" w:type="dxa"/>
            <w:tcBorders>
              <w:bottom w:val="single" w:sz="4" w:space="0" w:color="auto"/>
            </w:tcBorders>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医师</w:t>
            </w:r>
            <w:r w:rsidRPr="004C0E0D">
              <w:rPr>
                <w:rFonts w:ascii="宋体" w:hAnsi="宋体" w:cs="宋体" w:hint="eastAsia"/>
                <w:color w:val="000000"/>
                <w:kern w:val="0"/>
                <w:szCs w:val="21"/>
              </w:rPr>
              <w:t>工号</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YS</w:t>
            </w:r>
            <w:r w:rsidRPr="004C0E0D">
              <w:rPr>
                <w:rFonts w:ascii="宋体" w:hAnsi="宋体" w:cs="宋体" w:hint="eastAsia"/>
                <w:color w:val="000000"/>
                <w:kern w:val="0"/>
                <w:szCs w:val="21"/>
              </w:rPr>
              <w:t>GH</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字符串</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16</w:t>
            </w:r>
          </w:p>
        </w:tc>
        <w:tc>
          <w:tcPr>
            <w:tcW w:w="709" w:type="dxa"/>
            <w:tcBorders>
              <w:bottom w:val="single" w:sz="4" w:space="0" w:color="auto"/>
            </w:tcBorders>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可选</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签名日期时间</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color w:val="000000"/>
                <w:kern w:val="0"/>
                <w:szCs w:val="21"/>
              </w:rPr>
              <w:t>QMRQSJ</w:t>
            </w:r>
          </w:p>
        </w:tc>
        <w:tc>
          <w:tcPr>
            <w:tcW w:w="850"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color w:val="000000"/>
                <w:kern w:val="0"/>
                <w:szCs w:val="21"/>
              </w:rPr>
              <w:t>DATETIME</w:t>
            </w:r>
          </w:p>
        </w:tc>
        <w:tc>
          <w:tcPr>
            <w:tcW w:w="709" w:type="dxa"/>
            <w:shd w:val="clear" w:color="auto" w:fill="auto"/>
            <w:vAlign w:val="center"/>
          </w:tcPr>
          <w:p w:rsidR="005213E8" w:rsidRPr="004C0E0D" w:rsidRDefault="005213E8" w:rsidP="00512E3F">
            <w:pPr>
              <w:widowControl/>
              <w:jc w:val="center"/>
              <w:rPr>
                <w:rFonts w:ascii="宋体" w:hAnsi="宋体" w:cs="宋体"/>
                <w:color w:val="000000"/>
                <w:kern w:val="0"/>
                <w:szCs w:val="21"/>
              </w:rPr>
            </w:pPr>
          </w:p>
        </w:tc>
        <w:tc>
          <w:tcPr>
            <w:tcW w:w="709" w:type="dxa"/>
            <w:vAlign w:val="center"/>
          </w:tcPr>
          <w:p w:rsidR="005213E8" w:rsidRPr="004C0E0D" w:rsidRDefault="005213E8" w:rsidP="00512E3F">
            <w:pPr>
              <w:widowControl/>
              <w:jc w:val="center"/>
              <w:rPr>
                <w:rFonts w:ascii="宋体" w:hAnsi="宋体" w:cs="宋体"/>
                <w:color w:val="000000"/>
                <w:kern w:val="0"/>
                <w:szCs w:val="21"/>
              </w:rPr>
            </w:pPr>
            <w:r w:rsidRPr="004C0E0D">
              <w:rPr>
                <w:rFonts w:ascii="宋体" w:hAnsi="宋体" w:cs="宋体" w:hint="eastAsia"/>
                <w:color w:val="000000"/>
                <w:kern w:val="0"/>
                <w:szCs w:val="21"/>
              </w:rPr>
              <w:t>必填</w:t>
            </w:r>
          </w:p>
        </w:tc>
        <w:tc>
          <w:tcPr>
            <w:tcW w:w="3260" w:type="dxa"/>
            <w:vAlign w:val="center"/>
          </w:tcPr>
          <w:p w:rsidR="005213E8" w:rsidRPr="004C0E0D"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WDDE98.00.004.00</w:t>
            </w:r>
          </w:p>
        </w:tc>
        <w:tc>
          <w:tcPr>
            <w:tcW w:w="2160" w:type="dxa"/>
            <w:vAlign w:val="center"/>
          </w:tcPr>
          <w:p w:rsidR="005213E8" w:rsidRDefault="0049659C" w:rsidP="00512E3F">
            <w:pPr>
              <w:widowControl/>
              <w:jc w:val="left"/>
              <w:rPr>
                <w:rFonts w:ascii="宋体" w:hAnsi="宋体" w:cs="宋体"/>
                <w:color w:val="000000"/>
                <w:kern w:val="0"/>
                <w:szCs w:val="21"/>
              </w:rPr>
            </w:pPr>
            <w:r>
              <w:rPr>
                <w:rFonts w:ascii="宋体" w:hAnsi="宋体" w:cs="宋体" w:hint="eastAsia"/>
                <w:color w:val="000000"/>
                <w:kern w:val="0"/>
                <w:szCs w:val="21"/>
              </w:rPr>
              <w:t>是否有手术明细</w:t>
            </w:r>
          </w:p>
        </w:tc>
        <w:tc>
          <w:tcPr>
            <w:tcW w:w="1281" w:type="dxa"/>
            <w:vAlign w:val="center"/>
          </w:tcPr>
          <w:p w:rsidR="005213E8" w:rsidRPr="004C0E0D" w:rsidRDefault="005213E8" w:rsidP="00512E3F">
            <w:pPr>
              <w:widowControl/>
              <w:jc w:val="left"/>
              <w:rPr>
                <w:rFonts w:ascii="宋体" w:hAnsi="宋体" w:cs="宋体"/>
                <w:color w:val="000000"/>
                <w:kern w:val="0"/>
                <w:szCs w:val="21"/>
              </w:rPr>
            </w:pPr>
            <w:r w:rsidRPr="004C0E0D">
              <w:rPr>
                <w:rFonts w:ascii="宋体" w:hAnsi="宋体" w:cs="宋体" w:hint="eastAsia"/>
                <w:color w:val="000000"/>
                <w:kern w:val="0"/>
                <w:szCs w:val="21"/>
              </w:rPr>
              <w:t>SFYSSJL</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vAlign w:val="center"/>
          </w:tcPr>
          <w:p w:rsidR="005213E8"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F903BA"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32" w:name="_Toc429573936"/>
      <w:r>
        <w:rPr>
          <w:rFonts w:ascii="宋体" w:hAnsi="宋体" w:hint="eastAsia"/>
        </w:rPr>
        <w:t>出院记录</w:t>
      </w:r>
      <w:r w:rsidRPr="001F7DF3">
        <w:rPr>
          <w:rFonts w:hint="eastAsia"/>
        </w:rPr>
        <w:t>（</w:t>
      </w:r>
      <w:r>
        <w:rPr>
          <w:rFonts w:hint="eastAsia"/>
        </w:rPr>
        <w:t>TB_EMR_CYJL</w:t>
      </w:r>
      <w:r w:rsidRPr="001F7DF3">
        <w:rPr>
          <w:rFonts w:hint="eastAsia"/>
        </w:rPr>
        <w:t>）</w:t>
      </w:r>
      <w:bookmarkEnd w:id="332"/>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医疗机构代码</w:t>
            </w:r>
          </w:p>
        </w:tc>
        <w:tc>
          <w:tcPr>
            <w:tcW w:w="1281"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YLJGDM</w:t>
            </w:r>
          </w:p>
        </w:tc>
        <w:tc>
          <w:tcPr>
            <w:tcW w:w="850"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22</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 xml:space="preserve">复合主键； </w:t>
            </w:r>
          </w:p>
        </w:tc>
      </w:tr>
      <w:tr w:rsidR="00E2545B" w:rsidRPr="000348FE" w:rsidTr="00512E3F">
        <w:trPr>
          <w:jc w:val="center"/>
        </w:trPr>
        <w:tc>
          <w:tcPr>
            <w:tcW w:w="2160" w:type="dxa"/>
            <w:tcBorders>
              <w:bottom w:val="single" w:sz="4" w:space="0" w:color="auto"/>
            </w:tcBorders>
            <w:shd w:val="clear" w:color="auto" w:fill="FFCC99"/>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FFCC99"/>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FFCC99"/>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tcBorders>
              <w:bottom w:val="single" w:sz="4" w:space="0" w:color="auto"/>
            </w:tcBorders>
            <w:shd w:val="clear" w:color="auto" w:fill="FFCC99"/>
            <w:vAlign w:val="center"/>
          </w:tcPr>
          <w:p w:rsidR="00E2545B" w:rsidRPr="00D62198" w:rsidRDefault="00E2545B"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复合主键；</w:t>
            </w: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科室名称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KSMC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81411">
              <w:rPr>
                <w:rFonts w:ascii="宋体" w:hAnsi="宋体" w:cs="宋体" w:hint="eastAsia"/>
                <w:color w:val="000000"/>
                <w:kern w:val="0"/>
                <w:szCs w:val="21"/>
              </w:rPr>
              <w:t>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病区名称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BQMC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50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病房号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BFH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10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病床号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BCH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10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患者姓名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HZXM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性别代码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NLS</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数值</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3</w:t>
            </w:r>
          </w:p>
        </w:tc>
        <w:tc>
          <w:tcPr>
            <w:tcW w:w="709" w:type="dxa"/>
            <w:tcBorders>
              <w:bottom w:val="single" w:sz="4" w:space="0" w:color="auto"/>
            </w:tcBorders>
          </w:tcPr>
          <w:p w:rsidR="005213E8" w:rsidRDefault="005213E8" w:rsidP="00512E3F">
            <w:pPr>
              <w:jc w:val="center"/>
            </w:pPr>
            <w:r w:rsidRPr="000566C9">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年龄（月）</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0566C9">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DE06.00.092.00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入</w:t>
            </w:r>
            <w:r w:rsidRPr="00881411">
              <w:rPr>
                <w:rFonts w:ascii="宋体" w:hAnsi="宋体" w:cs="宋体"/>
                <w:color w:val="000000"/>
                <w:kern w:val="0"/>
                <w:szCs w:val="21"/>
              </w:rPr>
              <w:t>院日期时间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RYRQSJ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DE05.10.148.00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入</w:t>
            </w:r>
            <w:r w:rsidRPr="00881411">
              <w:rPr>
                <w:rFonts w:ascii="宋体" w:hAnsi="宋体" w:cs="宋体"/>
                <w:color w:val="000000"/>
                <w:kern w:val="0"/>
                <w:szCs w:val="21"/>
              </w:rPr>
              <w:t>院情况</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RYQK</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DE04.50.128.00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阳性辅助检査结果</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YXFZJJG</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诊疗过程描述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ZLGCMS</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DE06.00.193.00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出院情况</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CYQK</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DE04.01.117.00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出院时症状与体征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CYSZZYTZ</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DE06.00.287.00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出院医嘱</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CYYZ</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1000</w:t>
            </w:r>
          </w:p>
        </w:tc>
        <w:tc>
          <w:tcPr>
            <w:tcW w:w="709" w:type="dxa"/>
            <w:tcBorders>
              <w:bottom w:val="single" w:sz="4" w:space="0" w:color="auto"/>
            </w:tcBorders>
          </w:tcPr>
          <w:p w:rsidR="005213E8" w:rsidRDefault="005213E8" w:rsidP="00512E3F">
            <w:r w:rsidRPr="008F04FC">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住院医师签名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ZYYSQM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住院医师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ZY</w:t>
            </w:r>
            <w:r>
              <w:rPr>
                <w:rFonts w:ascii="宋体" w:hAnsi="宋体" w:cs="宋体" w:hint="eastAsia"/>
                <w:color w:val="000000"/>
                <w:kern w:val="0"/>
                <w:szCs w:val="21"/>
              </w:rPr>
              <w:t>Y</w:t>
            </w:r>
            <w:r w:rsidRPr="008D1EEA">
              <w:rPr>
                <w:rFonts w:ascii="宋体" w:hAnsi="宋体" w:cs="宋体"/>
                <w:color w:val="000000"/>
                <w:kern w:val="0"/>
                <w:szCs w:val="21"/>
              </w:rPr>
              <w:t>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ZZYSQM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ZZ</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ZRYSQM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ZR</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A2DB7" w:rsidRDefault="005213E8" w:rsidP="00512E3F">
            <w:pPr>
              <w:widowControl/>
              <w:jc w:val="left"/>
              <w:rPr>
                <w:rFonts w:cs="宋体"/>
                <w:bCs/>
                <w:kern w:val="0"/>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签名日期时间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QMRQSJ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 xml:space="preserve"> </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是否有中医“四诊”</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SFYZYSZ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1-是；0-否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33" w:name="_Toc429573937"/>
      <w:r>
        <w:rPr>
          <w:rFonts w:ascii="宋体" w:hAnsi="宋体" w:hint="eastAsia"/>
        </w:rPr>
        <w:t>死亡</w:t>
      </w:r>
      <w:r w:rsidRPr="00362555">
        <w:rPr>
          <w:rFonts w:hint="eastAsia"/>
        </w:rPr>
        <w:t>记录</w:t>
      </w:r>
      <w:r w:rsidRPr="001F7DF3">
        <w:rPr>
          <w:rFonts w:hint="eastAsia"/>
        </w:rPr>
        <w:t>（</w:t>
      </w:r>
      <w:r>
        <w:rPr>
          <w:rFonts w:hint="eastAsia"/>
        </w:rPr>
        <w:t>TB_EMR_SWJL</w:t>
      </w:r>
      <w:r w:rsidRPr="001F7DF3">
        <w:rPr>
          <w:rFonts w:hint="eastAsia"/>
        </w:rPr>
        <w:t>）</w:t>
      </w:r>
      <w:bookmarkEnd w:id="333"/>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医疗机构代码</w:t>
            </w:r>
          </w:p>
        </w:tc>
        <w:tc>
          <w:tcPr>
            <w:tcW w:w="1281"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YLJGDM</w:t>
            </w:r>
          </w:p>
        </w:tc>
        <w:tc>
          <w:tcPr>
            <w:tcW w:w="850"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22</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 xml:space="preserve">复合主键； </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54</w:t>
            </w:r>
            <w:r w:rsidRPr="00F30CB1">
              <w:rPr>
                <w:rFonts w:cs="宋体"/>
                <w:bCs/>
                <w:kern w:val="0"/>
              </w:rPr>
              <w:t>.00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Pr>
                <w:rFonts w:ascii="宋体" w:hAnsi="宋体" w:hint="eastAsia"/>
                <w:kern w:val="0"/>
                <w:szCs w:val="21"/>
              </w:rPr>
              <w:t>住院死亡记录流水号</w:t>
            </w:r>
          </w:p>
        </w:tc>
        <w:tc>
          <w:tcPr>
            <w:tcW w:w="1281" w:type="dxa"/>
            <w:tcBorders>
              <w:bottom w:val="single" w:sz="4" w:space="0" w:color="auto"/>
            </w:tcBorders>
            <w:shd w:val="clear" w:color="auto" w:fill="FFCC99"/>
            <w:vAlign w:val="center"/>
          </w:tcPr>
          <w:p w:rsidR="005213E8" w:rsidRPr="000348FE" w:rsidRDefault="005213E8" w:rsidP="00512E3F">
            <w:pPr>
              <w:widowControl/>
              <w:ind w:rightChars="-30" w:right="-63"/>
              <w:rPr>
                <w:rFonts w:ascii="宋体" w:hAnsi="宋体"/>
                <w:kern w:val="0"/>
                <w:szCs w:val="21"/>
              </w:rPr>
            </w:pPr>
            <w:r>
              <w:rPr>
                <w:rFonts w:ascii="宋体" w:hAnsi="宋体" w:hint="eastAsia"/>
                <w:kern w:val="0"/>
                <w:szCs w:val="21"/>
              </w:rPr>
              <w:t>ZYSWJLLSH</w:t>
            </w:r>
          </w:p>
        </w:tc>
        <w:tc>
          <w:tcPr>
            <w:tcW w:w="85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3260"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科室名称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KSMC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81411">
              <w:rPr>
                <w:rFonts w:ascii="宋体" w:hAnsi="宋体" w:cs="宋体" w:hint="eastAsia"/>
                <w:color w:val="000000"/>
                <w:kern w:val="0"/>
                <w:szCs w:val="21"/>
              </w:rPr>
              <w:t>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病区名称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BQMC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50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病房号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BFH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病床号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BCH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10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患者姓名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HZXM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性别代码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NLS</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数值</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3</w:t>
            </w:r>
          </w:p>
        </w:tc>
        <w:tc>
          <w:tcPr>
            <w:tcW w:w="709" w:type="dxa"/>
            <w:tcBorders>
              <w:bottom w:val="single" w:sz="4" w:space="0" w:color="auto"/>
            </w:tcBorders>
          </w:tcPr>
          <w:p w:rsidR="005213E8" w:rsidRDefault="005213E8" w:rsidP="00512E3F">
            <w:pPr>
              <w:jc w:val="center"/>
            </w:pPr>
            <w:r w:rsidRPr="00C301A7">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年龄（月）</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C301A7">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DE05.10.148.00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入</w:t>
            </w:r>
            <w:r w:rsidRPr="00881411">
              <w:rPr>
                <w:rFonts w:ascii="宋体" w:hAnsi="宋体" w:cs="宋体"/>
                <w:color w:val="000000"/>
                <w:kern w:val="0"/>
                <w:szCs w:val="21"/>
              </w:rPr>
              <w:t>院情况</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RYQK</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DE06.00.296.00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诊疗过程描述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ZLGCMS</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死亡日期时间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SWRQSJ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 xml:space="preserve"> </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DE05.01.025.00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直接死亡原因名称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ZJSWYYMC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50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DE05.01.024.00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直接死亡原因编码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ZJSWYYBM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11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ICD-10</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w:t>
            </w:r>
            <w:r w:rsidRPr="00F30CB1">
              <w:rPr>
                <w:rFonts w:cs="宋体" w:hint="eastAsia"/>
                <w:bCs/>
                <w:kern w:val="0"/>
              </w:rPr>
              <w:t>11</w:t>
            </w:r>
            <w:r w:rsidRPr="00F30CB1">
              <w:rPr>
                <w:rFonts w:cs="宋体"/>
                <w:bCs/>
                <w:kern w:val="0"/>
              </w:rPr>
              <w:t>5.00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家属是否同意尸体解剖标志</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Pr>
                <w:rFonts w:ascii="宋体" w:hAnsi="宋体" w:cs="宋体"/>
                <w:color w:val="000000"/>
                <w:kern w:val="0"/>
                <w:szCs w:val="21"/>
              </w:rPr>
              <w:t>JSFTY</w:t>
            </w:r>
            <w:r w:rsidRPr="00881411">
              <w:rPr>
                <w:rFonts w:ascii="宋体" w:hAnsi="宋体" w:cs="宋体"/>
                <w:color w:val="000000"/>
                <w:kern w:val="0"/>
                <w:szCs w:val="21"/>
              </w:rPr>
              <w:t>TJPBZ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1-是；2-否</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住院医师签名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ZYYSQM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住院医师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ZY</w:t>
            </w:r>
            <w:r>
              <w:rPr>
                <w:rFonts w:ascii="宋体" w:hAnsi="宋体" w:cs="宋体" w:hint="eastAsia"/>
                <w:color w:val="000000"/>
                <w:kern w:val="0"/>
                <w:szCs w:val="21"/>
              </w:rPr>
              <w:t>Y</w:t>
            </w:r>
            <w:r w:rsidRPr="008D1EEA">
              <w:rPr>
                <w:rFonts w:ascii="宋体" w:hAnsi="宋体" w:cs="宋体"/>
                <w:color w:val="000000"/>
                <w:kern w:val="0"/>
                <w:szCs w:val="21"/>
              </w:rPr>
              <w:t>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ZZYSQM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ZZ</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ZRYSQM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ZR</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r w:rsidRPr="00023D6E">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签名日期时间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QMRQSJ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 xml:space="preserve"> </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E9140E" w:rsidRDefault="005213E8" w:rsidP="005213E8">
      <w:pPr>
        <w:pStyle w:val="3"/>
        <w:rPr>
          <w:rFonts w:ascii="宋体" w:hAnsi="宋体"/>
        </w:rPr>
      </w:pPr>
      <w:bookmarkStart w:id="334" w:name="_Toc429573938"/>
      <w:r>
        <w:rPr>
          <w:rFonts w:ascii="宋体" w:hAnsi="宋体" w:hint="eastAsia"/>
        </w:rPr>
        <w:t>死亡病例讨论记录</w:t>
      </w:r>
      <w:r w:rsidRPr="001F7DF3">
        <w:rPr>
          <w:rFonts w:hint="eastAsia"/>
        </w:rPr>
        <w:t>（</w:t>
      </w:r>
      <w:r>
        <w:rPr>
          <w:rFonts w:hint="eastAsia"/>
        </w:rPr>
        <w:t>TB_EMR_SWBLTLJL</w:t>
      </w:r>
      <w:r w:rsidRPr="001F7DF3">
        <w:rPr>
          <w:rFonts w:hint="eastAsia"/>
        </w:rPr>
        <w:t>）</w:t>
      </w:r>
      <w:bookmarkEnd w:id="334"/>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850"/>
        <w:gridCol w:w="709"/>
        <w:gridCol w:w="709"/>
        <w:gridCol w:w="3260"/>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850"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2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说明</w:t>
            </w:r>
          </w:p>
        </w:tc>
      </w:tr>
      <w:tr w:rsidR="005213E8" w:rsidRPr="000348F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医疗机构代码</w:t>
            </w:r>
          </w:p>
        </w:tc>
        <w:tc>
          <w:tcPr>
            <w:tcW w:w="1281"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YLJGDM</w:t>
            </w:r>
          </w:p>
        </w:tc>
        <w:tc>
          <w:tcPr>
            <w:tcW w:w="850"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22</w:t>
            </w:r>
          </w:p>
        </w:tc>
        <w:tc>
          <w:tcPr>
            <w:tcW w:w="709" w:type="dxa"/>
            <w:shd w:val="clear" w:color="auto" w:fill="FFCC99"/>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shd w:val="clear" w:color="auto" w:fill="FFCC99"/>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hint="eastAsia"/>
                <w:color w:val="000000"/>
                <w:kern w:val="0"/>
                <w:szCs w:val="21"/>
              </w:rPr>
              <w:t>复合主键</w:t>
            </w:r>
          </w:p>
        </w:tc>
      </w:tr>
      <w:tr w:rsidR="005213E8" w:rsidRPr="000348F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55</w:t>
            </w:r>
            <w:r w:rsidRPr="00F30CB1">
              <w:rPr>
                <w:rFonts w:cs="宋体"/>
                <w:bCs/>
                <w:kern w:val="0"/>
              </w:rPr>
              <w:t>.00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Pr>
                <w:rFonts w:ascii="宋体" w:hAnsi="宋体" w:hint="eastAsia"/>
                <w:kern w:val="0"/>
                <w:szCs w:val="21"/>
              </w:rPr>
              <w:t>死亡病例讨论记录流水号</w:t>
            </w:r>
          </w:p>
        </w:tc>
        <w:tc>
          <w:tcPr>
            <w:tcW w:w="1281" w:type="dxa"/>
            <w:tcBorders>
              <w:bottom w:val="single" w:sz="4" w:space="0" w:color="auto"/>
            </w:tcBorders>
            <w:shd w:val="clear" w:color="auto" w:fill="FFCC99"/>
            <w:vAlign w:val="center"/>
          </w:tcPr>
          <w:p w:rsidR="005213E8" w:rsidRPr="000348FE" w:rsidRDefault="005213E8" w:rsidP="00512E3F">
            <w:pPr>
              <w:widowControl/>
              <w:ind w:rightChars="-30" w:right="-63"/>
              <w:rPr>
                <w:rFonts w:ascii="宋体" w:hAnsi="宋体"/>
                <w:kern w:val="0"/>
                <w:szCs w:val="21"/>
              </w:rPr>
            </w:pPr>
            <w:r>
              <w:rPr>
                <w:rFonts w:ascii="宋体" w:hAnsi="宋体" w:hint="eastAsia"/>
                <w:kern w:val="0"/>
                <w:szCs w:val="21"/>
              </w:rPr>
              <w:t>SWBLTLJLSH</w:t>
            </w:r>
          </w:p>
        </w:tc>
        <w:tc>
          <w:tcPr>
            <w:tcW w:w="850"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hint="eastAsia"/>
                <w:kern w:val="0"/>
                <w:szCs w:val="21"/>
              </w:rPr>
              <w:t>64</w:t>
            </w:r>
          </w:p>
        </w:tc>
        <w:tc>
          <w:tcPr>
            <w:tcW w:w="709"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3260"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E2545B" w:rsidRPr="000348F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bCs/>
                <w:kern w:val="0"/>
              </w:rPr>
              <w:t>DE01.00.014.00</w:t>
            </w:r>
          </w:p>
        </w:tc>
        <w:tc>
          <w:tcPr>
            <w:tcW w:w="21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住院号</w:t>
            </w:r>
          </w:p>
        </w:tc>
        <w:tc>
          <w:tcPr>
            <w:tcW w:w="1281" w:type="dxa"/>
            <w:shd w:val="clear" w:color="auto" w:fill="auto"/>
            <w:vAlign w:val="center"/>
          </w:tcPr>
          <w:p w:rsidR="00E2545B" w:rsidRPr="00D62198" w:rsidRDefault="00E2545B" w:rsidP="00512E3F">
            <w:pPr>
              <w:widowControl/>
              <w:jc w:val="left"/>
              <w:rPr>
                <w:rFonts w:ascii="宋体" w:hAnsi="宋体" w:cs="宋体"/>
                <w:color w:val="000000"/>
                <w:kern w:val="0"/>
                <w:szCs w:val="21"/>
              </w:rPr>
            </w:pPr>
            <w:r w:rsidRPr="00D62198">
              <w:rPr>
                <w:rFonts w:ascii="宋体" w:hAnsi="宋体" w:cs="宋体"/>
                <w:color w:val="000000"/>
                <w:kern w:val="0"/>
                <w:szCs w:val="21"/>
              </w:rPr>
              <w:t>ZYH</w:t>
            </w:r>
          </w:p>
        </w:tc>
        <w:tc>
          <w:tcPr>
            <w:tcW w:w="850"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shd w:val="clear" w:color="auto" w:fill="auto"/>
            <w:vAlign w:val="center"/>
          </w:tcPr>
          <w:p w:rsidR="00E2545B" w:rsidRPr="00D62198" w:rsidRDefault="00E2545B" w:rsidP="00512E3F">
            <w:pPr>
              <w:widowControl/>
              <w:jc w:val="center"/>
              <w:rPr>
                <w:rFonts w:ascii="宋体" w:hAnsi="宋体" w:cs="宋体"/>
                <w:color w:val="000000"/>
                <w:kern w:val="0"/>
                <w:szCs w:val="21"/>
              </w:rPr>
            </w:pPr>
            <w:r w:rsidRPr="00D62198">
              <w:rPr>
                <w:rFonts w:ascii="宋体" w:hAnsi="宋体" w:cs="宋体" w:hint="eastAsia"/>
                <w:color w:val="000000"/>
                <w:kern w:val="0"/>
                <w:szCs w:val="21"/>
              </w:rPr>
              <w:t>必填</w:t>
            </w:r>
          </w:p>
        </w:tc>
        <w:tc>
          <w:tcPr>
            <w:tcW w:w="3260" w:type="dxa"/>
            <w:shd w:val="clear" w:color="auto" w:fill="auto"/>
            <w:vAlign w:val="center"/>
          </w:tcPr>
          <w:p w:rsidR="00E2545B" w:rsidRPr="00D62198" w:rsidRDefault="00E2545B"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850"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260"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科室名称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KSMC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881411">
              <w:rPr>
                <w:rFonts w:ascii="宋体" w:hAnsi="宋体" w:cs="宋体" w:hint="eastAsia"/>
                <w:color w:val="000000"/>
                <w:kern w:val="0"/>
                <w:szCs w:val="21"/>
              </w:rPr>
              <w:t>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KSBM</w:t>
            </w:r>
          </w:p>
        </w:tc>
        <w:tc>
          <w:tcPr>
            <w:tcW w:w="850"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709"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260"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DE08.10.054.00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病区名称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BQMC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50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DE01.00.019.00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病房号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BFH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10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DE01.00.026.00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病床号</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BCH</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10</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患者姓名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HZXM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DE02.01.040.00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性别代码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XBDM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GB/T 2261.1—2003</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DE02.01.026.00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NLS</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数值</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3</w:t>
            </w:r>
          </w:p>
        </w:tc>
        <w:tc>
          <w:tcPr>
            <w:tcW w:w="709" w:type="dxa"/>
            <w:tcBorders>
              <w:bottom w:val="single" w:sz="4" w:space="0" w:color="auto"/>
            </w:tcBorders>
          </w:tcPr>
          <w:p w:rsidR="005213E8" w:rsidRDefault="005213E8" w:rsidP="00512E3F">
            <w:pPr>
              <w:jc w:val="center"/>
            </w:pPr>
            <w:r w:rsidRPr="00A127D8">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DE02.01.032.00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年龄（月）</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NLY</w:t>
            </w:r>
          </w:p>
        </w:tc>
        <w:tc>
          <w:tcPr>
            <w:tcW w:w="850" w:type="dxa"/>
            <w:vAlign w:val="center"/>
          </w:tcPr>
          <w:p w:rsidR="005213E8" w:rsidRPr="004A7568" w:rsidRDefault="005213E8" w:rsidP="00512E3F">
            <w:pPr>
              <w:widowControl/>
              <w:jc w:val="center"/>
              <w:rPr>
                <w:rFonts w:ascii="宋体" w:hAnsi="宋体" w:cs="宋体"/>
                <w:color w:val="000000"/>
                <w:kern w:val="0"/>
                <w:szCs w:val="21"/>
              </w:rPr>
            </w:pPr>
            <w:r>
              <w:rPr>
                <w:rFonts w:ascii="宋体" w:hAnsi="宋体" w:cs="宋体"/>
                <w:color w:val="000000"/>
                <w:kern w:val="0"/>
                <w:szCs w:val="21"/>
              </w:rPr>
              <w:t>数值</w:t>
            </w:r>
          </w:p>
        </w:tc>
        <w:tc>
          <w:tcPr>
            <w:tcW w:w="709" w:type="dxa"/>
            <w:shd w:val="clear" w:color="auto" w:fill="auto"/>
            <w:vAlign w:val="center"/>
          </w:tcPr>
          <w:p w:rsidR="005213E8" w:rsidRPr="004A7568" w:rsidRDefault="005213E8" w:rsidP="00512E3F">
            <w:pPr>
              <w:widowControl/>
              <w:jc w:val="center"/>
              <w:rPr>
                <w:rFonts w:ascii="宋体" w:hAnsi="宋体" w:cs="宋体"/>
                <w:color w:val="000000"/>
                <w:kern w:val="0"/>
                <w:szCs w:val="21"/>
              </w:rPr>
            </w:pPr>
            <w:r w:rsidRPr="004A7568">
              <w:rPr>
                <w:rFonts w:ascii="宋体" w:hAnsi="宋体" w:cs="宋体"/>
                <w:color w:val="000000"/>
                <w:kern w:val="0"/>
                <w:szCs w:val="21"/>
              </w:rPr>
              <w:t>3</w:t>
            </w:r>
          </w:p>
        </w:tc>
        <w:tc>
          <w:tcPr>
            <w:tcW w:w="709" w:type="dxa"/>
            <w:tcBorders>
              <w:bottom w:val="single" w:sz="4" w:space="0" w:color="auto"/>
            </w:tcBorders>
          </w:tcPr>
          <w:p w:rsidR="005213E8" w:rsidRDefault="005213E8" w:rsidP="00512E3F">
            <w:pPr>
              <w:jc w:val="center"/>
            </w:pPr>
            <w:r w:rsidRPr="00A127D8">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DE06.00.218.00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讨论日期时间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TLRQSJ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 xml:space="preserve"> </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DE06.00.274.00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讨论地点</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TLDD</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50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主持人姓名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ZCRXM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DE08.30.032.00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参加讨论人员名单</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CJTLRYMD</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DE08.30.031.00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专业技术职务类别代码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ZYJSZWLBDM</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B93936" w:rsidP="00512E3F">
            <w:pPr>
              <w:widowControl/>
              <w:jc w:val="left"/>
              <w:rPr>
                <w:rFonts w:ascii="宋体" w:hAnsi="宋体" w:cs="宋体"/>
                <w:color w:val="000000"/>
                <w:kern w:val="0"/>
                <w:szCs w:val="21"/>
              </w:rPr>
            </w:pPr>
            <w:r>
              <w:rPr>
                <w:rFonts w:cs="宋体" w:hint="eastAsia"/>
                <w:bCs/>
                <w:kern w:val="0"/>
              </w:rPr>
              <w:t>见抢救记录说明（</w:t>
            </w:r>
            <w:r>
              <w:rPr>
                <w:rFonts w:cs="宋体" w:hint="eastAsia"/>
                <w:bCs/>
                <w:kern w:val="0"/>
              </w:rPr>
              <w:t>1</w:t>
            </w:r>
            <w:r>
              <w:rPr>
                <w:rFonts w:cs="宋体" w:hint="eastAsia"/>
                <w:bCs/>
                <w:kern w:val="0"/>
              </w:rPr>
              <w:t>）</w:t>
            </w:r>
            <w:r w:rsidR="005213E8" w:rsidRPr="00881411">
              <w:rPr>
                <w:rFonts w:ascii="宋体" w:hAnsi="宋体" w:cs="宋体" w:hint="eastAsia"/>
                <w:color w:val="000000"/>
                <w:kern w:val="0"/>
                <w:szCs w:val="21"/>
              </w:rPr>
              <w:t>，</w:t>
            </w:r>
            <w:r w:rsidR="005213E8" w:rsidRPr="00881411">
              <w:rPr>
                <w:rFonts w:ascii="宋体" w:hAnsi="宋体" w:cs="宋体"/>
                <w:color w:val="000000"/>
                <w:kern w:val="0"/>
                <w:szCs w:val="21"/>
              </w:rPr>
              <w:t>CV08.30.005专业技术 职务类别代码表</w:t>
            </w:r>
            <w:r w:rsidR="005213E8">
              <w:rPr>
                <w:rFonts w:ascii="宋体" w:hAnsi="宋体" w:cs="宋体" w:hint="eastAsia"/>
                <w:color w:val="000000"/>
                <w:kern w:val="0"/>
                <w:szCs w:val="21"/>
              </w:rPr>
              <w:t>，</w:t>
            </w:r>
            <w:r w:rsidR="005213E8" w:rsidRPr="00643597">
              <w:rPr>
                <w:rFonts w:ascii="宋体" w:hAnsi="宋体" w:cs="宋体" w:hint="eastAsia"/>
                <w:kern w:val="0"/>
                <w:szCs w:val="21"/>
              </w:rPr>
              <w:t>有多项时用“</w:t>
            </w:r>
            <w:r w:rsidR="005213E8">
              <w:rPr>
                <w:rFonts w:ascii="宋体" w:hAnsi="宋体" w:cs="宋体" w:hint="eastAsia"/>
                <w:kern w:val="0"/>
                <w:szCs w:val="21"/>
              </w:rPr>
              <w:t>；</w:t>
            </w:r>
            <w:r w:rsidR="005213E8" w:rsidRPr="00643597">
              <w:rPr>
                <w:rFonts w:ascii="宋体" w:hAnsi="宋体" w:cs="宋体" w:hint="eastAsia"/>
                <w:kern w:val="0"/>
                <w:szCs w:val="21"/>
              </w:rPr>
              <w:t>”隔开</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DE05.01.025.00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直接死亡原因名称</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ZJSWYYMC</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50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DE05.01.021.00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直接死亡原因编码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ZJSWYYBM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11</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ICD-10</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DE06.00.181.00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死亡讨论记录</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SWTLJL</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lastRenderedPageBreak/>
              <w:t>DE06.00.018.00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主持人总结意见</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ZCRZJYJ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2000</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ZZYSQM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ZZ</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DE02.01.039.00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主任医师签名</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ZRYSQM</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字符串</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709" w:type="dxa"/>
            <w:tcBorders>
              <w:bottom w:val="single" w:sz="4" w:space="0" w:color="auto"/>
            </w:tcBorders>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主任医师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881411">
              <w:rPr>
                <w:rFonts w:ascii="宋体" w:hAnsi="宋体" w:cs="宋体"/>
                <w:color w:val="000000"/>
                <w:kern w:val="0"/>
                <w:szCs w:val="21"/>
              </w:rPr>
              <w:t>ZR</w:t>
            </w:r>
            <w:r w:rsidRPr="008D1EEA">
              <w:rPr>
                <w:rFonts w:ascii="宋体" w:hAnsi="宋体" w:cs="宋体"/>
                <w:color w:val="000000"/>
                <w:kern w:val="0"/>
                <w:szCs w:val="21"/>
              </w:rPr>
              <w:t>YS</w:t>
            </w:r>
            <w:r w:rsidRPr="003652A8">
              <w:rPr>
                <w:rFonts w:ascii="宋体" w:hAnsi="宋体" w:hint="eastAsia"/>
                <w:color w:val="000000"/>
                <w:szCs w:val="21"/>
              </w:rPr>
              <w:t>GH</w:t>
            </w:r>
          </w:p>
        </w:tc>
        <w:tc>
          <w:tcPr>
            <w:tcW w:w="850"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709"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709" w:type="dxa"/>
            <w:tcBorders>
              <w:bottom w:val="single" w:sz="4" w:space="0" w:color="auto"/>
            </w:tcBorders>
          </w:tcPr>
          <w:p w:rsidR="005213E8" w:rsidRDefault="005213E8" w:rsidP="00512E3F">
            <w:pPr>
              <w:jc w:val="center"/>
            </w:pPr>
            <w:r w:rsidRPr="00023D6E">
              <w:rPr>
                <w:rFonts w:ascii="宋体" w:hAnsi="宋体" w:hint="eastAsia"/>
                <w:szCs w:val="21"/>
              </w:rPr>
              <w:t>可选</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DE09.00.053.00</w:t>
            </w:r>
          </w:p>
        </w:tc>
        <w:tc>
          <w:tcPr>
            <w:tcW w:w="2160"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签名日期时间</w:t>
            </w:r>
          </w:p>
        </w:tc>
        <w:tc>
          <w:tcPr>
            <w:tcW w:w="1281" w:type="dxa"/>
            <w:vAlign w:val="center"/>
          </w:tcPr>
          <w:p w:rsidR="005213E8" w:rsidRPr="00881411" w:rsidRDefault="005213E8" w:rsidP="00512E3F">
            <w:pPr>
              <w:widowControl/>
              <w:jc w:val="left"/>
              <w:rPr>
                <w:rFonts w:ascii="宋体" w:hAnsi="宋体" w:cs="宋体"/>
                <w:color w:val="000000"/>
                <w:kern w:val="0"/>
                <w:szCs w:val="21"/>
              </w:rPr>
            </w:pPr>
            <w:r w:rsidRPr="00881411">
              <w:rPr>
                <w:rFonts w:ascii="宋体" w:hAnsi="宋体" w:cs="宋体"/>
                <w:color w:val="000000"/>
                <w:kern w:val="0"/>
                <w:szCs w:val="21"/>
              </w:rPr>
              <w:t>QMRQSJ</w:t>
            </w:r>
          </w:p>
        </w:tc>
        <w:tc>
          <w:tcPr>
            <w:tcW w:w="850"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DATETIME</w:t>
            </w:r>
          </w:p>
        </w:tc>
        <w:tc>
          <w:tcPr>
            <w:tcW w:w="709" w:type="dxa"/>
            <w:shd w:val="clear" w:color="auto" w:fill="auto"/>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color w:val="000000"/>
                <w:kern w:val="0"/>
                <w:szCs w:val="21"/>
              </w:rPr>
              <w:t xml:space="preserve"> </w:t>
            </w:r>
          </w:p>
        </w:tc>
        <w:tc>
          <w:tcPr>
            <w:tcW w:w="709" w:type="dxa"/>
            <w:vAlign w:val="center"/>
          </w:tcPr>
          <w:p w:rsidR="005213E8" w:rsidRPr="00881411" w:rsidRDefault="005213E8" w:rsidP="00512E3F">
            <w:pPr>
              <w:widowControl/>
              <w:jc w:val="center"/>
              <w:rPr>
                <w:rFonts w:ascii="宋体" w:hAnsi="宋体" w:cs="宋体"/>
                <w:color w:val="000000"/>
                <w:kern w:val="0"/>
                <w:szCs w:val="21"/>
              </w:rPr>
            </w:pPr>
            <w:r w:rsidRPr="00881411">
              <w:rPr>
                <w:rFonts w:ascii="宋体" w:hAnsi="宋体" w:cs="宋体" w:hint="eastAsia"/>
                <w:color w:val="000000"/>
                <w:kern w:val="0"/>
                <w:szCs w:val="21"/>
              </w:rPr>
              <w:t>必填</w:t>
            </w:r>
          </w:p>
        </w:tc>
        <w:tc>
          <w:tcPr>
            <w:tcW w:w="3260" w:type="dxa"/>
            <w:vAlign w:val="center"/>
          </w:tcPr>
          <w:p w:rsidR="005213E8" w:rsidRPr="00881411" w:rsidRDefault="005213E8" w:rsidP="00512E3F">
            <w:pPr>
              <w:widowControl/>
              <w:jc w:val="left"/>
              <w:rPr>
                <w:rFonts w:ascii="宋体" w:hAnsi="宋体" w:cs="宋体"/>
                <w:color w:val="000000"/>
                <w:kern w:val="0"/>
                <w:szCs w:val="21"/>
              </w:rPr>
            </w:pP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850"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bottom w:val="single" w:sz="4" w:space="0" w:color="auto"/>
            </w:tcBorders>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2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8D1EEA">
              <w:rPr>
                <w:rFonts w:ascii="宋体" w:hAnsi="宋体" w:cs="宋体" w:hint="eastAsia"/>
                <w:color w:val="000000"/>
                <w:kern w:val="0"/>
                <w:szCs w:val="21"/>
              </w:rPr>
              <w:t>说明（5）</w:t>
            </w:r>
          </w:p>
        </w:tc>
      </w:tr>
      <w:tr w:rsidR="005213E8" w:rsidRPr="000348F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850"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tcBorders>
              <w:bottom w:val="single" w:sz="4" w:space="0" w:color="auto"/>
            </w:tcBorders>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260"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Default="005213E8" w:rsidP="00093F99">
      <w:pPr>
        <w:spacing w:beforeLines="50" w:line="360" w:lineRule="auto"/>
        <w:rPr>
          <w:rFonts w:ascii="宋体" w:hAnsi="宋体"/>
          <w:sz w:val="24"/>
          <w:szCs w:val="24"/>
        </w:rPr>
      </w:pPr>
    </w:p>
    <w:p w:rsidR="005213E8" w:rsidRDefault="005213E8" w:rsidP="00093F99">
      <w:pPr>
        <w:spacing w:beforeLines="50" w:line="360" w:lineRule="auto"/>
        <w:rPr>
          <w:rFonts w:ascii="宋体" w:hAnsi="宋体"/>
          <w:sz w:val="24"/>
          <w:szCs w:val="24"/>
        </w:rPr>
      </w:pPr>
    </w:p>
    <w:p w:rsidR="005213E8" w:rsidRDefault="005213E8" w:rsidP="005213E8"/>
    <w:p w:rsidR="005213E8" w:rsidRPr="00362555" w:rsidRDefault="005213E8" w:rsidP="0049659C">
      <w:pPr>
        <w:pStyle w:val="2"/>
      </w:pPr>
      <w:bookmarkStart w:id="335" w:name="_Toc429573939"/>
      <w:r w:rsidRPr="00362555">
        <w:rPr>
          <w:rFonts w:hint="eastAsia"/>
        </w:rPr>
        <w:t>转诊（院）记录</w:t>
      </w:r>
      <w:bookmarkEnd w:id="335"/>
    </w:p>
    <w:p w:rsidR="005213E8" w:rsidRPr="004E32DC" w:rsidRDefault="005213E8" w:rsidP="005213E8">
      <w:pPr>
        <w:rPr>
          <w:rFonts w:ascii="宋体" w:hAnsi="宋体"/>
          <w:b/>
        </w:rPr>
      </w:pPr>
      <w:r w:rsidRPr="004E32DC">
        <w:rPr>
          <w:rFonts w:hint="eastAsia"/>
          <w:b/>
        </w:rPr>
        <w:t>转诊（院）记录关系如下图：</w:t>
      </w:r>
    </w:p>
    <w:p w:rsidR="005213E8" w:rsidRDefault="00375C9C" w:rsidP="005213E8">
      <w:r>
        <w:pict>
          <v:group id="_x0000_s1026" editas="canvas" style="width:415.3pt;height:200.95pt;mso-position-horizontal-relative:char;mso-position-vertical-relative:line" coordorigin="1800,2899" coordsize="8306,4019">
            <o:lock v:ext="edit" aspectratio="t"/>
            <v:shape id="_x0000_s1027" type="#_x0000_t75" style="position:absolute;left:1800;top:2899;width:8306;height:4019" o:preferrelative="f">
              <v:fill o:detectmouseclick="t"/>
              <v:path o:extrusionok="t" o:connecttype="none"/>
              <o:lock v:ext="edit" text="t"/>
            </v:shape>
            <v:shape id="_x0000_s1028" type="#_x0000_t32" style="position:absolute;left:3072;top:3686;width:13;height:1099" o:connectortype="straight">
              <v:stroke endarrow="block"/>
            </v:shape>
            <v:rect id="_x0000_s1029" style="position:absolute;left:2219;top:3161;width:1705;height:525" fillcolor="#b2a1c7" strokecolor="#b2a1c7" strokeweight="1pt">
              <v:fill color2="#e5dfec" angle="-45" focus="-50%" type="gradient"/>
              <v:shadow on="t" type="perspective" color="#3f3151" opacity=".5" offset="1pt" offset2="-3pt"/>
              <v:textbox style="mso-next-textbox:#_x0000_s1029">
                <w:txbxContent>
                  <w:p w:rsidR="008F7C35" w:rsidRDefault="008F7C35" w:rsidP="005213E8">
                    <w:r>
                      <w:rPr>
                        <w:rFonts w:hint="eastAsia"/>
                      </w:rPr>
                      <w:t>患者基本信息</w:t>
                    </w:r>
                  </w:p>
                </w:txbxContent>
              </v:textbox>
            </v:rect>
            <v:rect id="_x0000_s1030" style="position:absolute;left:2335;top:4785;width:1500;height:525" fillcolor="#b2a1c7" strokecolor="#b2a1c7" strokeweight="1pt">
              <v:fill color2="#e5dfec" angle="-45" focus="-50%" type="gradient"/>
              <v:shadow on="t" type="perspective" color="#3f3151" opacity=".5" offset="1pt" offset2="-3pt"/>
              <v:textbox style="mso-next-textbox:#_x0000_s1030">
                <w:txbxContent>
                  <w:p w:rsidR="008F7C35" w:rsidRDefault="008F7C35" w:rsidP="005213E8">
                    <w:r>
                      <w:rPr>
                        <w:rFonts w:hint="eastAsia"/>
                      </w:rPr>
                      <w:t>入院记录表</w:t>
                    </w:r>
                  </w:p>
                </w:txbxContent>
              </v:textbox>
            </v:rect>
            <v:shape id="_x0000_s1031" type="#_x0000_t32" style="position:absolute;left:3835;top:5048;width:1294;height:32" o:connectortype="straight">
              <v:stroke endarrow="block"/>
            </v:shape>
            <v:rect id="_x0000_s1032" style="position:absolute;left:5129;top:4832;width:1861;height:495" fillcolor="#fabf8f" strokecolor="#fabf8f" strokeweight="1pt">
              <v:fill color2="#fde9d9" angle="-45" focus="-50%" type="gradient"/>
              <v:shadow on="t" type="perspective" color="#974706" opacity=".5" offset="1pt" offset2="-3pt"/>
              <v:textbox style="mso-next-textbox:#_x0000_s1032">
                <w:txbxContent>
                  <w:p w:rsidR="008F7C35" w:rsidRDefault="008F7C35" w:rsidP="005213E8">
                    <w:r>
                      <w:rPr>
                        <w:rFonts w:hint="eastAsia"/>
                      </w:rPr>
                      <w:t>转诊（院）记录</w:t>
                    </w:r>
                  </w:p>
                </w:txbxContent>
              </v:textbox>
            </v:rect>
            <v:shape id="_x0000_s1033" type="#_x0000_t32" style="position:absolute;left:6990;top:5065;width:997;height:15;flip:y" o:connectortype="straight">
              <v:stroke endarrow="block"/>
            </v:shape>
            <v:rect id="_x0000_s1034" style="position:absolute;left:7987;top:4832;width:1519;height:465" fillcolor="#92cddc" strokecolor="#92cddc" strokeweight="1pt">
              <v:fill color2="#daeef3" angle="-45" focus="-50%" type="gradient"/>
              <v:shadow on="t" type="perspective" color="#205867" opacity=".5" offset="1pt" offset2="-3pt"/>
              <v:textbox style="mso-next-textbox:#_x0000_s1034">
                <w:txbxContent>
                  <w:p w:rsidR="008F7C35" w:rsidRDefault="008F7C35" w:rsidP="005213E8">
                    <w:r>
                      <w:rPr>
                        <w:rFonts w:hint="eastAsia"/>
                      </w:rPr>
                      <w:t>诊断明细表</w:t>
                    </w:r>
                  </w:p>
                </w:txbxContent>
              </v:textbox>
            </v:rect>
            <v:shape id="_x0000_s1035" type="#_x0000_t202" style="position:absolute;left:2654;top:3884;width:946;height:436" filled="f" stroked="f">
              <v:textbox style="mso-next-textbox:#_x0000_s1035">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36" type="#_x0000_t202" style="position:absolute;left:3924;top:5173;width:946;height:436" filled="f" stroked="f">
              <v:textbox style="mso-next-textbox:#_x0000_s1036">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v:shape id="_x0000_s1037" type="#_x0000_t202" style="position:absolute;left:7041;top:5173;width:946;height:436" filled="f" stroked="f">
              <v:textbox style="mso-next-textbox:#_x0000_s1037">
                <w:txbxContent>
                  <w:p w:rsidR="008F7C35" w:rsidRPr="00BF45D2" w:rsidRDefault="008F7C35" w:rsidP="005213E8">
                    <w:pPr>
                      <w:widowControl/>
                      <w:jc w:val="left"/>
                      <w:rPr>
                        <w:rFonts w:ascii="宋体" w:hAnsi="宋体" w:cs="宋体"/>
                        <w:kern w:val="0"/>
                        <w:sz w:val="16"/>
                        <w:szCs w:val="24"/>
                      </w:rPr>
                    </w:pPr>
                    <w:r w:rsidRPr="00BF45D2">
                      <w:rPr>
                        <w:rFonts w:ascii="宋体" w:hAnsi="宋体" w:cs="宋体"/>
                        <w:kern w:val="0"/>
                        <w:sz w:val="16"/>
                        <w:szCs w:val="24"/>
                      </w:rPr>
                      <w:t>1</w:t>
                    </w:r>
                    <w:r>
                      <w:rPr>
                        <w:rFonts w:ascii="宋体" w:hAnsi="宋体" w:cs="宋体" w:hint="eastAsia"/>
                        <w:kern w:val="0"/>
                        <w:sz w:val="16"/>
                        <w:szCs w:val="24"/>
                      </w:rPr>
                      <w:t>--</w:t>
                    </w:r>
                    <w:r w:rsidRPr="00BF45D2">
                      <w:rPr>
                        <w:rFonts w:ascii="宋体" w:hAnsi="宋体" w:cs="宋体"/>
                        <w:kern w:val="0"/>
                        <w:sz w:val="16"/>
                        <w:szCs w:val="24"/>
                      </w:rPr>
                      <w:t>0…n</w:t>
                    </w:r>
                  </w:p>
                  <w:p w:rsidR="008F7C35" w:rsidRPr="00BF45D2" w:rsidRDefault="008F7C35" w:rsidP="005213E8">
                    <w:pPr>
                      <w:rPr>
                        <w:sz w:val="13"/>
                      </w:rPr>
                    </w:pPr>
                  </w:p>
                </w:txbxContent>
              </v:textbox>
            </v:shape>
            <w10:wrap type="none"/>
            <w10:anchorlock/>
          </v:group>
        </w:pict>
      </w:r>
    </w:p>
    <w:p w:rsidR="005213E8" w:rsidRPr="004E32DC" w:rsidRDefault="005213E8" w:rsidP="005213E8">
      <w:pPr>
        <w:pStyle w:val="3"/>
        <w:rPr>
          <w:rFonts w:ascii="宋体" w:hAnsi="宋体"/>
        </w:rPr>
      </w:pPr>
      <w:bookmarkStart w:id="336" w:name="_Toc429573940"/>
      <w:r w:rsidRPr="004E32DC">
        <w:rPr>
          <w:rFonts w:ascii="宋体" w:hAnsi="宋体" w:hint="eastAsia"/>
        </w:rPr>
        <w:t>转诊（院）记录</w:t>
      </w:r>
      <w:r w:rsidRPr="001F7DF3">
        <w:rPr>
          <w:rFonts w:hint="eastAsia"/>
        </w:rPr>
        <w:t>（</w:t>
      </w:r>
      <w:r>
        <w:rPr>
          <w:rFonts w:hint="eastAsia"/>
        </w:rPr>
        <w:t>TB_EMR_ZZYJL</w:t>
      </w:r>
      <w:r w:rsidRPr="001F7DF3">
        <w:rPr>
          <w:rFonts w:hint="eastAsia"/>
        </w:rPr>
        <w:t>）</w:t>
      </w:r>
      <w:bookmarkEnd w:id="336"/>
    </w:p>
    <w:p w:rsidR="005213E8" w:rsidRPr="00892CA4"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567"/>
        <w:gridCol w:w="851"/>
        <w:gridCol w:w="3054"/>
      </w:tblGrid>
      <w:tr w:rsidR="005213E8" w:rsidRPr="004E3FEE"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567"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851"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CE49E6" w:rsidRDefault="005213E8" w:rsidP="00512E3F">
            <w:pPr>
              <w:pStyle w:val="My"/>
              <w:spacing w:before="0" w:line="240" w:lineRule="auto"/>
              <w:ind w:firstLine="0"/>
              <w:jc w:val="center"/>
              <w:rPr>
                <w:rFonts w:ascii="宋体" w:hAnsi="宋体"/>
                <w:b/>
                <w:sz w:val="21"/>
                <w:szCs w:val="21"/>
              </w:rPr>
            </w:pPr>
            <w:r w:rsidRPr="00CE49E6">
              <w:rPr>
                <w:rFonts w:ascii="宋体" w:hAnsi="宋体" w:hint="eastAsia"/>
                <w:b/>
                <w:sz w:val="21"/>
                <w:szCs w:val="21"/>
              </w:rPr>
              <w:t>说明</w:t>
            </w:r>
          </w:p>
        </w:tc>
      </w:tr>
      <w:tr w:rsidR="005213E8" w:rsidRPr="004E3FEE"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shd w:val="clear" w:color="auto" w:fill="FFCC99"/>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医疗机构代码</w:t>
            </w:r>
          </w:p>
        </w:tc>
        <w:tc>
          <w:tcPr>
            <w:tcW w:w="1281" w:type="dxa"/>
            <w:shd w:val="clear" w:color="auto" w:fill="FFCC99"/>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YLJGDM</w:t>
            </w:r>
          </w:p>
        </w:tc>
        <w:tc>
          <w:tcPr>
            <w:tcW w:w="1056" w:type="dxa"/>
            <w:shd w:val="clear" w:color="auto" w:fill="FFCC99"/>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FFCC99"/>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color w:val="000000"/>
                <w:kern w:val="0"/>
                <w:szCs w:val="21"/>
              </w:rPr>
              <w:t>22</w:t>
            </w:r>
          </w:p>
        </w:tc>
        <w:tc>
          <w:tcPr>
            <w:tcW w:w="851" w:type="dxa"/>
            <w:shd w:val="clear" w:color="auto" w:fill="FFCC99"/>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shd w:val="clear" w:color="auto" w:fill="FFCC99"/>
            <w:vAlign w:val="center"/>
          </w:tcPr>
          <w:p w:rsidR="005213E8" w:rsidRPr="00453D03"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复合</w:t>
            </w:r>
            <w:r w:rsidRPr="00453D03">
              <w:rPr>
                <w:rFonts w:ascii="宋体" w:hAnsi="宋体" w:cs="宋体" w:hint="eastAsia"/>
                <w:color w:val="000000"/>
                <w:kern w:val="0"/>
                <w:szCs w:val="21"/>
              </w:rPr>
              <w:t>主键</w:t>
            </w:r>
          </w:p>
        </w:tc>
      </w:tr>
      <w:tr w:rsidR="005213E8" w:rsidRPr="004E3FEE"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57</w:t>
            </w:r>
            <w:r w:rsidRPr="00F30CB1">
              <w:rPr>
                <w:rFonts w:cs="宋体"/>
                <w:bCs/>
                <w:kern w:val="0"/>
              </w:rPr>
              <w:t>.00</w:t>
            </w:r>
          </w:p>
        </w:tc>
        <w:tc>
          <w:tcPr>
            <w:tcW w:w="2160" w:type="dxa"/>
            <w:tcBorders>
              <w:bottom w:val="single" w:sz="4" w:space="0" w:color="auto"/>
            </w:tcBorders>
            <w:shd w:val="clear" w:color="auto" w:fill="FFCC99"/>
            <w:vAlign w:val="center"/>
          </w:tcPr>
          <w:p w:rsidR="005213E8" w:rsidRPr="000348FE" w:rsidRDefault="005213E8" w:rsidP="00512E3F">
            <w:pPr>
              <w:widowControl/>
              <w:rPr>
                <w:rFonts w:ascii="宋体" w:hAnsi="宋体"/>
                <w:kern w:val="0"/>
                <w:szCs w:val="21"/>
              </w:rPr>
            </w:pPr>
            <w:r>
              <w:rPr>
                <w:rFonts w:ascii="宋体" w:hAnsi="宋体" w:hint="eastAsia"/>
                <w:kern w:val="0"/>
                <w:szCs w:val="21"/>
              </w:rPr>
              <w:t>转诊（院）记录流水号</w:t>
            </w:r>
          </w:p>
        </w:tc>
        <w:tc>
          <w:tcPr>
            <w:tcW w:w="1281" w:type="dxa"/>
            <w:tcBorders>
              <w:bottom w:val="single" w:sz="4" w:space="0" w:color="auto"/>
            </w:tcBorders>
            <w:shd w:val="clear" w:color="auto" w:fill="FFCC99"/>
            <w:vAlign w:val="center"/>
          </w:tcPr>
          <w:p w:rsidR="005213E8" w:rsidRPr="000348FE" w:rsidRDefault="005213E8" w:rsidP="00512E3F">
            <w:pPr>
              <w:widowControl/>
              <w:ind w:rightChars="-30" w:right="-63"/>
              <w:rPr>
                <w:rFonts w:ascii="宋体" w:hAnsi="宋体"/>
                <w:kern w:val="0"/>
                <w:szCs w:val="21"/>
              </w:rPr>
            </w:pPr>
            <w:r>
              <w:rPr>
                <w:rFonts w:ascii="宋体" w:hAnsi="宋体" w:hint="eastAsia"/>
                <w:kern w:val="0"/>
                <w:szCs w:val="21"/>
              </w:rPr>
              <w:t>ZZYJLLSH</w:t>
            </w:r>
          </w:p>
        </w:tc>
        <w:tc>
          <w:tcPr>
            <w:tcW w:w="1056"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kern w:val="0"/>
                <w:szCs w:val="21"/>
              </w:rPr>
              <w:t>字符串</w:t>
            </w:r>
          </w:p>
        </w:tc>
        <w:tc>
          <w:tcPr>
            <w:tcW w:w="567"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Pr>
                <w:rFonts w:ascii="宋体" w:hAnsi="宋体" w:hint="eastAsia"/>
                <w:kern w:val="0"/>
                <w:szCs w:val="21"/>
              </w:rPr>
              <w:t>64</w:t>
            </w:r>
          </w:p>
        </w:tc>
        <w:tc>
          <w:tcPr>
            <w:tcW w:w="851" w:type="dxa"/>
            <w:tcBorders>
              <w:bottom w:val="single" w:sz="4" w:space="0" w:color="auto"/>
            </w:tcBorders>
            <w:shd w:val="clear" w:color="auto" w:fill="FFCC99"/>
            <w:vAlign w:val="center"/>
          </w:tcPr>
          <w:p w:rsidR="005213E8" w:rsidRPr="000348FE" w:rsidRDefault="005213E8" w:rsidP="00512E3F">
            <w:pPr>
              <w:widowControl/>
              <w:jc w:val="center"/>
              <w:rPr>
                <w:rFonts w:ascii="宋体" w:hAnsi="宋体"/>
                <w:kern w:val="0"/>
                <w:szCs w:val="21"/>
              </w:rPr>
            </w:pPr>
            <w:r w:rsidRPr="000348FE">
              <w:rPr>
                <w:rFonts w:ascii="宋体" w:hAnsi="宋体"/>
                <w:kern w:val="0"/>
                <w:szCs w:val="21"/>
              </w:rPr>
              <w:t>必填</w:t>
            </w:r>
          </w:p>
        </w:tc>
        <w:tc>
          <w:tcPr>
            <w:tcW w:w="3054" w:type="dxa"/>
            <w:tcBorders>
              <w:bottom w:val="single" w:sz="4" w:space="0" w:color="auto"/>
            </w:tcBorders>
            <w:shd w:val="clear" w:color="auto" w:fill="FFCC99"/>
            <w:vAlign w:val="center"/>
          </w:tcPr>
          <w:p w:rsidR="005213E8" w:rsidRPr="006C4553" w:rsidRDefault="005213E8" w:rsidP="00512E3F">
            <w:pPr>
              <w:rPr>
                <w:rFonts w:ascii="宋体" w:hAnsi="宋体"/>
                <w:szCs w:val="21"/>
              </w:rPr>
            </w:pPr>
            <w:r w:rsidRPr="006C4553">
              <w:rPr>
                <w:rFonts w:ascii="宋体" w:hAnsi="宋体"/>
                <w:szCs w:val="21"/>
              </w:rPr>
              <w:t>复合主键</w:t>
            </w: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lastRenderedPageBreak/>
              <w:t>WDDE01.00.138.00</w:t>
            </w:r>
          </w:p>
        </w:tc>
        <w:tc>
          <w:tcPr>
            <w:tcW w:w="2160"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567"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851" w:type="dxa"/>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DE01.00.014.00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67"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1"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4E3FEE" w:rsidTr="00512E3F">
        <w:trPr>
          <w:jc w:val="center"/>
        </w:trPr>
        <w:tc>
          <w:tcPr>
            <w:tcW w:w="2160" w:type="dxa"/>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DE01.00.010.00</w:t>
            </w:r>
          </w:p>
        </w:tc>
        <w:tc>
          <w:tcPr>
            <w:tcW w:w="2160"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567" w:type="dxa"/>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851" w:type="dxa"/>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567"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851"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567" w:type="dxa"/>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851" w:type="dxa"/>
            <w:shd w:val="clear" w:color="auto" w:fill="auto"/>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DE02.01.039.00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患者姓名</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HZXM</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DE02.01.040.00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性别代码</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XBDM</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567"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GB/T 2261.1-2003</w:t>
            </w: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DE02.01.005.01</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出生日期</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CSRQ</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DE02.10.022.00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过敏史</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GMS</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DE02.10.026.00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疾病史（含外伤）</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JBSHWS</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DE02.10.061.00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手术史</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SSS</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DE06.00.176.00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转诊(院）日期</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ZZYYQ</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8</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DE06.00.177.00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转诊原因</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ZZYY</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DE06.00.181.00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转诊记录</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ZZJL</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2000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DE02.01.039.00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转诊医师姓名</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ZZYSXM</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32</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WDDE08.30.001.00</w:t>
            </w:r>
          </w:p>
        </w:tc>
        <w:tc>
          <w:tcPr>
            <w:tcW w:w="2160" w:type="dxa"/>
            <w:vAlign w:val="center"/>
          </w:tcPr>
          <w:p w:rsidR="005213E8" w:rsidRPr="003652A8" w:rsidRDefault="005213E8" w:rsidP="00512E3F">
            <w:pPr>
              <w:jc w:val="left"/>
              <w:rPr>
                <w:rFonts w:ascii="宋体" w:hAnsi="宋体"/>
                <w:color w:val="000000"/>
                <w:szCs w:val="21"/>
              </w:rPr>
            </w:pPr>
            <w:r w:rsidRPr="00453D03">
              <w:rPr>
                <w:rFonts w:ascii="宋体" w:hAnsi="宋体" w:cs="宋体" w:hint="eastAsia"/>
                <w:color w:val="000000"/>
                <w:kern w:val="0"/>
                <w:szCs w:val="21"/>
              </w:rPr>
              <w:t>转诊医师</w:t>
            </w:r>
            <w:r w:rsidRPr="003652A8">
              <w:rPr>
                <w:rFonts w:ascii="宋体" w:hAnsi="宋体" w:hint="eastAsia"/>
                <w:color w:val="000000"/>
                <w:szCs w:val="21"/>
              </w:rPr>
              <w:t>工号</w:t>
            </w:r>
          </w:p>
        </w:tc>
        <w:tc>
          <w:tcPr>
            <w:tcW w:w="1281" w:type="dxa"/>
            <w:vAlign w:val="center"/>
          </w:tcPr>
          <w:p w:rsidR="005213E8" w:rsidRPr="003652A8" w:rsidRDefault="005213E8" w:rsidP="00512E3F">
            <w:pPr>
              <w:jc w:val="left"/>
              <w:rPr>
                <w:rFonts w:ascii="宋体" w:hAnsi="宋体"/>
                <w:color w:val="000000"/>
                <w:szCs w:val="21"/>
              </w:rPr>
            </w:pPr>
            <w:r w:rsidRPr="00453D03">
              <w:rPr>
                <w:rFonts w:ascii="宋体" w:hAnsi="宋体" w:cs="宋体" w:hint="eastAsia"/>
                <w:color w:val="000000"/>
                <w:kern w:val="0"/>
                <w:szCs w:val="21"/>
              </w:rPr>
              <w:t>ZZYS</w:t>
            </w:r>
            <w:r w:rsidRPr="003652A8">
              <w:rPr>
                <w:rFonts w:ascii="宋体" w:hAnsi="宋体" w:hint="eastAsia"/>
                <w:color w:val="000000"/>
                <w:szCs w:val="21"/>
              </w:rPr>
              <w:t>GH</w:t>
            </w:r>
          </w:p>
        </w:tc>
        <w:tc>
          <w:tcPr>
            <w:tcW w:w="1056" w:type="dxa"/>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字符串</w:t>
            </w:r>
          </w:p>
        </w:tc>
        <w:tc>
          <w:tcPr>
            <w:tcW w:w="567" w:type="dxa"/>
            <w:shd w:val="clear" w:color="auto" w:fill="auto"/>
            <w:vAlign w:val="center"/>
          </w:tcPr>
          <w:p w:rsidR="005213E8" w:rsidRPr="003652A8" w:rsidRDefault="005213E8" w:rsidP="00512E3F">
            <w:pPr>
              <w:jc w:val="center"/>
              <w:rPr>
                <w:rFonts w:ascii="宋体" w:hAnsi="宋体" w:cs="宋体"/>
                <w:szCs w:val="21"/>
              </w:rPr>
            </w:pPr>
            <w:r w:rsidRPr="003652A8">
              <w:rPr>
                <w:rFonts w:ascii="宋体" w:hAnsi="宋体" w:hint="eastAsia"/>
                <w:szCs w:val="21"/>
              </w:rPr>
              <w:t>16</w:t>
            </w:r>
          </w:p>
        </w:tc>
        <w:tc>
          <w:tcPr>
            <w:tcW w:w="851" w:type="dxa"/>
          </w:tcPr>
          <w:p w:rsidR="005213E8" w:rsidRDefault="005213E8" w:rsidP="00512E3F">
            <w:pPr>
              <w:jc w:val="center"/>
            </w:pPr>
            <w:r w:rsidRPr="00023D6E">
              <w:rPr>
                <w:rFonts w:ascii="宋体" w:hAnsi="宋体" w:hint="eastAsia"/>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DE04.01.117.00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相关症状</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XGZZ</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DE06.00.308.00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主要治疗措施</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ZYZLCS</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DE04.30.009.00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辅助检查结果</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FZJCJG</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DE06.00.093.00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手术及操作编码</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SSJCZBM</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5</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ICD-9-CM-3</w:t>
            </w: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DE06.00.221.00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手术及操作开始日期 时间</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 xml:space="preserve">SSJCZKSRQ </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DATETIME</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DE06.00.159.00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治疗方案</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ZLFA</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DE05.10.014.00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处置计划</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CZJH</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2000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DE05.10.033.00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健康问题评估</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JKWTPG</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2000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DE06.00.066.00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康复措施指导</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KFCSZD</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100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DE08.10.052.00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转出医疗机构代码</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ZCYLJGDM</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22</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WS 218-2002</w:t>
            </w: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DE08.10.026.00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转出医疗机构科室名称</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ZCYLJGKSMC</w:t>
            </w:r>
          </w:p>
        </w:tc>
        <w:tc>
          <w:tcPr>
            <w:tcW w:w="1056"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jc w:val="center"/>
              <w:rPr>
                <w:rFonts w:ascii="宋体" w:hAnsi="宋体" w:cs="宋体"/>
                <w:color w:val="000000"/>
                <w:kern w:val="0"/>
                <w:szCs w:val="21"/>
              </w:rPr>
            </w:pPr>
            <w:r>
              <w:rPr>
                <w:rFonts w:ascii="宋体" w:hAnsi="宋体" w:cs="宋体" w:hint="eastAsia"/>
                <w:color w:val="000000"/>
                <w:kern w:val="0"/>
                <w:szCs w:val="21"/>
              </w:rPr>
              <w:t>3</w:t>
            </w:r>
            <w:r w:rsidRPr="00453D03">
              <w:rPr>
                <w:rFonts w:ascii="宋体" w:hAnsi="宋体" w:cs="宋体" w:hint="eastAsia"/>
                <w:color w:val="000000"/>
                <w:kern w:val="0"/>
                <w:szCs w:val="21"/>
              </w:rPr>
              <w:t>0</w:t>
            </w:r>
          </w:p>
        </w:tc>
        <w:tc>
          <w:tcPr>
            <w:tcW w:w="851" w:type="dxa"/>
            <w:vAlign w:val="center"/>
          </w:tcPr>
          <w:p w:rsidR="005213E8" w:rsidRPr="00453D03" w:rsidRDefault="005213E8" w:rsidP="00512E3F">
            <w:pPr>
              <w:autoSpaceDE w:val="0"/>
              <w:autoSpaceDN w:val="0"/>
              <w:adjustRightInd w:val="0"/>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转出医疗机构</w:t>
            </w: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ZCYLJGKSBM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567"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851"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lastRenderedPageBreak/>
              <w:t>DE08.10.013.00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转入医疗机构名称</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ZRYLJGMC</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70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DE08.10.026.00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转入医疗机构科室名称</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ZRYLJGKSMC</w:t>
            </w:r>
          </w:p>
        </w:tc>
        <w:tc>
          <w:tcPr>
            <w:tcW w:w="1056"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567"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3</w:t>
            </w:r>
            <w:r w:rsidRPr="00453D03">
              <w:rPr>
                <w:rFonts w:ascii="宋体" w:hAnsi="宋体" w:cs="宋体" w:hint="eastAsia"/>
                <w:color w:val="000000"/>
                <w:kern w:val="0"/>
                <w:szCs w:val="21"/>
              </w:rPr>
              <w:t>0</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DE08.10.025.00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转入</w:t>
            </w:r>
            <w:r w:rsidRPr="00453D03">
              <w:rPr>
                <w:rFonts w:ascii="宋体" w:hAnsi="宋体" w:cs="宋体" w:hint="eastAsia"/>
                <w:color w:val="000000"/>
                <w:kern w:val="0"/>
                <w:szCs w:val="21"/>
              </w:rPr>
              <w:t>医疗机构</w:t>
            </w:r>
            <w:r>
              <w:rPr>
                <w:rFonts w:ascii="宋体" w:hAnsi="宋体" w:cs="宋体" w:hint="eastAsia"/>
                <w:color w:val="000000"/>
                <w:kern w:val="0"/>
                <w:szCs w:val="21"/>
              </w:rPr>
              <w:t>科室编码</w:t>
            </w:r>
          </w:p>
        </w:tc>
        <w:tc>
          <w:tcPr>
            <w:tcW w:w="1281" w:type="dxa"/>
            <w:vAlign w:val="center"/>
          </w:tcPr>
          <w:p w:rsidR="005213E8" w:rsidRPr="003E4911" w:rsidRDefault="005213E8" w:rsidP="00512E3F">
            <w:pPr>
              <w:widowControl/>
              <w:jc w:val="left"/>
              <w:rPr>
                <w:rFonts w:ascii="宋体" w:hAnsi="宋体" w:cs="宋体"/>
                <w:kern w:val="0"/>
                <w:szCs w:val="21"/>
              </w:rPr>
            </w:pPr>
            <w:r>
              <w:rPr>
                <w:rFonts w:ascii="宋体" w:hAnsi="宋体" w:cs="宋体" w:hint="eastAsia"/>
                <w:kern w:val="0"/>
                <w:szCs w:val="21"/>
              </w:rPr>
              <w:t>ZRLJGKSBM</w:t>
            </w:r>
          </w:p>
        </w:tc>
        <w:tc>
          <w:tcPr>
            <w:tcW w:w="1056" w:type="dxa"/>
            <w:vAlign w:val="center"/>
          </w:tcPr>
          <w:p w:rsidR="005213E8" w:rsidRPr="003E4911" w:rsidRDefault="005213E8" w:rsidP="00512E3F">
            <w:pPr>
              <w:jc w:val="center"/>
              <w:rPr>
                <w:rFonts w:ascii="宋体" w:hAnsi="宋体"/>
                <w:szCs w:val="21"/>
              </w:rPr>
            </w:pPr>
            <w:r w:rsidRPr="003E4911">
              <w:rPr>
                <w:rFonts w:ascii="宋体" w:hAnsi="宋体" w:cs="宋体" w:hint="eastAsia"/>
                <w:color w:val="000000"/>
                <w:kern w:val="0"/>
                <w:szCs w:val="21"/>
              </w:rPr>
              <w:t>字符串</w:t>
            </w:r>
          </w:p>
        </w:tc>
        <w:tc>
          <w:tcPr>
            <w:tcW w:w="567"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15</w:t>
            </w:r>
          </w:p>
        </w:tc>
        <w:tc>
          <w:tcPr>
            <w:tcW w:w="851" w:type="dxa"/>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WDDE98.00.001.00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是否有诊断明细</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SFYZDMX</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567"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可选</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1-是；0-否</w:t>
            </w:r>
          </w:p>
        </w:tc>
      </w:tr>
      <w:tr w:rsidR="005213E8" w:rsidRPr="004E3FE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修改标志</w:t>
            </w:r>
          </w:p>
        </w:tc>
        <w:tc>
          <w:tcPr>
            <w:tcW w:w="1281"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567"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851"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453D03">
              <w:rPr>
                <w:rFonts w:ascii="宋体" w:hAnsi="宋体" w:cs="宋体" w:hint="eastAsia"/>
                <w:color w:val="000000"/>
                <w:kern w:val="0"/>
                <w:szCs w:val="21"/>
              </w:rPr>
              <w:t>说明（5）</w:t>
            </w:r>
          </w:p>
        </w:tc>
      </w:tr>
    </w:tbl>
    <w:p w:rsidR="005213E8" w:rsidRDefault="005213E8" w:rsidP="005213E8"/>
    <w:p w:rsidR="005213E8" w:rsidRDefault="005213E8" w:rsidP="005213E8"/>
    <w:p w:rsidR="005213E8" w:rsidRDefault="005213E8" w:rsidP="005213E8"/>
    <w:p w:rsidR="005213E8" w:rsidRPr="00CA62E9" w:rsidRDefault="005213E8" w:rsidP="0049659C">
      <w:pPr>
        <w:pStyle w:val="3"/>
        <w:rPr>
          <w:rFonts w:ascii="宋体" w:hAnsi="宋体"/>
        </w:rPr>
      </w:pPr>
      <w:bookmarkStart w:id="337" w:name="_Toc429573941"/>
      <w:r w:rsidRPr="00CA62E9">
        <w:rPr>
          <w:rFonts w:ascii="宋体" w:hAnsi="宋体" w:hint="eastAsia"/>
        </w:rPr>
        <w:t>中医四诊表</w:t>
      </w:r>
      <w:r w:rsidRPr="001F7DF3">
        <w:rPr>
          <w:rFonts w:hint="eastAsia"/>
        </w:rPr>
        <w:t>（</w:t>
      </w:r>
      <w:r>
        <w:rPr>
          <w:rFonts w:hint="eastAsia"/>
        </w:rPr>
        <w:t>TB_EMR_ZYSZB</w:t>
      </w:r>
      <w:r w:rsidRPr="001F7DF3">
        <w:rPr>
          <w:rFonts w:hint="eastAsia"/>
        </w:rPr>
        <w:t>）</w:t>
      </w:r>
      <w:bookmarkEnd w:id="337"/>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345"/>
        <w:gridCol w:w="992"/>
        <w:gridCol w:w="709"/>
        <w:gridCol w:w="709"/>
        <w:gridCol w:w="3054"/>
      </w:tblGrid>
      <w:tr w:rsidR="005213E8" w:rsidRPr="00CE49E6"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345"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992"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CE49E6" w:rsidRDefault="005213E8" w:rsidP="00512E3F">
            <w:pPr>
              <w:pStyle w:val="My"/>
              <w:spacing w:before="0" w:line="240" w:lineRule="auto"/>
              <w:ind w:firstLine="0"/>
              <w:jc w:val="center"/>
              <w:rPr>
                <w:rFonts w:ascii="宋体" w:hAnsi="宋体"/>
                <w:b/>
                <w:sz w:val="21"/>
                <w:szCs w:val="21"/>
              </w:rPr>
            </w:pPr>
            <w:r w:rsidRPr="00CE49E6">
              <w:rPr>
                <w:rFonts w:ascii="宋体" w:hAnsi="宋体" w:hint="eastAsia"/>
                <w:b/>
                <w:sz w:val="21"/>
                <w:szCs w:val="21"/>
              </w:rPr>
              <w:t>说明</w:t>
            </w:r>
          </w:p>
        </w:tc>
      </w:tr>
      <w:tr w:rsidR="005213E8"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58</w:t>
            </w:r>
            <w:r w:rsidRPr="00F30CB1">
              <w:rPr>
                <w:rFonts w:cs="宋体"/>
                <w:bCs/>
                <w:kern w:val="0"/>
              </w:rPr>
              <w:t>.00</w:t>
            </w:r>
          </w:p>
        </w:tc>
        <w:tc>
          <w:tcPr>
            <w:tcW w:w="2160" w:type="dxa"/>
            <w:shd w:val="clear" w:color="auto" w:fill="FFCC99"/>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ID</w:t>
            </w:r>
          </w:p>
        </w:tc>
        <w:tc>
          <w:tcPr>
            <w:tcW w:w="1345" w:type="dxa"/>
            <w:shd w:val="clear" w:color="auto" w:fill="FFCC99"/>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ID</w:t>
            </w:r>
          </w:p>
        </w:tc>
        <w:tc>
          <w:tcPr>
            <w:tcW w:w="992" w:type="dxa"/>
            <w:shd w:val="clear" w:color="auto" w:fill="FFCC99"/>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FFCC99"/>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8</w:t>
            </w:r>
          </w:p>
        </w:tc>
        <w:tc>
          <w:tcPr>
            <w:tcW w:w="709" w:type="dxa"/>
            <w:shd w:val="clear" w:color="auto" w:fill="FFCC99"/>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shd w:val="clear" w:color="auto" w:fill="FFCC99"/>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自动生成</w:t>
            </w:r>
            <w:r>
              <w:rPr>
                <w:rFonts w:ascii="宋体" w:hAnsi="宋体" w:cs="宋体" w:hint="eastAsia"/>
                <w:color w:val="000000"/>
                <w:kern w:val="0"/>
                <w:szCs w:val="21"/>
              </w:rPr>
              <w:t>，</w:t>
            </w:r>
            <w:r w:rsidRPr="00FB07ED">
              <w:rPr>
                <w:rFonts w:ascii="宋体" w:hAnsi="宋体" w:cs="宋体" w:hint="eastAsia"/>
                <w:color w:val="000000"/>
                <w:kern w:val="0"/>
                <w:szCs w:val="21"/>
              </w:rPr>
              <w:t>复合主键；</w:t>
            </w:r>
          </w:p>
        </w:tc>
      </w:tr>
      <w:tr w:rsidR="005213E8"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Pr="00FB07ED" w:rsidRDefault="005213E8" w:rsidP="00512E3F">
            <w:pPr>
              <w:widowControl/>
              <w:jc w:val="left"/>
              <w:rPr>
                <w:rFonts w:ascii="宋体" w:hAnsi="宋体" w:cs="宋体"/>
                <w:color w:val="000000"/>
                <w:kern w:val="0"/>
                <w:szCs w:val="21"/>
              </w:rPr>
            </w:pPr>
            <w:r w:rsidRPr="00FB07ED">
              <w:rPr>
                <w:rFonts w:ascii="宋体" w:hAnsi="宋体" w:cs="宋体" w:hint="eastAsia"/>
                <w:color w:val="000000"/>
                <w:kern w:val="0"/>
                <w:szCs w:val="21"/>
              </w:rPr>
              <w:t>医疗机构代码</w:t>
            </w:r>
          </w:p>
        </w:tc>
        <w:tc>
          <w:tcPr>
            <w:tcW w:w="1345" w:type="dxa"/>
            <w:tcBorders>
              <w:bottom w:val="single" w:sz="4" w:space="0" w:color="auto"/>
            </w:tcBorders>
            <w:shd w:val="clear" w:color="auto" w:fill="FFCC99"/>
            <w:vAlign w:val="center"/>
          </w:tcPr>
          <w:p w:rsidR="005213E8" w:rsidRPr="00FB07ED" w:rsidRDefault="005213E8" w:rsidP="00512E3F">
            <w:pPr>
              <w:widowControl/>
              <w:jc w:val="left"/>
              <w:rPr>
                <w:rFonts w:ascii="宋体" w:hAnsi="宋体" w:cs="宋体"/>
                <w:color w:val="000000"/>
                <w:kern w:val="0"/>
                <w:szCs w:val="21"/>
              </w:rPr>
            </w:pPr>
            <w:r w:rsidRPr="00FB07ED">
              <w:rPr>
                <w:rFonts w:ascii="宋体" w:hAnsi="宋体" w:cs="宋体" w:hint="eastAsia"/>
                <w:color w:val="000000"/>
                <w:kern w:val="0"/>
                <w:szCs w:val="21"/>
              </w:rPr>
              <w:t>YLJGDM</w:t>
            </w:r>
          </w:p>
        </w:tc>
        <w:tc>
          <w:tcPr>
            <w:tcW w:w="992" w:type="dxa"/>
            <w:tcBorders>
              <w:bottom w:val="single" w:sz="4" w:space="0" w:color="auto"/>
            </w:tcBorders>
            <w:shd w:val="clear" w:color="auto" w:fill="FFCC99"/>
            <w:vAlign w:val="center"/>
          </w:tcPr>
          <w:p w:rsidR="005213E8" w:rsidRPr="00FB07ED"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FFCC99"/>
            <w:vAlign w:val="center"/>
          </w:tcPr>
          <w:p w:rsidR="005213E8" w:rsidRPr="00FB07ED" w:rsidRDefault="005213E8" w:rsidP="00512E3F">
            <w:pPr>
              <w:widowControl/>
              <w:jc w:val="center"/>
              <w:rPr>
                <w:rFonts w:ascii="宋体" w:hAnsi="宋体" w:cs="宋体"/>
                <w:color w:val="000000"/>
                <w:kern w:val="0"/>
                <w:szCs w:val="21"/>
              </w:rPr>
            </w:pPr>
            <w:r w:rsidRPr="00FB07ED">
              <w:rPr>
                <w:rFonts w:ascii="宋体" w:hAnsi="宋体" w:cs="宋体" w:hint="eastAsia"/>
                <w:color w:val="000000"/>
                <w:kern w:val="0"/>
                <w:szCs w:val="21"/>
              </w:rPr>
              <w:t>22</w:t>
            </w:r>
          </w:p>
        </w:tc>
        <w:tc>
          <w:tcPr>
            <w:tcW w:w="709" w:type="dxa"/>
            <w:tcBorders>
              <w:bottom w:val="single" w:sz="4" w:space="0" w:color="auto"/>
            </w:tcBorders>
            <w:shd w:val="clear" w:color="auto" w:fill="FFCC99"/>
            <w:vAlign w:val="center"/>
          </w:tcPr>
          <w:p w:rsidR="005213E8" w:rsidRPr="00FB07ED" w:rsidRDefault="005213E8" w:rsidP="00512E3F">
            <w:pPr>
              <w:widowControl/>
              <w:jc w:val="center"/>
              <w:rPr>
                <w:rFonts w:ascii="宋体" w:hAnsi="宋体" w:cs="宋体"/>
                <w:color w:val="000000"/>
                <w:kern w:val="0"/>
                <w:szCs w:val="21"/>
              </w:rPr>
            </w:pPr>
            <w:r w:rsidRPr="00FB07ED">
              <w:rPr>
                <w:rFonts w:ascii="宋体" w:hAnsi="宋体" w:cs="宋体" w:hint="eastAsia"/>
                <w:color w:val="000000"/>
                <w:kern w:val="0"/>
                <w:szCs w:val="21"/>
              </w:rPr>
              <w:t>必填</w:t>
            </w:r>
          </w:p>
        </w:tc>
        <w:tc>
          <w:tcPr>
            <w:tcW w:w="3054" w:type="dxa"/>
            <w:tcBorders>
              <w:bottom w:val="single" w:sz="4" w:space="0" w:color="auto"/>
            </w:tcBorders>
            <w:shd w:val="clear" w:color="auto" w:fill="FFCC99"/>
            <w:vAlign w:val="center"/>
          </w:tcPr>
          <w:p w:rsidR="005213E8" w:rsidRPr="00FB07ED" w:rsidRDefault="005213E8" w:rsidP="00512E3F">
            <w:pPr>
              <w:widowControl/>
              <w:jc w:val="left"/>
              <w:rPr>
                <w:rFonts w:ascii="宋体" w:hAnsi="宋体" w:cs="宋体"/>
                <w:color w:val="000000"/>
                <w:kern w:val="0"/>
                <w:szCs w:val="21"/>
              </w:rPr>
            </w:pPr>
            <w:r w:rsidRPr="00FB07ED">
              <w:rPr>
                <w:rFonts w:ascii="宋体" w:hAnsi="宋体" w:cs="宋体" w:hint="eastAsia"/>
                <w:color w:val="000000"/>
                <w:kern w:val="0"/>
                <w:szCs w:val="21"/>
              </w:rPr>
              <w:t>复合主键；</w:t>
            </w:r>
            <w:r>
              <w:rPr>
                <w:rFonts w:ascii="宋体" w:hAnsi="宋体" w:cs="宋体" w:hint="eastAsia"/>
                <w:color w:val="000000"/>
                <w:kern w:val="0"/>
                <w:szCs w:val="21"/>
              </w:rPr>
              <w:t xml:space="preserve"> </w:t>
            </w:r>
          </w:p>
        </w:tc>
      </w:tr>
      <w:tr w:rsidR="005213E8"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left"/>
              <w:rPr>
                <w:rFonts w:ascii="宋体" w:hAnsi="宋体" w:cs="宋体"/>
                <w:color w:val="000000"/>
                <w:kern w:val="0"/>
                <w:szCs w:val="21"/>
              </w:rPr>
            </w:pPr>
            <w:r w:rsidRPr="0007157A">
              <w:rPr>
                <w:rFonts w:ascii="宋体" w:hAnsi="宋体" w:cs="宋体" w:hint="eastAsia"/>
                <w:color w:val="000000"/>
                <w:kern w:val="0"/>
                <w:szCs w:val="21"/>
              </w:rPr>
              <w:t>卡号</w:t>
            </w:r>
          </w:p>
        </w:tc>
        <w:tc>
          <w:tcPr>
            <w:tcW w:w="1345"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left"/>
              <w:rPr>
                <w:rFonts w:ascii="宋体" w:hAnsi="宋体" w:cs="宋体"/>
                <w:color w:val="000000"/>
                <w:kern w:val="0"/>
                <w:szCs w:val="21"/>
              </w:rPr>
            </w:pPr>
            <w:r w:rsidRPr="0007157A">
              <w:rPr>
                <w:rFonts w:ascii="宋体" w:hAnsi="宋体" w:cs="宋体"/>
                <w:color w:val="000000"/>
                <w:kern w:val="0"/>
                <w:szCs w:val="21"/>
              </w:rPr>
              <w:t>KH</w:t>
            </w:r>
          </w:p>
        </w:tc>
        <w:tc>
          <w:tcPr>
            <w:tcW w:w="992"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center"/>
              <w:rPr>
                <w:rFonts w:ascii="宋体" w:hAnsi="宋体" w:cs="宋体"/>
                <w:color w:val="000000"/>
                <w:kern w:val="0"/>
                <w:szCs w:val="21"/>
              </w:rPr>
            </w:pPr>
            <w:r w:rsidRPr="0007157A">
              <w:rPr>
                <w:rFonts w:ascii="宋体" w:hAnsi="宋体" w:cs="宋体" w:hint="eastAsia"/>
                <w:color w:val="000000"/>
                <w:kern w:val="0"/>
                <w:szCs w:val="21"/>
              </w:rPr>
              <w:t>32</w:t>
            </w:r>
          </w:p>
        </w:tc>
        <w:tc>
          <w:tcPr>
            <w:tcW w:w="709" w:type="dxa"/>
            <w:tcBorders>
              <w:bottom w:val="single" w:sz="4" w:space="0" w:color="auto"/>
            </w:tcBorders>
            <w:shd w:val="clear" w:color="auto" w:fill="auto"/>
            <w:vAlign w:val="center"/>
          </w:tcPr>
          <w:p w:rsidR="005213E8" w:rsidRPr="0007157A" w:rsidRDefault="005213E8" w:rsidP="00512E3F">
            <w:pPr>
              <w:widowControl/>
              <w:jc w:val="center"/>
              <w:rPr>
                <w:rFonts w:ascii="宋体" w:hAnsi="宋体" w:cs="宋体"/>
                <w:color w:val="000000"/>
                <w:kern w:val="0"/>
                <w:szCs w:val="21"/>
              </w:rPr>
            </w:pPr>
            <w:r w:rsidRPr="0007157A">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left"/>
              <w:rPr>
                <w:rFonts w:ascii="宋体" w:hAnsi="宋体" w:cs="宋体"/>
                <w:color w:val="000000"/>
                <w:kern w:val="0"/>
                <w:szCs w:val="21"/>
              </w:rPr>
            </w:pPr>
          </w:p>
        </w:tc>
      </w:tr>
      <w:tr w:rsidR="005213E8"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left"/>
              <w:rPr>
                <w:rFonts w:ascii="宋体" w:hAnsi="宋体" w:cs="宋体"/>
                <w:color w:val="000000"/>
                <w:kern w:val="0"/>
                <w:szCs w:val="21"/>
              </w:rPr>
            </w:pPr>
            <w:r w:rsidRPr="0007157A">
              <w:rPr>
                <w:rFonts w:ascii="宋体" w:hAnsi="宋体" w:cs="宋体" w:hint="eastAsia"/>
                <w:color w:val="000000"/>
                <w:kern w:val="0"/>
                <w:szCs w:val="21"/>
              </w:rPr>
              <w:t>卡类型</w:t>
            </w:r>
          </w:p>
        </w:tc>
        <w:tc>
          <w:tcPr>
            <w:tcW w:w="1345" w:type="dxa"/>
            <w:tcBorders>
              <w:bottom w:val="single" w:sz="4" w:space="0" w:color="auto"/>
            </w:tcBorders>
            <w:shd w:val="clear" w:color="auto" w:fill="auto"/>
            <w:vAlign w:val="center"/>
          </w:tcPr>
          <w:p w:rsidR="005213E8" w:rsidRPr="0007157A" w:rsidRDefault="005213E8" w:rsidP="00512E3F">
            <w:pPr>
              <w:widowControl/>
              <w:jc w:val="left"/>
              <w:rPr>
                <w:rFonts w:ascii="宋体" w:hAnsi="宋体" w:cs="宋体"/>
                <w:color w:val="000000"/>
                <w:kern w:val="0"/>
                <w:szCs w:val="21"/>
              </w:rPr>
            </w:pPr>
            <w:r w:rsidRPr="0007157A">
              <w:rPr>
                <w:rFonts w:ascii="宋体" w:hAnsi="宋体" w:cs="宋体"/>
                <w:color w:val="000000"/>
                <w:kern w:val="0"/>
                <w:szCs w:val="21"/>
              </w:rPr>
              <w:t>KLX</w:t>
            </w:r>
          </w:p>
        </w:tc>
        <w:tc>
          <w:tcPr>
            <w:tcW w:w="992" w:type="dxa"/>
            <w:tcBorders>
              <w:bottom w:val="single" w:sz="4" w:space="0" w:color="auto"/>
            </w:tcBorders>
            <w:shd w:val="clear" w:color="auto" w:fill="auto"/>
            <w:vAlign w:val="center"/>
          </w:tcPr>
          <w:p w:rsidR="005213E8" w:rsidRPr="0007157A"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07157A" w:rsidRDefault="005213E8" w:rsidP="00512E3F">
            <w:pPr>
              <w:widowControl/>
              <w:autoSpaceDE w:val="0"/>
              <w:autoSpaceDN w:val="0"/>
              <w:adjustRightInd w:val="0"/>
              <w:jc w:val="center"/>
              <w:rPr>
                <w:rFonts w:ascii="宋体" w:hAnsi="宋体" w:cs="宋体"/>
                <w:color w:val="000000"/>
                <w:kern w:val="0"/>
                <w:szCs w:val="21"/>
              </w:rPr>
            </w:pPr>
            <w:r w:rsidRPr="0007157A">
              <w:rPr>
                <w:rFonts w:ascii="宋体" w:hAnsi="宋体" w:cs="宋体" w:hint="eastAsia"/>
                <w:color w:val="000000"/>
                <w:kern w:val="0"/>
                <w:szCs w:val="21"/>
              </w:rPr>
              <w:t>16</w:t>
            </w:r>
          </w:p>
        </w:tc>
        <w:tc>
          <w:tcPr>
            <w:tcW w:w="709" w:type="dxa"/>
            <w:tcBorders>
              <w:bottom w:val="single" w:sz="4" w:space="0" w:color="auto"/>
            </w:tcBorders>
            <w:shd w:val="clear" w:color="auto" w:fill="auto"/>
            <w:vAlign w:val="center"/>
          </w:tcPr>
          <w:p w:rsidR="005213E8" w:rsidRPr="0007157A" w:rsidRDefault="005213E8" w:rsidP="00512E3F">
            <w:pPr>
              <w:widowControl/>
              <w:jc w:val="center"/>
              <w:rPr>
                <w:rFonts w:ascii="宋体" w:hAnsi="宋体" w:cs="宋体"/>
                <w:color w:val="000000"/>
                <w:kern w:val="0"/>
                <w:szCs w:val="21"/>
              </w:rPr>
            </w:pPr>
            <w:r w:rsidRPr="0007157A">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07157A" w:rsidRDefault="00E2545B" w:rsidP="00512E3F">
            <w:pPr>
              <w:widowControl/>
              <w:autoSpaceDE w:val="0"/>
              <w:autoSpaceDN w:val="0"/>
              <w:adjustRightInd w:val="0"/>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345"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992"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345"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992"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345"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992"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F83EA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WDDE98.00.031.00</w:t>
            </w:r>
          </w:p>
        </w:tc>
        <w:tc>
          <w:tcPr>
            <w:tcW w:w="2160"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关联表名</w:t>
            </w:r>
          </w:p>
        </w:tc>
        <w:tc>
          <w:tcPr>
            <w:tcW w:w="1345"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GLBM</w:t>
            </w:r>
          </w:p>
        </w:tc>
        <w:tc>
          <w:tcPr>
            <w:tcW w:w="992"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09"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rPr>
                <w:rFonts w:ascii="宋体" w:hAnsi="宋体" w:cs="宋体"/>
                <w:color w:val="000000"/>
                <w:kern w:val="0"/>
                <w:szCs w:val="21"/>
              </w:rPr>
            </w:pPr>
            <w:r>
              <w:rPr>
                <w:rFonts w:ascii="宋体" w:hAnsi="宋体" w:cs="宋体" w:hint="eastAsia"/>
                <w:color w:val="000000"/>
                <w:kern w:val="0"/>
                <w:szCs w:val="21"/>
              </w:rPr>
              <w:t>说明哪些表里有中医四诊信息，</w:t>
            </w:r>
            <w:r w:rsidRPr="00453D03">
              <w:rPr>
                <w:rFonts w:ascii="宋体" w:hAnsi="宋体" w:cs="宋体" w:hint="eastAsia"/>
                <w:color w:val="000000"/>
                <w:kern w:val="0"/>
                <w:szCs w:val="21"/>
              </w:rPr>
              <w:t>此处填写对应的表名称</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DE02.10.028.00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sidRPr="00E26D26">
              <w:rPr>
                <w:rFonts w:ascii="宋体" w:hAnsi="宋体" w:cs="宋体" w:hint="eastAsia"/>
                <w:color w:val="000000"/>
                <w:kern w:val="0"/>
                <w:szCs w:val="21"/>
              </w:rPr>
              <w:t>中医“四诊”观察结果</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ZYSZGCJG</w:t>
            </w:r>
          </w:p>
        </w:tc>
        <w:tc>
          <w:tcPr>
            <w:tcW w:w="992" w:type="dxa"/>
            <w:vAlign w:val="center"/>
          </w:tcPr>
          <w:p w:rsidR="005213E8" w:rsidRPr="00453D03" w:rsidRDefault="005213E8" w:rsidP="00512E3F">
            <w:pPr>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E26D26" w:rsidRDefault="005213E8" w:rsidP="00512E3F">
            <w:pPr>
              <w:widowControl/>
              <w:jc w:val="center"/>
              <w:rPr>
                <w:rFonts w:ascii="宋体" w:hAnsi="宋体" w:cs="宋体"/>
                <w:color w:val="000000"/>
                <w:kern w:val="0"/>
                <w:szCs w:val="21"/>
              </w:rPr>
            </w:pPr>
            <w:r w:rsidRPr="00E26D26">
              <w:rPr>
                <w:rFonts w:ascii="宋体" w:hAnsi="宋体" w:cs="宋体" w:hint="eastAsia"/>
                <w:color w:val="000000"/>
                <w:kern w:val="0"/>
                <w:szCs w:val="21"/>
              </w:rPr>
              <w:t>1000</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DE05.10.132.00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sidRPr="00E26D26">
              <w:rPr>
                <w:rFonts w:ascii="宋体" w:hAnsi="宋体" w:cs="宋体" w:hint="eastAsia"/>
                <w:color w:val="000000"/>
                <w:kern w:val="0"/>
                <w:szCs w:val="21"/>
              </w:rPr>
              <w:t>辨证依据</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BZYJ</w:t>
            </w:r>
          </w:p>
        </w:tc>
        <w:tc>
          <w:tcPr>
            <w:tcW w:w="992" w:type="dxa"/>
            <w:vAlign w:val="center"/>
          </w:tcPr>
          <w:p w:rsidR="005213E8" w:rsidRPr="00453D03" w:rsidRDefault="005213E8" w:rsidP="00512E3F">
            <w:pPr>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E26D26" w:rsidRDefault="005213E8" w:rsidP="00512E3F">
            <w:pPr>
              <w:widowControl/>
              <w:jc w:val="center"/>
              <w:rPr>
                <w:rFonts w:ascii="宋体" w:hAnsi="宋体" w:cs="宋体"/>
                <w:color w:val="000000"/>
                <w:kern w:val="0"/>
                <w:szCs w:val="21"/>
              </w:rPr>
            </w:pPr>
            <w:r w:rsidRPr="00E26D26">
              <w:rPr>
                <w:rFonts w:ascii="宋体" w:hAnsi="宋体" w:cs="宋体" w:hint="eastAsia"/>
                <w:color w:val="000000"/>
                <w:kern w:val="0"/>
                <w:szCs w:val="21"/>
              </w:rPr>
              <w:t>100</w:t>
            </w:r>
          </w:p>
        </w:tc>
        <w:tc>
          <w:tcPr>
            <w:tcW w:w="709" w:type="dxa"/>
            <w:vAlign w:val="center"/>
          </w:tcPr>
          <w:p w:rsidR="005213E8" w:rsidRPr="00E26D26"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可选</w:t>
            </w:r>
          </w:p>
        </w:tc>
        <w:tc>
          <w:tcPr>
            <w:tcW w:w="3054"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DE06.00.300.00</w:t>
            </w:r>
          </w:p>
        </w:tc>
        <w:tc>
          <w:tcPr>
            <w:tcW w:w="2160" w:type="dxa"/>
            <w:vAlign w:val="center"/>
          </w:tcPr>
          <w:p w:rsidR="005213E8" w:rsidRPr="00E26D26" w:rsidRDefault="005213E8" w:rsidP="00512E3F">
            <w:pPr>
              <w:widowControl/>
              <w:jc w:val="left"/>
              <w:rPr>
                <w:rFonts w:ascii="宋体" w:hAnsi="宋体" w:cs="宋体"/>
                <w:color w:val="000000"/>
                <w:kern w:val="0"/>
                <w:szCs w:val="21"/>
              </w:rPr>
            </w:pPr>
            <w:r w:rsidRPr="00E26D26">
              <w:rPr>
                <w:rFonts w:ascii="宋体" w:hAnsi="宋体" w:cs="宋体" w:hint="eastAsia"/>
                <w:color w:val="000000"/>
                <w:kern w:val="0"/>
                <w:szCs w:val="21"/>
              </w:rPr>
              <w:t>治则治法</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ZZZF</w:t>
            </w:r>
          </w:p>
        </w:tc>
        <w:tc>
          <w:tcPr>
            <w:tcW w:w="992" w:type="dxa"/>
            <w:vAlign w:val="center"/>
          </w:tcPr>
          <w:p w:rsidR="005213E8" w:rsidRPr="00453D03" w:rsidRDefault="005213E8" w:rsidP="00512E3F">
            <w:pPr>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shd w:val="clear" w:color="auto" w:fill="auto"/>
            <w:vAlign w:val="center"/>
          </w:tcPr>
          <w:p w:rsidR="005213E8" w:rsidRPr="00E26D26" w:rsidRDefault="005213E8" w:rsidP="00512E3F">
            <w:pPr>
              <w:widowControl/>
              <w:jc w:val="center"/>
              <w:rPr>
                <w:rFonts w:ascii="宋体" w:hAnsi="宋体" w:cs="宋体"/>
                <w:color w:val="000000"/>
                <w:kern w:val="0"/>
                <w:szCs w:val="21"/>
              </w:rPr>
            </w:pPr>
            <w:r w:rsidRPr="00E26D26">
              <w:rPr>
                <w:rFonts w:ascii="宋体" w:hAnsi="宋体" w:cs="宋体" w:hint="eastAsia"/>
                <w:color w:val="000000"/>
                <w:kern w:val="0"/>
                <w:szCs w:val="21"/>
              </w:rPr>
              <w:t>100</w:t>
            </w:r>
          </w:p>
        </w:tc>
        <w:tc>
          <w:tcPr>
            <w:tcW w:w="709" w:type="dxa"/>
            <w:vAlign w:val="center"/>
          </w:tcPr>
          <w:p w:rsidR="005213E8" w:rsidRPr="00453D03" w:rsidRDefault="005213E8" w:rsidP="00512E3F">
            <w:pPr>
              <w:jc w:val="center"/>
              <w:rPr>
                <w:rFonts w:ascii="宋体" w:hAnsi="宋体" w:cs="宋体"/>
                <w:color w:val="000000"/>
                <w:kern w:val="0"/>
                <w:szCs w:val="21"/>
              </w:rPr>
            </w:pPr>
            <w:r w:rsidRPr="00B93B13">
              <w:rPr>
                <w:rFonts w:ascii="宋体" w:hAnsi="宋体" w:cs="宋体" w:hint="eastAsia"/>
                <w:color w:val="000000"/>
                <w:kern w:val="0"/>
                <w:szCs w:val="21"/>
              </w:rPr>
              <w:t>可选</w:t>
            </w:r>
          </w:p>
        </w:tc>
        <w:tc>
          <w:tcPr>
            <w:tcW w:w="3054" w:type="dxa"/>
            <w:vAlign w:val="center"/>
          </w:tcPr>
          <w:p w:rsidR="005213E8" w:rsidRPr="00E26D26" w:rsidRDefault="005213E8" w:rsidP="00512E3F">
            <w:pPr>
              <w:widowControl/>
              <w:jc w:val="left"/>
              <w:rPr>
                <w:rFonts w:ascii="宋体" w:hAnsi="宋体" w:cs="宋体"/>
                <w:color w:val="000000"/>
                <w:kern w:val="0"/>
                <w:szCs w:val="21"/>
              </w:rPr>
            </w:pPr>
            <w:r w:rsidRPr="00E26D26">
              <w:rPr>
                <w:rFonts w:ascii="宋体" w:hAnsi="宋体" w:cs="宋体" w:hint="eastAsia"/>
                <w:color w:val="000000"/>
                <w:kern w:val="0"/>
                <w:szCs w:val="21"/>
              </w:rPr>
              <w:t>GB/T 16751.3</w:t>
            </w:r>
            <w:r>
              <w:rPr>
                <w:rFonts w:ascii="宋体" w:hAnsi="宋体" w:cs="宋体" w:hint="eastAsia"/>
                <w:color w:val="000000"/>
                <w:kern w:val="0"/>
                <w:szCs w:val="21"/>
              </w:rPr>
              <w:t xml:space="preserve"> </w:t>
            </w:r>
            <w:r w:rsidRPr="00E26D26">
              <w:rPr>
                <w:rFonts w:ascii="宋体" w:hAnsi="宋体" w:cs="宋体" w:hint="eastAsia"/>
                <w:color w:val="000000"/>
                <w:kern w:val="0"/>
                <w:szCs w:val="21"/>
              </w:rPr>
              <w:t>1997</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DE06.00.287.00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中药处方医嘱内容</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ZYCFYZNR</w:t>
            </w:r>
          </w:p>
        </w:tc>
        <w:tc>
          <w:tcPr>
            <w:tcW w:w="992"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color w:val="000000"/>
                <w:kern w:val="0"/>
                <w:szCs w:val="21"/>
              </w:rPr>
              <w:t>1000</w:t>
            </w:r>
          </w:p>
        </w:tc>
        <w:tc>
          <w:tcPr>
            <w:tcW w:w="709" w:type="dxa"/>
            <w:vAlign w:val="center"/>
          </w:tcPr>
          <w:p w:rsidR="005213E8" w:rsidRPr="00453D03" w:rsidRDefault="005213E8" w:rsidP="00512E3F">
            <w:pPr>
              <w:jc w:val="center"/>
              <w:rPr>
                <w:rFonts w:ascii="宋体" w:hAnsi="宋体" w:cs="宋体"/>
                <w:color w:val="000000"/>
                <w:kern w:val="0"/>
                <w:szCs w:val="21"/>
              </w:rPr>
            </w:pPr>
            <w:r w:rsidRPr="00B93B13">
              <w:rPr>
                <w:rFonts w:ascii="宋体" w:hAnsi="宋体" w:cs="宋体" w:hint="eastAsia"/>
                <w:color w:val="000000"/>
                <w:kern w:val="0"/>
                <w:szCs w:val="21"/>
              </w:rPr>
              <w:t>可选</w:t>
            </w:r>
          </w:p>
        </w:tc>
        <w:tc>
          <w:tcPr>
            <w:tcW w:w="3054"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DE08.50.047.00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中药煎煮方法</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ZYJZFF</w:t>
            </w:r>
          </w:p>
        </w:tc>
        <w:tc>
          <w:tcPr>
            <w:tcW w:w="992"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color w:val="000000"/>
                <w:kern w:val="0"/>
                <w:szCs w:val="21"/>
              </w:rPr>
              <w:t>100</w:t>
            </w:r>
          </w:p>
        </w:tc>
        <w:tc>
          <w:tcPr>
            <w:tcW w:w="709" w:type="dxa"/>
            <w:vAlign w:val="center"/>
          </w:tcPr>
          <w:p w:rsidR="005213E8" w:rsidRPr="00453D03" w:rsidRDefault="005213E8" w:rsidP="00512E3F">
            <w:pPr>
              <w:jc w:val="center"/>
              <w:rPr>
                <w:rFonts w:ascii="宋体" w:hAnsi="宋体" w:cs="宋体"/>
                <w:color w:val="000000"/>
                <w:kern w:val="0"/>
                <w:szCs w:val="21"/>
              </w:rPr>
            </w:pPr>
            <w:r w:rsidRPr="00B93B13">
              <w:rPr>
                <w:rFonts w:ascii="宋体" w:hAnsi="宋体" w:cs="宋体" w:hint="eastAsia"/>
                <w:color w:val="000000"/>
                <w:kern w:val="0"/>
                <w:szCs w:val="21"/>
              </w:rPr>
              <w:t>可选</w:t>
            </w:r>
          </w:p>
        </w:tc>
        <w:tc>
          <w:tcPr>
            <w:tcW w:w="3054" w:type="dxa"/>
            <w:vAlign w:val="center"/>
          </w:tcPr>
          <w:p w:rsidR="005213E8" w:rsidRPr="00E26D26" w:rsidRDefault="005213E8" w:rsidP="00512E3F">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DE06.00.136.00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中药用药方法</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ZYYYFF</w:t>
            </w:r>
          </w:p>
        </w:tc>
        <w:tc>
          <w:tcPr>
            <w:tcW w:w="992"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color w:val="000000"/>
                <w:kern w:val="0"/>
                <w:szCs w:val="21"/>
              </w:rPr>
              <w:t>100</w:t>
            </w:r>
          </w:p>
        </w:tc>
        <w:tc>
          <w:tcPr>
            <w:tcW w:w="709" w:type="dxa"/>
            <w:vAlign w:val="center"/>
          </w:tcPr>
          <w:p w:rsidR="005213E8" w:rsidRPr="00453D03" w:rsidRDefault="005213E8" w:rsidP="00512E3F">
            <w:pPr>
              <w:jc w:val="center"/>
              <w:rPr>
                <w:rFonts w:ascii="宋体" w:hAnsi="宋体" w:cs="宋体"/>
                <w:color w:val="000000"/>
                <w:kern w:val="0"/>
                <w:szCs w:val="21"/>
              </w:rPr>
            </w:pPr>
            <w:r w:rsidRPr="00B93B13">
              <w:rPr>
                <w:rFonts w:ascii="宋体" w:hAnsi="宋体" w:cs="宋体" w:hint="eastAsia"/>
                <w:color w:val="000000"/>
                <w:kern w:val="0"/>
                <w:szCs w:val="21"/>
              </w:rPr>
              <w:t>可选</w:t>
            </w:r>
          </w:p>
        </w:tc>
        <w:tc>
          <w:tcPr>
            <w:tcW w:w="3054" w:type="dxa"/>
            <w:vAlign w:val="center"/>
          </w:tcPr>
          <w:p w:rsidR="005213E8" w:rsidRDefault="005213E8" w:rsidP="00512E3F">
            <w:pPr>
              <w:widowControl/>
              <w:jc w:val="left"/>
              <w:rPr>
                <w:rFonts w:ascii="宋体" w:hAnsi="宋体" w:cs="宋体"/>
                <w:color w:val="000000"/>
                <w:kern w:val="0"/>
                <w:szCs w:val="21"/>
              </w:rPr>
            </w:pP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修改标志</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XGBZ</w:t>
            </w:r>
          </w:p>
        </w:tc>
        <w:tc>
          <w:tcPr>
            <w:tcW w:w="992"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shd w:val="clear" w:color="auto" w:fill="auto"/>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vAlign w:val="center"/>
          </w:tcPr>
          <w:p w:rsidR="005213E8" w:rsidRPr="00453D03" w:rsidRDefault="005213E8" w:rsidP="00512E3F">
            <w:pPr>
              <w:widowControl/>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453D03">
              <w:rPr>
                <w:rFonts w:ascii="宋体" w:hAnsi="宋体" w:cs="宋体" w:hint="eastAsia"/>
                <w:color w:val="000000"/>
                <w:kern w:val="0"/>
                <w:szCs w:val="21"/>
              </w:rPr>
              <w:t>说明（5）</w:t>
            </w:r>
          </w:p>
        </w:tc>
      </w:tr>
      <w:tr w:rsidR="005213E8"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hint="eastAsia"/>
                <w:color w:val="000000"/>
                <w:kern w:val="0"/>
                <w:szCs w:val="21"/>
              </w:rPr>
              <w:t>数据生成</w:t>
            </w:r>
            <w:r w:rsidRPr="00453D03">
              <w:rPr>
                <w:rFonts w:ascii="宋体" w:hAnsi="宋体" w:cs="宋体"/>
                <w:color w:val="000000"/>
                <w:kern w:val="0"/>
                <w:szCs w:val="21"/>
              </w:rPr>
              <w:t>时间</w:t>
            </w:r>
          </w:p>
        </w:tc>
        <w:tc>
          <w:tcPr>
            <w:tcW w:w="1345" w:type="dxa"/>
            <w:vAlign w:val="center"/>
          </w:tcPr>
          <w:p w:rsidR="005213E8" w:rsidRPr="00453D03" w:rsidRDefault="005213E8" w:rsidP="00512E3F">
            <w:pPr>
              <w:widowControl/>
              <w:jc w:val="left"/>
              <w:rPr>
                <w:rFonts w:ascii="宋体" w:hAnsi="宋体" w:cs="宋体"/>
                <w:color w:val="000000"/>
                <w:kern w:val="0"/>
                <w:szCs w:val="21"/>
              </w:rPr>
            </w:pPr>
            <w:r w:rsidRPr="00453D03">
              <w:rPr>
                <w:rFonts w:ascii="宋体" w:hAnsi="宋体" w:cs="宋体"/>
                <w:color w:val="000000"/>
                <w:kern w:val="0"/>
                <w:szCs w:val="21"/>
              </w:rPr>
              <w:t>Y</w:t>
            </w:r>
            <w:r w:rsidRPr="00453D03">
              <w:rPr>
                <w:rFonts w:ascii="宋体" w:hAnsi="宋体" w:cs="宋体" w:hint="eastAsia"/>
                <w:color w:val="000000"/>
                <w:kern w:val="0"/>
                <w:szCs w:val="21"/>
              </w:rPr>
              <w:t>W</w:t>
            </w:r>
            <w:r w:rsidRPr="00453D03">
              <w:rPr>
                <w:rFonts w:ascii="宋体" w:hAnsi="宋体" w:cs="宋体"/>
                <w:color w:val="000000"/>
                <w:kern w:val="0"/>
                <w:szCs w:val="21"/>
              </w:rPr>
              <w:t>SCSJ</w:t>
            </w:r>
          </w:p>
        </w:tc>
        <w:tc>
          <w:tcPr>
            <w:tcW w:w="992" w:type="dxa"/>
            <w:vAlign w:val="center"/>
          </w:tcPr>
          <w:p w:rsidR="005213E8" w:rsidRPr="00453D03" w:rsidRDefault="005213E8" w:rsidP="00512E3F">
            <w:pPr>
              <w:widowControl/>
              <w:autoSpaceDE w:val="0"/>
              <w:autoSpaceDN w:val="0"/>
              <w:adjustRightInd w:val="0"/>
              <w:ind w:rightChars="-74" w:right="-155"/>
              <w:jc w:val="center"/>
              <w:rPr>
                <w:rFonts w:ascii="宋体" w:hAnsi="宋体" w:cs="宋体"/>
                <w:color w:val="000000"/>
                <w:kern w:val="0"/>
                <w:szCs w:val="21"/>
              </w:rPr>
            </w:pPr>
            <w:r w:rsidRPr="00453D03">
              <w:rPr>
                <w:rFonts w:ascii="宋体" w:hAnsi="宋体" w:cs="宋体"/>
                <w:color w:val="000000"/>
                <w:kern w:val="0"/>
                <w:szCs w:val="21"/>
              </w:rPr>
              <w:t>DATETIME</w:t>
            </w:r>
          </w:p>
        </w:tc>
        <w:tc>
          <w:tcPr>
            <w:tcW w:w="709" w:type="dxa"/>
            <w:shd w:val="clear" w:color="auto" w:fill="auto"/>
            <w:vAlign w:val="center"/>
          </w:tcPr>
          <w:p w:rsidR="005213E8" w:rsidRPr="00453D03"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453D03" w:rsidRDefault="005213E8" w:rsidP="00512E3F">
            <w:pPr>
              <w:widowControl/>
              <w:autoSpaceDE w:val="0"/>
              <w:autoSpaceDN w:val="0"/>
              <w:adjustRightInd w:val="0"/>
              <w:jc w:val="center"/>
              <w:rPr>
                <w:rFonts w:ascii="宋体" w:hAnsi="宋体" w:cs="宋体"/>
                <w:color w:val="000000"/>
                <w:kern w:val="0"/>
                <w:szCs w:val="21"/>
              </w:rPr>
            </w:pPr>
            <w:r w:rsidRPr="00453D03">
              <w:rPr>
                <w:rFonts w:ascii="宋体" w:hAnsi="宋体" w:cs="宋体"/>
                <w:color w:val="000000"/>
                <w:kern w:val="0"/>
                <w:szCs w:val="21"/>
              </w:rPr>
              <w:t>可选</w:t>
            </w:r>
          </w:p>
        </w:tc>
        <w:tc>
          <w:tcPr>
            <w:tcW w:w="3054" w:type="dxa"/>
            <w:vAlign w:val="center"/>
          </w:tcPr>
          <w:p w:rsidR="005213E8" w:rsidRPr="00453D03" w:rsidRDefault="005213E8" w:rsidP="00512E3F">
            <w:pPr>
              <w:widowControl/>
              <w:autoSpaceDE w:val="0"/>
              <w:autoSpaceDN w:val="0"/>
              <w:adjustRightInd w:val="0"/>
              <w:jc w:val="left"/>
              <w:rPr>
                <w:rFonts w:ascii="宋体" w:hAnsi="宋体" w:cs="宋体"/>
                <w:color w:val="000000"/>
                <w:kern w:val="0"/>
                <w:szCs w:val="21"/>
              </w:rPr>
            </w:pPr>
            <w:r w:rsidRPr="00453D03">
              <w:rPr>
                <w:rFonts w:ascii="宋体" w:hAnsi="宋体" w:cs="宋体" w:hint="eastAsia"/>
                <w:color w:val="000000"/>
                <w:kern w:val="0"/>
                <w:szCs w:val="21"/>
              </w:rPr>
              <w:t>业务操作获取</w:t>
            </w:r>
            <w:r w:rsidRPr="00453D03">
              <w:rPr>
                <w:rFonts w:ascii="宋体" w:hAnsi="宋体" w:cs="宋体"/>
                <w:color w:val="000000"/>
                <w:kern w:val="0"/>
                <w:szCs w:val="21"/>
              </w:rPr>
              <w:t>该</w:t>
            </w:r>
            <w:r w:rsidRPr="00453D03">
              <w:rPr>
                <w:rFonts w:ascii="宋体" w:hAnsi="宋体" w:cs="宋体" w:hint="eastAsia"/>
                <w:color w:val="000000"/>
                <w:kern w:val="0"/>
                <w:szCs w:val="21"/>
              </w:rPr>
              <w:t>患者信息</w:t>
            </w:r>
            <w:r w:rsidRPr="00453D03">
              <w:rPr>
                <w:rFonts w:ascii="宋体" w:hAnsi="宋体" w:cs="宋体"/>
                <w:color w:val="000000"/>
                <w:kern w:val="0"/>
                <w:szCs w:val="21"/>
              </w:rPr>
              <w:t>的时间</w:t>
            </w:r>
          </w:p>
        </w:tc>
      </w:tr>
    </w:tbl>
    <w:p w:rsidR="005213E8" w:rsidRDefault="005213E8" w:rsidP="005213E8"/>
    <w:p w:rsidR="005213E8" w:rsidRDefault="005213E8" w:rsidP="005213E8"/>
    <w:p w:rsidR="005213E8" w:rsidRPr="003D1FC2" w:rsidRDefault="005213E8" w:rsidP="0049659C">
      <w:pPr>
        <w:pStyle w:val="3"/>
      </w:pPr>
      <w:bookmarkStart w:id="338" w:name="_Toc429573942"/>
      <w:r>
        <w:rPr>
          <w:rFonts w:hint="eastAsia"/>
        </w:rPr>
        <w:lastRenderedPageBreak/>
        <w:t>护理观察</w:t>
      </w:r>
      <w:r w:rsidRPr="003D1FC2">
        <w:rPr>
          <w:rFonts w:hint="eastAsia"/>
        </w:rPr>
        <w:t>明细表</w:t>
      </w:r>
      <w:r w:rsidRPr="001F7DF3">
        <w:rPr>
          <w:rFonts w:hint="eastAsia"/>
        </w:rPr>
        <w:t>（</w:t>
      </w:r>
      <w:r>
        <w:rPr>
          <w:rFonts w:hint="eastAsia"/>
        </w:rPr>
        <w:t>TB_EMR_HLGCMXB</w:t>
      </w:r>
      <w:r w:rsidRPr="001F7DF3">
        <w:rPr>
          <w:rFonts w:hint="eastAsia"/>
        </w:rPr>
        <w:t>）</w:t>
      </w:r>
      <w:bookmarkEnd w:id="338"/>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709"/>
        <w:gridCol w:w="3054"/>
      </w:tblGrid>
      <w:tr w:rsidR="005213E8" w:rsidRPr="00CE49E6"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CE49E6" w:rsidRDefault="005213E8" w:rsidP="00512E3F">
            <w:pPr>
              <w:pStyle w:val="My"/>
              <w:spacing w:before="0" w:line="240" w:lineRule="auto"/>
              <w:ind w:firstLine="0"/>
              <w:jc w:val="center"/>
              <w:rPr>
                <w:rFonts w:ascii="宋体" w:hAnsi="宋体"/>
                <w:b/>
                <w:sz w:val="21"/>
                <w:szCs w:val="21"/>
              </w:rPr>
            </w:pPr>
            <w:r w:rsidRPr="00CE49E6">
              <w:rPr>
                <w:rFonts w:ascii="宋体" w:hAnsi="宋体" w:hint="eastAsia"/>
                <w:b/>
                <w:sz w:val="21"/>
                <w:szCs w:val="21"/>
              </w:rPr>
              <w:t>说明</w:t>
            </w:r>
          </w:p>
        </w:tc>
      </w:tr>
      <w:tr w:rsidR="005213E8" w:rsidRPr="00CE49E6"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58</w:t>
            </w:r>
            <w:r w:rsidRPr="00F30CB1">
              <w:rPr>
                <w:rFonts w:cs="宋体"/>
                <w:bCs/>
                <w:kern w:val="0"/>
              </w:rPr>
              <w:t>.00</w:t>
            </w:r>
          </w:p>
        </w:tc>
        <w:tc>
          <w:tcPr>
            <w:tcW w:w="2160" w:type="dxa"/>
            <w:shd w:val="clear" w:color="auto" w:fill="FFCC99"/>
            <w:vAlign w:val="center"/>
          </w:tcPr>
          <w:p w:rsidR="005213E8" w:rsidRDefault="005213E8" w:rsidP="00512E3F">
            <w:r>
              <w:rPr>
                <w:rFonts w:hint="eastAsia"/>
              </w:rPr>
              <w:t>ID</w:t>
            </w:r>
          </w:p>
        </w:tc>
        <w:tc>
          <w:tcPr>
            <w:tcW w:w="1281" w:type="dxa"/>
            <w:shd w:val="clear" w:color="auto" w:fill="FFCC99"/>
            <w:vAlign w:val="center"/>
          </w:tcPr>
          <w:p w:rsidR="005213E8" w:rsidRDefault="005213E8" w:rsidP="00512E3F">
            <w:r>
              <w:rPr>
                <w:rFonts w:hint="eastAsia"/>
              </w:rPr>
              <w:t>ID</w:t>
            </w:r>
          </w:p>
        </w:tc>
        <w:tc>
          <w:tcPr>
            <w:tcW w:w="1056" w:type="dxa"/>
            <w:shd w:val="clear" w:color="auto" w:fill="FFCC99"/>
            <w:vAlign w:val="center"/>
          </w:tcPr>
          <w:p w:rsidR="005213E8" w:rsidRDefault="005213E8" w:rsidP="00512E3F">
            <w:pPr>
              <w:jc w:val="center"/>
            </w:pPr>
            <w:r>
              <w:rPr>
                <w:rFonts w:hint="eastAsia"/>
              </w:rPr>
              <w:t>字符串</w:t>
            </w:r>
          </w:p>
        </w:tc>
        <w:tc>
          <w:tcPr>
            <w:tcW w:w="709" w:type="dxa"/>
            <w:shd w:val="clear" w:color="auto" w:fill="FFCC99"/>
            <w:vAlign w:val="center"/>
          </w:tcPr>
          <w:p w:rsidR="005213E8" w:rsidRDefault="005213E8" w:rsidP="00512E3F">
            <w:pPr>
              <w:jc w:val="center"/>
            </w:pPr>
            <w:r>
              <w:rPr>
                <w:rFonts w:hint="eastAsia"/>
              </w:rPr>
              <w:t>8</w:t>
            </w:r>
          </w:p>
        </w:tc>
        <w:tc>
          <w:tcPr>
            <w:tcW w:w="709" w:type="dxa"/>
            <w:shd w:val="clear" w:color="auto" w:fill="FFCC99"/>
            <w:vAlign w:val="center"/>
          </w:tcPr>
          <w:p w:rsidR="005213E8" w:rsidRDefault="005213E8" w:rsidP="00512E3F">
            <w:pPr>
              <w:jc w:val="center"/>
            </w:pPr>
            <w:r>
              <w:rPr>
                <w:rFonts w:hint="eastAsia"/>
              </w:rPr>
              <w:t>必填</w:t>
            </w:r>
          </w:p>
        </w:tc>
        <w:tc>
          <w:tcPr>
            <w:tcW w:w="3054" w:type="dxa"/>
            <w:shd w:val="clear" w:color="auto" w:fill="FFCC99"/>
            <w:vAlign w:val="center"/>
          </w:tcPr>
          <w:p w:rsidR="005213E8" w:rsidRDefault="005213E8" w:rsidP="00512E3F">
            <w:r>
              <w:rPr>
                <w:rFonts w:hint="eastAsia"/>
              </w:rPr>
              <w:t>自动生成，</w:t>
            </w:r>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Default="005213E8" w:rsidP="00512E3F">
            <w:r>
              <w:rPr>
                <w:rFonts w:hint="eastAsia"/>
              </w:rPr>
              <w:t>医疗机构代码</w:t>
            </w:r>
          </w:p>
        </w:tc>
        <w:tc>
          <w:tcPr>
            <w:tcW w:w="1281" w:type="dxa"/>
            <w:tcBorders>
              <w:bottom w:val="single" w:sz="4" w:space="0" w:color="auto"/>
            </w:tcBorders>
            <w:shd w:val="clear" w:color="auto" w:fill="FFCC99"/>
            <w:vAlign w:val="center"/>
          </w:tcPr>
          <w:p w:rsidR="005213E8" w:rsidRDefault="005213E8" w:rsidP="00512E3F">
            <w:r>
              <w:rPr>
                <w:rFonts w:hint="eastAsia"/>
              </w:rPr>
              <w:t>YLJGDM</w:t>
            </w:r>
          </w:p>
        </w:tc>
        <w:tc>
          <w:tcPr>
            <w:tcW w:w="1056" w:type="dxa"/>
            <w:tcBorders>
              <w:bottom w:val="single" w:sz="4" w:space="0" w:color="auto"/>
            </w:tcBorders>
            <w:shd w:val="clear" w:color="auto" w:fill="FFCC99"/>
            <w:vAlign w:val="center"/>
          </w:tcPr>
          <w:p w:rsidR="005213E8" w:rsidRDefault="005213E8" w:rsidP="00512E3F">
            <w:pPr>
              <w:jc w:val="center"/>
            </w:pPr>
            <w:r>
              <w:rPr>
                <w:rFonts w:hint="eastAsia"/>
              </w:rPr>
              <w:t>字符串</w:t>
            </w:r>
          </w:p>
        </w:tc>
        <w:tc>
          <w:tcPr>
            <w:tcW w:w="709" w:type="dxa"/>
            <w:tcBorders>
              <w:bottom w:val="single" w:sz="4" w:space="0" w:color="auto"/>
            </w:tcBorders>
            <w:shd w:val="clear" w:color="auto" w:fill="FFCC99"/>
            <w:vAlign w:val="center"/>
          </w:tcPr>
          <w:p w:rsidR="005213E8" w:rsidRDefault="005213E8" w:rsidP="00512E3F">
            <w:pPr>
              <w:jc w:val="center"/>
            </w:pPr>
            <w:r w:rsidRPr="00755B91">
              <w:rPr>
                <w:rFonts w:ascii="宋体" w:hAnsi="宋体"/>
                <w:kern w:val="0"/>
                <w:szCs w:val="21"/>
              </w:rPr>
              <w:t>22</w:t>
            </w:r>
          </w:p>
        </w:tc>
        <w:tc>
          <w:tcPr>
            <w:tcW w:w="709" w:type="dxa"/>
            <w:tcBorders>
              <w:bottom w:val="single" w:sz="4" w:space="0" w:color="auto"/>
            </w:tcBorders>
            <w:shd w:val="clear" w:color="auto" w:fill="FFCC99"/>
            <w:vAlign w:val="center"/>
          </w:tcPr>
          <w:p w:rsidR="005213E8" w:rsidRDefault="005213E8" w:rsidP="00512E3F">
            <w:pPr>
              <w:jc w:val="center"/>
            </w:pPr>
            <w:r w:rsidRPr="00604BB1">
              <w:rPr>
                <w:rFonts w:hint="eastAsia"/>
              </w:rPr>
              <w:t>必填</w:t>
            </w:r>
          </w:p>
        </w:tc>
        <w:tc>
          <w:tcPr>
            <w:tcW w:w="3054" w:type="dxa"/>
            <w:tcBorders>
              <w:bottom w:val="single" w:sz="4" w:space="0" w:color="auto"/>
            </w:tcBorders>
            <w:shd w:val="clear" w:color="auto" w:fill="FFCC99"/>
            <w:vAlign w:val="center"/>
          </w:tcPr>
          <w:p w:rsidR="005213E8" w:rsidRDefault="005213E8" w:rsidP="00512E3F">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CE49E6" w:rsidTr="00512E3F">
        <w:trPr>
          <w:jc w:val="center"/>
        </w:trPr>
        <w:tc>
          <w:tcPr>
            <w:tcW w:w="2160" w:type="dxa"/>
            <w:tcBorders>
              <w:bottom w:val="single" w:sz="4" w:space="0" w:color="auto"/>
            </w:tcBorders>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F83EA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WDDE98.00.031.00</w:t>
            </w:r>
          </w:p>
        </w:tc>
        <w:tc>
          <w:tcPr>
            <w:tcW w:w="2160"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关联表名</w:t>
            </w:r>
          </w:p>
        </w:tc>
        <w:tc>
          <w:tcPr>
            <w:tcW w:w="1281"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GLBM</w:t>
            </w:r>
          </w:p>
        </w:tc>
        <w:tc>
          <w:tcPr>
            <w:tcW w:w="1056"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09"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rPr>
                <w:rFonts w:ascii="宋体" w:hAnsi="宋体" w:cs="宋体"/>
                <w:color w:val="000000"/>
                <w:kern w:val="0"/>
                <w:szCs w:val="21"/>
              </w:rPr>
            </w:pPr>
            <w:r>
              <w:rPr>
                <w:rFonts w:ascii="宋体" w:hAnsi="宋体" w:cs="宋体" w:hint="eastAsia"/>
                <w:color w:val="000000"/>
                <w:kern w:val="0"/>
                <w:szCs w:val="21"/>
              </w:rPr>
              <w:t>说明哪些表里有护理观察信息，</w:t>
            </w:r>
            <w:r w:rsidRPr="00453D03">
              <w:rPr>
                <w:rFonts w:ascii="宋体" w:hAnsi="宋体" w:cs="宋体" w:hint="eastAsia"/>
                <w:color w:val="000000"/>
                <w:kern w:val="0"/>
                <w:szCs w:val="21"/>
              </w:rPr>
              <w:t>此处填写对应的表名称</w:t>
            </w:r>
          </w:p>
        </w:tc>
      </w:tr>
      <w:tr w:rsidR="005213E8" w:rsidRPr="004E3FEE" w:rsidTr="00512E3F">
        <w:trPr>
          <w:trHeight w:val="375"/>
          <w:jc w:val="center"/>
        </w:trPr>
        <w:tc>
          <w:tcPr>
            <w:tcW w:w="2160" w:type="dxa"/>
          </w:tcPr>
          <w:p w:rsidR="005213E8" w:rsidRPr="00F30CB1" w:rsidRDefault="005213E8" w:rsidP="00512E3F">
            <w:pPr>
              <w:widowControl/>
              <w:jc w:val="center"/>
              <w:rPr>
                <w:rFonts w:cs="宋体"/>
                <w:bCs/>
                <w:kern w:val="0"/>
              </w:rPr>
            </w:pPr>
            <w:r w:rsidRPr="00F30CB1">
              <w:rPr>
                <w:rFonts w:cs="宋体" w:hint="eastAsia"/>
                <w:bCs/>
                <w:kern w:val="0"/>
              </w:rPr>
              <w:t>DE02.10.031.00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护理观察项目名称</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HLGCXMMC</w:t>
            </w:r>
          </w:p>
        </w:tc>
        <w:tc>
          <w:tcPr>
            <w:tcW w:w="1056"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30</w:t>
            </w:r>
          </w:p>
        </w:tc>
        <w:tc>
          <w:tcPr>
            <w:tcW w:w="709" w:type="dxa"/>
          </w:tcPr>
          <w:p w:rsidR="005213E8" w:rsidRPr="00BB7230" w:rsidRDefault="005213E8" w:rsidP="00512E3F">
            <w:pPr>
              <w:autoSpaceDE w:val="0"/>
              <w:autoSpaceDN w:val="0"/>
              <w:adjustRightInd w:val="0"/>
              <w:jc w:val="center"/>
              <w:rPr>
                <w:rFonts w:ascii="宋体" w:hAnsi="宋体"/>
                <w:szCs w:val="21"/>
              </w:rPr>
            </w:pPr>
            <w:r w:rsidRPr="00BB7230">
              <w:rPr>
                <w:rFonts w:ascii="宋体" w:hAnsi="宋体" w:hint="eastAsia"/>
                <w:szCs w:val="21"/>
              </w:rPr>
              <w:t>必填</w:t>
            </w:r>
          </w:p>
        </w:tc>
        <w:tc>
          <w:tcPr>
            <w:tcW w:w="3054" w:type="dxa"/>
          </w:tcPr>
          <w:p w:rsidR="005213E8" w:rsidRPr="00BB7230" w:rsidRDefault="005213E8" w:rsidP="00512E3F">
            <w:pPr>
              <w:rPr>
                <w:rFonts w:ascii="宋体" w:hAnsi="宋体" w:cs="宋体"/>
                <w:color w:val="000000"/>
                <w:szCs w:val="21"/>
              </w:rPr>
            </w:pPr>
            <w:r>
              <w:rPr>
                <w:rFonts w:ascii="宋体" w:hAnsi="宋体" w:cs="宋体" w:hint="eastAsia"/>
                <w:color w:val="000000"/>
                <w:szCs w:val="21"/>
              </w:rPr>
              <w:t>如患者神智状态、饮食情况、皮肤情况、氧疗情况、排尿排便情况、流量、出量、入量等</w:t>
            </w:r>
          </w:p>
        </w:tc>
      </w:tr>
      <w:tr w:rsidR="005213E8" w:rsidRPr="004E3FEE" w:rsidTr="00512E3F">
        <w:trPr>
          <w:trHeight w:val="375"/>
          <w:jc w:val="center"/>
        </w:trPr>
        <w:tc>
          <w:tcPr>
            <w:tcW w:w="2160" w:type="dxa"/>
          </w:tcPr>
          <w:p w:rsidR="005213E8" w:rsidRPr="00F30CB1" w:rsidRDefault="005213E8" w:rsidP="00512E3F">
            <w:pPr>
              <w:widowControl/>
              <w:jc w:val="center"/>
              <w:rPr>
                <w:rFonts w:cs="宋体"/>
                <w:bCs/>
                <w:kern w:val="0"/>
              </w:rPr>
            </w:pPr>
            <w:r w:rsidRPr="00F30CB1">
              <w:rPr>
                <w:rFonts w:cs="宋体" w:hint="eastAsia"/>
                <w:bCs/>
                <w:kern w:val="0"/>
              </w:rPr>
              <w:t>DE02.10.028.00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护理观察结果</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HLGCJG</w:t>
            </w:r>
          </w:p>
        </w:tc>
        <w:tc>
          <w:tcPr>
            <w:tcW w:w="1056"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1000</w:t>
            </w:r>
          </w:p>
        </w:tc>
        <w:tc>
          <w:tcPr>
            <w:tcW w:w="709" w:type="dxa"/>
          </w:tcPr>
          <w:p w:rsidR="005213E8" w:rsidRDefault="005213E8" w:rsidP="00512E3F">
            <w:pPr>
              <w:jc w:val="center"/>
            </w:pPr>
            <w:r w:rsidRPr="00453D03">
              <w:rPr>
                <w:rFonts w:ascii="宋体" w:hAnsi="宋体" w:cs="宋体" w:hint="eastAsia"/>
                <w:color w:val="000000"/>
                <w:kern w:val="0"/>
                <w:szCs w:val="21"/>
              </w:rPr>
              <w:t>必填</w:t>
            </w:r>
          </w:p>
        </w:tc>
        <w:tc>
          <w:tcPr>
            <w:tcW w:w="3054" w:type="dxa"/>
          </w:tcPr>
          <w:p w:rsidR="005213E8" w:rsidRPr="00BB7230" w:rsidRDefault="005213E8" w:rsidP="00512E3F">
            <w:pPr>
              <w:rPr>
                <w:rFonts w:ascii="宋体" w:hAnsi="宋体" w:cs="宋体"/>
                <w:color w:val="000000"/>
                <w:szCs w:val="21"/>
              </w:rPr>
            </w:pPr>
          </w:p>
        </w:tc>
      </w:tr>
      <w:tr w:rsidR="005213E8" w:rsidTr="00512E3F">
        <w:trPr>
          <w:jc w:val="center"/>
        </w:trPr>
        <w:tc>
          <w:tcPr>
            <w:tcW w:w="2160" w:type="dxa"/>
            <w:tcBorders>
              <w:top w:val="single" w:sz="4" w:space="0" w:color="auto"/>
              <w:left w:val="single" w:sz="4" w:space="0" w:color="auto"/>
              <w:bottom w:val="single" w:sz="4" w:space="0" w:color="auto"/>
              <w:right w:val="single" w:sz="4" w:space="0" w:color="auto"/>
            </w:tcBorders>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修改标志</w:t>
            </w:r>
          </w:p>
        </w:tc>
        <w:tc>
          <w:tcPr>
            <w:tcW w:w="1281"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XGBZ</w:t>
            </w:r>
          </w:p>
        </w:tc>
        <w:tc>
          <w:tcPr>
            <w:tcW w:w="1056" w:type="dxa"/>
            <w:tcBorders>
              <w:top w:val="single" w:sz="4" w:space="0" w:color="auto"/>
              <w:left w:val="single" w:sz="4" w:space="0" w:color="auto"/>
              <w:bottom w:val="single" w:sz="4" w:space="0" w:color="auto"/>
              <w:right w:val="single" w:sz="4" w:space="0" w:color="auto"/>
            </w:tcBorders>
            <w:vAlign w:val="center"/>
          </w:tcPr>
          <w:p w:rsidR="005213E8" w:rsidRPr="008D1EEA" w:rsidRDefault="005213E8" w:rsidP="00512E3F">
            <w:pPr>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213E8" w:rsidRPr="008D1EEA" w:rsidRDefault="005213E8" w:rsidP="00512E3F">
            <w:pPr>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453D03">
              <w:rPr>
                <w:rFonts w:ascii="宋体" w:hAnsi="宋体" w:cs="宋体" w:hint="eastAsia"/>
                <w:color w:val="000000"/>
                <w:kern w:val="0"/>
                <w:szCs w:val="21"/>
              </w:rPr>
              <w:t>说明（5）</w:t>
            </w:r>
          </w:p>
        </w:tc>
      </w:tr>
      <w:tr w:rsidR="005213E8" w:rsidTr="00512E3F">
        <w:trPr>
          <w:jc w:val="center"/>
        </w:trPr>
        <w:tc>
          <w:tcPr>
            <w:tcW w:w="2160" w:type="dxa"/>
            <w:tcBorders>
              <w:top w:val="single" w:sz="4" w:space="0" w:color="auto"/>
              <w:left w:val="single" w:sz="4" w:space="0" w:color="auto"/>
              <w:bottom w:val="single" w:sz="4" w:space="0" w:color="auto"/>
              <w:right w:val="single" w:sz="4" w:space="0" w:color="auto"/>
            </w:tcBorders>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数据生成</w:t>
            </w:r>
            <w:r w:rsidRPr="00453D03">
              <w:rPr>
                <w:rFonts w:ascii="宋体" w:hAnsi="宋体" w:cs="宋体"/>
                <w:color w:val="000000"/>
                <w:kern w:val="0"/>
                <w:szCs w:val="21"/>
              </w:rPr>
              <w:t>时间</w:t>
            </w:r>
          </w:p>
        </w:tc>
        <w:tc>
          <w:tcPr>
            <w:tcW w:w="1281"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color w:val="000000"/>
                <w:kern w:val="0"/>
                <w:szCs w:val="21"/>
              </w:rPr>
              <w:t>Y</w:t>
            </w:r>
            <w:r w:rsidRPr="00453D03">
              <w:rPr>
                <w:rFonts w:ascii="宋体" w:hAnsi="宋体" w:cs="宋体" w:hint="eastAsia"/>
                <w:color w:val="000000"/>
                <w:kern w:val="0"/>
                <w:szCs w:val="21"/>
              </w:rPr>
              <w:t>W</w:t>
            </w:r>
            <w:r w:rsidRPr="00453D03">
              <w:rPr>
                <w:rFonts w:ascii="宋体" w:hAnsi="宋体" w:cs="宋体"/>
                <w:color w:val="000000"/>
                <w:kern w:val="0"/>
                <w:szCs w:val="21"/>
              </w:rPr>
              <w:t>SCSJ</w:t>
            </w:r>
          </w:p>
        </w:tc>
        <w:tc>
          <w:tcPr>
            <w:tcW w:w="1056"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color w:val="000000"/>
                <w:kern w:val="0"/>
                <w:szCs w:val="21"/>
              </w:rPr>
              <w:t>DATETIME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213E8" w:rsidRPr="00453D03" w:rsidRDefault="005213E8" w:rsidP="00512E3F">
            <w:pPr>
              <w:jc w:val="center"/>
              <w:rPr>
                <w:rFonts w:ascii="宋体" w:hAnsi="宋体" w:cs="宋体"/>
                <w:color w:val="000000"/>
                <w:kern w:val="0"/>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color w:val="000000"/>
                <w:kern w:val="0"/>
                <w:szCs w:val="21"/>
              </w:rPr>
              <w:t>可选</w:t>
            </w:r>
          </w:p>
        </w:tc>
        <w:tc>
          <w:tcPr>
            <w:tcW w:w="3054"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业务操作获取</w:t>
            </w:r>
            <w:r w:rsidRPr="00453D03">
              <w:rPr>
                <w:rFonts w:ascii="宋体" w:hAnsi="宋体" w:cs="宋体"/>
                <w:color w:val="000000"/>
                <w:kern w:val="0"/>
                <w:szCs w:val="21"/>
              </w:rPr>
              <w:t>该</w:t>
            </w:r>
            <w:r w:rsidRPr="00453D03">
              <w:rPr>
                <w:rFonts w:ascii="宋体" w:hAnsi="宋体" w:cs="宋体" w:hint="eastAsia"/>
                <w:color w:val="000000"/>
                <w:kern w:val="0"/>
                <w:szCs w:val="21"/>
              </w:rPr>
              <w:t>患者信息</w:t>
            </w:r>
            <w:r w:rsidRPr="00453D03">
              <w:rPr>
                <w:rFonts w:ascii="宋体" w:hAnsi="宋体" w:cs="宋体"/>
                <w:color w:val="000000"/>
                <w:kern w:val="0"/>
                <w:szCs w:val="21"/>
              </w:rPr>
              <w:t>的时间</w:t>
            </w:r>
          </w:p>
        </w:tc>
      </w:tr>
    </w:tbl>
    <w:p w:rsidR="005213E8" w:rsidRDefault="005213E8" w:rsidP="005213E8"/>
    <w:p w:rsidR="005213E8" w:rsidRDefault="005213E8" w:rsidP="005213E8"/>
    <w:p w:rsidR="005213E8" w:rsidRDefault="005213E8" w:rsidP="005213E8"/>
    <w:p w:rsidR="005213E8" w:rsidRPr="003D1FC2" w:rsidRDefault="005213E8" w:rsidP="0049659C">
      <w:pPr>
        <w:pStyle w:val="3"/>
      </w:pPr>
      <w:bookmarkStart w:id="339" w:name="_Toc429573943"/>
      <w:r>
        <w:rPr>
          <w:rFonts w:hint="eastAsia"/>
        </w:rPr>
        <w:t>护理操作</w:t>
      </w:r>
      <w:r w:rsidRPr="003D1FC2">
        <w:rPr>
          <w:rFonts w:hint="eastAsia"/>
        </w:rPr>
        <w:t>明细表</w:t>
      </w:r>
      <w:r w:rsidRPr="001F7DF3">
        <w:rPr>
          <w:rFonts w:hint="eastAsia"/>
        </w:rPr>
        <w:t>（</w:t>
      </w:r>
      <w:r>
        <w:rPr>
          <w:rFonts w:hint="eastAsia"/>
        </w:rPr>
        <w:t>TB_EMR_HLCZMXB</w:t>
      </w:r>
      <w:r w:rsidRPr="001F7DF3">
        <w:rPr>
          <w:rFonts w:hint="eastAsia"/>
        </w:rPr>
        <w:t>）</w:t>
      </w:r>
      <w:bookmarkEnd w:id="339"/>
    </w:p>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709"/>
        <w:gridCol w:w="3054"/>
      </w:tblGrid>
      <w:tr w:rsidR="005213E8" w:rsidRPr="00CE49E6"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CE49E6" w:rsidRDefault="005213E8" w:rsidP="00512E3F">
            <w:pPr>
              <w:pStyle w:val="My"/>
              <w:spacing w:before="0" w:line="240" w:lineRule="auto"/>
              <w:ind w:firstLine="0"/>
              <w:jc w:val="center"/>
              <w:rPr>
                <w:rFonts w:ascii="宋体" w:hAnsi="宋体"/>
                <w:b/>
                <w:sz w:val="21"/>
                <w:szCs w:val="21"/>
              </w:rPr>
            </w:pPr>
            <w:r w:rsidRPr="00CE49E6">
              <w:rPr>
                <w:rFonts w:ascii="宋体" w:hAnsi="宋体" w:hint="eastAsia"/>
                <w:b/>
                <w:sz w:val="21"/>
                <w:szCs w:val="21"/>
              </w:rPr>
              <w:t>说明</w:t>
            </w:r>
          </w:p>
        </w:tc>
      </w:tr>
      <w:tr w:rsidR="005213E8" w:rsidRPr="00CE49E6"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58</w:t>
            </w:r>
            <w:r w:rsidRPr="00F30CB1">
              <w:rPr>
                <w:rFonts w:cs="宋体"/>
                <w:bCs/>
                <w:kern w:val="0"/>
              </w:rPr>
              <w:t>.00</w:t>
            </w:r>
          </w:p>
        </w:tc>
        <w:tc>
          <w:tcPr>
            <w:tcW w:w="2160" w:type="dxa"/>
            <w:shd w:val="clear" w:color="auto" w:fill="FFCC99"/>
            <w:vAlign w:val="center"/>
          </w:tcPr>
          <w:p w:rsidR="005213E8" w:rsidRDefault="005213E8" w:rsidP="00512E3F">
            <w:r>
              <w:rPr>
                <w:rFonts w:hint="eastAsia"/>
              </w:rPr>
              <w:t>ID</w:t>
            </w:r>
          </w:p>
        </w:tc>
        <w:tc>
          <w:tcPr>
            <w:tcW w:w="1281" w:type="dxa"/>
            <w:shd w:val="clear" w:color="auto" w:fill="FFCC99"/>
            <w:vAlign w:val="center"/>
          </w:tcPr>
          <w:p w:rsidR="005213E8" w:rsidRDefault="005213E8" w:rsidP="00512E3F">
            <w:r>
              <w:rPr>
                <w:rFonts w:hint="eastAsia"/>
              </w:rPr>
              <w:t>ID</w:t>
            </w:r>
          </w:p>
        </w:tc>
        <w:tc>
          <w:tcPr>
            <w:tcW w:w="1056" w:type="dxa"/>
            <w:shd w:val="clear" w:color="auto" w:fill="FFCC99"/>
            <w:vAlign w:val="center"/>
          </w:tcPr>
          <w:p w:rsidR="005213E8" w:rsidRDefault="005213E8" w:rsidP="00512E3F">
            <w:pPr>
              <w:jc w:val="center"/>
            </w:pPr>
            <w:r>
              <w:rPr>
                <w:rFonts w:hint="eastAsia"/>
              </w:rPr>
              <w:t>字符串</w:t>
            </w:r>
          </w:p>
        </w:tc>
        <w:tc>
          <w:tcPr>
            <w:tcW w:w="709" w:type="dxa"/>
            <w:shd w:val="clear" w:color="auto" w:fill="FFCC99"/>
            <w:vAlign w:val="center"/>
          </w:tcPr>
          <w:p w:rsidR="005213E8" w:rsidRDefault="005213E8" w:rsidP="00512E3F">
            <w:pPr>
              <w:jc w:val="center"/>
            </w:pPr>
            <w:r>
              <w:rPr>
                <w:rFonts w:hint="eastAsia"/>
              </w:rPr>
              <w:t>8</w:t>
            </w:r>
          </w:p>
        </w:tc>
        <w:tc>
          <w:tcPr>
            <w:tcW w:w="709" w:type="dxa"/>
            <w:shd w:val="clear" w:color="auto" w:fill="FFCC99"/>
            <w:vAlign w:val="center"/>
          </w:tcPr>
          <w:p w:rsidR="005213E8" w:rsidRDefault="005213E8" w:rsidP="00512E3F">
            <w:pPr>
              <w:jc w:val="center"/>
            </w:pPr>
            <w:r>
              <w:rPr>
                <w:rFonts w:hint="eastAsia"/>
              </w:rPr>
              <w:t>必填</w:t>
            </w:r>
          </w:p>
        </w:tc>
        <w:tc>
          <w:tcPr>
            <w:tcW w:w="3054" w:type="dxa"/>
            <w:shd w:val="clear" w:color="auto" w:fill="FFCC99"/>
            <w:vAlign w:val="center"/>
          </w:tcPr>
          <w:p w:rsidR="005213E8" w:rsidRDefault="005213E8" w:rsidP="00512E3F">
            <w:r>
              <w:rPr>
                <w:rFonts w:hint="eastAsia"/>
              </w:rPr>
              <w:t>自动生成，</w:t>
            </w:r>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Default="005213E8" w:rsidP="00512E3F">
            <w:r>
              <w:rPr>
                <w:rFonts w:hint="eastAsia"/>
              </w:rPr>
              <w:t>医疗机构代码</w:t>
            </w:r>
          </w:p>
        </w:tc>
        <w:tc>
          <w:tcPr>
            <w:tcW w:w="1281" w:type="dxa"/>
            <w:tcBorders>
              <w:bottom w:val="single" w:sz="4" w:space="0" w:color="auto"/>
            </w:tcBorders>
            <w:shd w:val="clear" w:color="auto" w:fill="FFCC99"/>
            <w:vAlign w:val="center"/>
          </w:tcPr>
          <w:p w:rsidR="005213E8" w:rsidRDefault="005213E8" w:rsidP="00512E3F">
            <w:r>
              <w:rPr>
                <w:rFonts w:hint="eastAsia"/>
              </w:rPr>
              <w:t>YLJGDM</w:t>
            </w:r>
          </w:p>
        </w:tc>
        <w:tc>
          <w:tcPr>
            <w:tcW w:w="1056" w:type="dxa"/>
            <w:tcBorders>
              <w:bottom w:val="single" w:sz="4" w:space="0" w:color="auto"/>
            </w:tcBorders>
            <w:shd w:val="clear" w:color="auto" w:fill="FFCC99"/>
            <w:vAlign w:val="center"/>
          </w:tcPr>
          <w:p w:rsidR="005213E8" w:rsidRDefault="005213E8" w:rsidP="00512E3F">
            <w:pPr>
              <w:jc w:val="center"/>
            </w:pPr>
            <w:r>
              <w:rPr>
                <w:rFonts w:hint="eastAsia"/>
              </w:rPr>
              <w:t>字符串</w:t>
            </w:r>
          </w:p>
        </w:tc>
        <w:tc>
          <w:tcPr>
            <w:tcW w:w="709" w:type="dxa"/>
            <w:tcBorders>
              <w:bottom w:val="single" w:sz="4" w:space="0" w:color="auto"/>
            </w:tcBorders>
            <w:shd w:val="clear" w:color="auto" w:fill="FFCC99"/>
            <w:vAlign w:val="center"/>
          </w:tcPr>
          <w:p w:rsidR="005213E8" w:rsidRDefault="005213E8" w:rsidP="00512E3F">
            <w:pPr>
              <w:jc w:val="center"/>
            </w:pPr>
            <w:r w:rsidRPr="00755B91">
              <w:rPr>
                <w:rFonts w:ascii="宋体" w:hAnsi="宋体"/>
                <w:kern w:val="0"/>
                <w:szCs w:val="21"/>
              </w:rPr>
              <w:t>22</w:t>
            </w:r>
          </w:p>
        </w:tc>
        <w:tc>
          <w:tcPr>
            <w:tcW w:w="709" w:type="dxa"/>
            <w:tcBorders>
              <w:bottom w:val="single" w:sz="4" w:space="0" w:color="auto"/>
            </w:tcBorders>
            <w:shd w:val="clear" w:color="auto" w:fill="FFCC99"/>
            <w:vAlign w:val="center"/>
          </w:tcPr>
          <w:p w:rsidR="005213E8" w:rsidRDefault="005213E8" w:rsidP="00512E3F">
            <w:pPr>
              <w:jc w:val="center"/>
            </w:pPr>
            <w:r w:rsidRPr="00604BB1">
              <w:rPr>
                <w:rFonts w:hint="eastAsia"/>
              </w:rPr>
              <w:t>必填</w:t>
            </w:r>
          </w:p>
        </w:tc>
        <w:tc>
          <w:tcPr>
            <w:tcW w:w="3054" w:type="dxa"/>
            <w:tcBorders>
              <w:bottom w:val="single" w:sz="4" w:space="0" w:color="auto"/>
            </w:tcBorders>
            <w:shd w:val="clear" w:color="auto" w:fill="FFCC99"/>
            <w:vAlign w:val="center"/>
          </w:tcPr>
          <w:p w:rsidR="005213E8" w:rsidRDefault="005213E8" w:rsidP="00512E3F">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CE49E6" w:rsidTr="00512E3F">
        <w:trPr>
          <w:jc w:val="center"/>
        </w:trPr>
        <w:tc>
          <w:tcPr>
            <w:tcW w:w="2160" w:type="dxa"/>
            <w:tcBorders>
              <w:bottom w:val="single" w:sz="4" w:space="0" w:color="auto"/>
            </w:tcBorders>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F83EAE"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WDDE98.00.031.00</w:t>
            </w:r>
          </w:p>
        </w:tc>
        <w:tc>
          <w:tcPr>
            <w:tcW w:w="2160"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关联表名</w:t>
            </w:r>
          </w:p>
        </w:tc>
        <w:tc>
          <w:tcPr>
            <w:tcW w:w="1281"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GLBM</w:t>
            </w:r>
          </w:p>
        </w:tc>
        <w:tc>
          <w:tcPr>
            <w:tcW w:w="1056"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09"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rPr>
                <w:rFonts w:ascii="宋体" w:hAnsi="宋体" w:cs="宋体"/>
                <w:color w:val="000000"/>
                <w:kern w:val="0"/>
                <w:szCs w:val="21"/>
              </w:rPr>
            </w:pPr>
            <w:r>
              <w:rPr>
                <w:rFonts w:ascii="宋体" w:hAnsi="宋体" w:cs="宋体" w:hint="eastAsia"/>
                <w:color w:val="000000"/>
                <w:kern w:val="0"/>
                <w:szCs w:val="21"/>
              </w:rPr>
              <w:t>说明哪些表里有护理操作明细</w:t>
            </w:r>
            <w:r>
              <w:rPr>
                <w:rFonts w:ascii="宋体" w:hAnsi="宋体" w:cs="宋体" w:hint="eastAsia"/>
                <w:color w:val="000000"/>
                <w:kern w:val="0"/>
                <w:szCs w:val="21"/>
              </w:rPr>
              <w:lastRenderedPageBreak/>
              <w:t>信息，</w:t>
            </w:r>
            <w:r w:rsidRPr="00453D03">
              <w:rPr>
                <w:rFonts w:ascii="宋体" w:hAnsi="宋体" w:cs="宋体" w:hint="eastAsia"/>
                <w:color w:val="000000"/>
                <w:kern w:val="0"/>
                <w:szCs w:val="21"/>
              </w:rPr>
              <w:t>此处填写对应的表名称</w:t>
            </w:r>
          </w:p>
        </w:tc>
      </w:tr>
      <w:tr w:rsidR="005213E8" w:rsidRPr="004E3FEE" w:rsidTr="00512E3F">
        <w:trPr>
          <w:trHeight w:val="375"/>
          <w:jc w:val="center"/>
        </w:trPr>
        <w:tc>
          <w:tcPr>
            <w:tcW w:w="2160" w:type="dxa"/>
          </w:tcPr>
          <w:p w:rsidR="005213E8" w:rsidRPr="00F30CB1" w:rsidRDefault="005213E8" w:rsidP="00512E3F">
            <w:pPr>
              <w:widowControl/>
              <w:jc w:val="center"/>
              <w:rPr>
                <w:rFonts w:cs="宋体"/>
                <w:bCs/>
                <w:kern w:val="0"/>
              </w:rPr>
            </w:pPr>
            <w:r w:rsidRPr="00F30CB1">
              <w:rPr>
                <w:rFonts w:cs="宋体" w:hint="eastAsia"/>
                <w:bCs/>
                <w:kern w:val="0"/>
              </w:rPr>
              <w:lastRenderedPageBreak/>
              <w:t>DE06.00.342.00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护理操作名称</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HLCZMC</w:t>
            </w:r>
          </w:p>
        </w:tc>
        <w:tc>
          <w:tcPr>
            <w:tcW w:w="1056"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w:t>
            </w:r>
          </w:p>
        </w:tc>
        <w:tc>
          <w:tcPr>
            <w:tcW w:w="709" w:type="dxa"/>
          </w:tcPr>
          <w:p w:rsidR="005213E8" w:rsidRDefault="005213E8" w:rsidP="00512E3F">
            <w:r w:rsidRPr="00283DD0">
              <w:rPr>
                <w:rFonts w:ascii="宋体" w:hAnsi="宋体" w:cs="宋体" w:hint="eastAsia"/>
                <w:color w:val="000000"/>
                <w:kern w:val="0"/>
                <w:szCs w:val="21"/>
              </w:rPr>
              <w:t>必填</w:t>
            </w:r>
          </w:p>
        </w:tc>
        <w:tc>
          <w:tcPr>
            <w:tcW w:w="3054" w:type="dxa"/>
          </w:tcPr>
          <w:p w:rsidR="005213E8" w:rsidRPr="00BB7230" w:rsidRDefault="005213E8" w:rsidP="00512E3F">
            <w:pPr>
              <w:rPr>
                <w:rFonts w:ascii="宋体" w:hAnsi="宋体" w:cs="宋体"/>
                <w:color w:val="000000"/>
                <w:szCs w:val="21"/>
              </w:rPr>
            </w:pPr>
          </w:p>
        </w:tc>
      </w:tr>
      <w:tr w:rsidR="005213E8" w:rsidRPr="004E3FEE" w:rsidTr="00512E3F">
        <w:trPr>
          <w:trHeight w:val="375"/>
          <w:jc w:val="center"/>
        </w:trPr>
        <w:tc>
          <w:tcPr>
            <w:tcW w:w="2160" w:type="dxa"/>
          </w:tcPr>
          <w:p w:rsidR="005213E8" w:rsidRPr="00F30CB1" w:rsidRDefault="005213E8" w:rsidP="00512E3F">
            <w:pPr>
              <w:widowControl/>
              <w:jc w:val="center"/>
              <w:rPr>
                <w:rFonts w:cs="宋体"/>
                <w:bCs/>
                <w:kern w:val="0"/>
              </w:rPr>
            </w:pPr>
            <w:r w:rsidRPr="00F30CB1">
              <w:rPr>
                <w:rFonts w:cs="宋体" w:hint="eastAsia"/>
                <w:bCs/>
                <w:kern w:val="0"/>
              </w:rPr>
              <w:t>DE06.00.210.00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护理操作项目名称</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HLCZXMMC</w:t>
            </w:r>
          </w:p>
        </w:tc>
        <w:tc>
          <w:tcPr>
            <w:tcW w:w="1056"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w:t>
            </w:r>
          </w:p>
        </w:tc>
        <w:tc>
          <w:tcPr>
            <w:tcW w:w="709" w:type="dxa"/>
          </w:tcPr>
          <w:p w:rsidR="005213E8" w:rsidRDefault="005213E8" w:rsidP="00512E3F">
            <w:r w:rsidRPr="00283DD0">
              <w:rPr>
                <w:rFonts w:ascii="宋体" w:hAnsi="宋体" w:cs="宋体" w:hint="eastAsia"/>
                <w:color w:val="000000"/>
                <w:kern w:val="0"/>
                <w:szCs w:val="21"/>
              </w:rPr>
              <w:t>必填</w:t>
            </w:r>
          </w:p>
        </w:tc>
        <w:tc>
          <w:tcPr>
            <w:tcW w:w="3054" w:type="dxa"/>
          </w:tcPr>
          <w:p w:rsidR="005213E8" w:rsidRPr="00BB7230" w:rsidRDefault="005213E8" w:rsidP="00512E3F">
            <w:pPr>
              <w:rPr>
                <w:rFonts w:ascii="宋体" w:hAnsi="宋体" w:cs="宋体"/>
                <w:color w:val="000000"/>
                <w:szCs w:val="21"/>
              </w:rPr>
            </w:pPr>
            <w:r>
              <w:rPr>
                <w:rFonts w:ascii="宋体" w:hAnsi="宋体" w:cs="宋体" w:hint="eastAsia"/>
                <w:color w:val="000000"/>
                <w:szCs w:val="21"/>
              </w:rPr>
              <w:t>多个护理操作项目的名称</w:t>
            </w:r>
          </w:p>
        </w:tc>
      </w:tr>
      <w:tr w:rsidR="005213E8" w:rsidRPr="004E3FEE" w:rsidTr="00512E3F">
        <w:trPr>
          <w:trHeight w:val="375"/>
          <w:jc w:val="center"/>
        </w:trPr>
        <w:tc>
          <w:tcPr>
            <w:tcW w:w="2160" w:type="dxa"/>
          </w:tcPr>
          <w:p w:rsidR="005213E8" w:rsidRPr="00F30CB1" w:rsidRDefault="005213E8" w:rsidP="00512E3F">
            <w:pPr>
              <w:widowControl/>
              <w:jc w:val="center"/>
              <w:rPr>
                <w:rFonts w:cs="宋体"/>
                <w:bCs/>
                <w:kern w:val="0"/>
              </w:rPr>
            </w:pPr>
            <w:r w:rsidRPr="00F30CB1">
              <w:rPr>
                <w:rFonts w:cs="宋体" w:hint="eastAsia"/>
                <w:bCs/>
                <w:kern w:val="0"/>
              </w:rPr>
              <w:t>DE06.00.209.00</w:t>
            </w:r>
          </w:p>
        </w:tc>
        <w:tc>
          <w:tcPr>
            <w:tcW w:w="2160"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护理操作结果</w:t>
            </w:r>
          </w:p>
        </w:tc>
        <w:tc>
          <w:tcPr>
            <w:tcW w:w="1281" w:type="dxa"/>
          </w:tcPr>
          <w:p w:rsidR="005213E8" w:rsidRPr="00BB7230" w:rsidRDefault="005213E8" w:rsidP="00512E3F">
            <w:pPr>
              <w:rPr>
                <w:rFonts w:ascii="宋体" w:hAnsi="宋体" w:cs="宋体"/>
                <w:color w:val="000000"/>
                <w:szCs w:val="21"/>
              </w:rPr>
            </w:pPr>
            <w:r w:rsidRPr="00BB7230">
              <w:rPr>
                <w:rFonts w:ascii="宋体" w:hAnsi="宋体" w:hint="eastAsia"/>
                <w:color w:val="000000"/>
                <w:szCs w:val="21"/>
              </w:rPr>
              <w:t>HLCZJG</w:t>
            </w:r>
          </w:p>
        </w:tc>
        <w:tc>
          <w:tcPr>
            <w:tcW w:w="1056" w:type="dxa"/>
          </w:tcPr>
          <w:p w:rsidR="005213E8" w:rsidRPr="00BB7230" w:rsidRDefault="005213E8" w:rsidP="00512E3F">
            <w:pPr>
              <w:rPr>
                <w:rFonts w:ascii="宋体" w:hAnsi="宋体" w:cs="宋体"/>
                <w:szCs w:val="21"/>
              </w:rPr>
            </w:pPr>
            <w:r>
              <w:rPr>
                <w:rFonts w:ascii="宋体" w:hAnsi="宋体" w:hint="eastAsia"/>
                <w:szCs w:val="21"/>
              </w:rPr>
              <w:t>字符串</w:t>
            </w:r>
          </w:p>
        </w:tc>
        <w:tc>
          <w:tcPr>
            <w:tcW w:w="709" w:type="dxa"/>
          </w:tcPr>
          <w:p w:rsidR="005213E8" w:rsidRPr="00BB7230" w:rsidRDefault="005213E8" w:rsidP="00512E3F">
            <w:pPr>
              <w:jc w:val="center"/>
              <w:rPr>
                <w:rFonts w:ascii="宋体" w:hAnsi="宋体" w:cs="宋体"/>
                <w:szCs w:val="21"/>
              </w:rPr>
            </w:pPr>
            <w:r w:rsidRPr="00BB7230">
              <w:rPr>
                <w:rFonts w:ascii="宋体" w:hAnsi="宋体" w:hint="eastAsia"/>
                <w:szCs w:val="21"/>
              </w:rPr>
              <w:t>1000</w:t>
            </w:r>
          </w:p>
        </w:tc>
        <w:tc>
          <w:tcPr>
            <w:tcW w:w="709" w:type="dxa"/>
          </w:tcPr>
          <w:p w:rsidR="005213E8" w:rsidRDefault="005213E8" w:rsidP="00512E3F">
            <w:r w:rsidRPr="00283DD0">
              <w:rPr>
                <w:rFonts w:ascii="宋体" w:hAnsi="宋体" w:cs="宋体" w:hint="eastAsia"/>
                <w:color w:val="000000"/>
                <w:kern w:val="0"/>
                <w:szCs w:val="21"/>
              </w:rPr>
              <w:t>必填</w:t>
            </w:r>
          </w:p>
        </w:tc>
        <w:tc>
          <w:tcPr>
            <w:tcW w:w="3054" w:type="dxa"/>
          </w:tcPr>
          <w:p w:rsidR="005213E8" w:rsidRPr="00BB7230" w:rsidRDefault="005213E8" w:rsidP="00512E3F">
            <w:pPr>
              <w:rPr>
                <w:rFonts w:ascii="宋体" w:hAnsi="宋体" w:cs="宋体"/>
                <w:color w:val="000000"/>
                <w:szCs w:val="21"/>
              </w:rPr>
            </w:pPr>
            <w:r>
              <w:rPr>
                <w:rFonts w:ascii="宋体" w:hAnsi="宋体" w:cs="宋体" w:hint="eastAsia"/>
                <w:color w:val="000000"/>
                <w:szCs w:val="21"/>
              </w:rPr>
              <w:t>多个护理操作项目的详细描述</w:t>
            </w:r>
          </w:p>
        </w:tc>
      </w:tr>
      <w:tr w:rsidR="005213E8" w:rsidTr="00512E3F">
        <w:trPr>
          <w:jc w:val="center"/>
        </w:trPr>
        <w:tc>
          <w:tcPr>
            <w:tcW w:w="2160" w:type="dxa"/>
            <w:tcBorders>
              <w:top w:val="single" w:sz="4" w:space="0" w:color="auto"/>
              <w:left w:val="single" w:sz="4" w:space="0" w:color="auto"/>
              <w:bottom w:val="single" w:sz="4" w:space="0" w:color="auto"/>
              <w:right w:val="single" w:sz="4" w:space="0" w:color="auto"/>
            </w:tcBorders>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修改标志</w:t>
            </w:r>
          </w:p>
        </w:tc>
        <w:tc>
          <w:tcPr>
            <w:tcW w:w="1281"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XGBZ</w:t>
            </w:r>
          </w:p>
        </w:tc>
        <w:tc>
          <w:tcPr>
            <w:tcW w:w="1056" w:type="dxa"/>
            <w:tcBorders>
              <w:top w:val="single" w:sz="4" w:space="0" w:color="auto"/>
              <w:left w:val="single" w:sz="4" w:space="0" w:color="auto"/>
              <w:bottom w:val="single" w:sz="4" w:space="0" w:color="auto"/>
              <w:right w:val="single" w:sz="4" w:space="0" w:color="auto"/>
            </w:tcBorders>
            <w:vAlign w:val="center"/>
          </w:tcPr>
          <w:p w:rsidR="005213E8" w:rsidRPr="008D1EEA" w:rsidRDefault="005213E8" w:rsidP="00512E3F">
            <w:pPr>
              <w:jc w:val="center"/>
              <w:rPr>
                <w:rFonts w:ascii="宋体" w:hAnsi="宋体" w:cs="宋体"/>
                <w:color w:val="000000"/>
                <w:kern w:val="0"/>
                <w:szCs w:val="21"/>
              </w:rPr>
            </w:pPr>
            <w:r w:rsidRPr="008D1EEA">
              <w:rPr>
                <w:rFonts w:ascii="宋体" w:hAnsi="宋体" w:cs="宋体" w:hint="eastAsia"/>
                <w:color w:val="000000"/>
                <w:kern w:val="0"/>
                <w:szCs w:val="21"/>
              </w:rPr>
              <w:t>字符</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213E8" w:rsidRPr="008D1EEA" w:rsidRDefault="005213E8" w:rsidP="00512E3F">
            <w:pPr>
              <w:jc w:val="center"/>
              <w:rPr>
                <w:rFonts w:ascii="宋体" w:hAnsi="宋体" w:cs="宋体"/>
                <w:color w:val="000000"/>
                <w:kern w:val="0"/>
                <w:szCs w:val="21"/>
              </w:rPr>
            </w:pPr>
            <w:r w:rsidRPr="008D1EEA">
              <w:rPr>
                <w:rFonts w:ascii="宋体" w:hAnsi="宋体" w:cs="宋体"/>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编码。0：正常、1：撤销；见</w:t>
            </w:r>
            <w:r>
              <w:rPr>
                <w:rFonts w:ascii="宋体" w:hAnsi="宋体" w:cs="宋体" w:hint="eastAsia"/>
                <w:color w:val="000000"/>
                <w:kern w:val="0"/>
                <w:szCs w:val="21"/>
              </w:rPr>
              <w:t>2.1.1</w:t>
            </w:r>
            <w:r w:rsidRPr="00453D03">
              <w:rPr>
                <w:rFonts w:ascii="宋体" w:hAnsi="宋体" w:cs="宋体" w:hint="eastAsia"/>
                <w:color w:val="000000"/>
                <w:kern w:val="0"/>
                <w:szCs w:val="21"/>
              </w:rPr>
              <w:t>说明（5）</w:t>
            </w:r>
          </w:p>
        </w:tc>
      </w:tr>
      <w:tr w:rsidR="005213E8" w:rsidTr="00512E3F">
        <w:trPr>
          <w:jc w:val="center"/>
        </w:trPr>
        <w:tc>
          <w:tcPr>
            <w:tcW w:w="2160" w:type="dxa"/>
            <w:tcBorders>
              <w:top w:val="single" w:sz="4" w:space="0" w:color="auto"/>
              <w:left w:val="single" w:sz="4" w:space="0" w:color="auto"/>
              <w:bottom w:val="single" w:sz="4" w:space="0" w:color="auto"/>
              <w:right w:val="single" w:sz="4" w:space="0" w:color="auto"/>
            </w:tcBorders>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数据生成</w:t>
            </w:r>
            <w:r w:rsidRPr="00453D03">
              <w:rPr>
                <w:rFonts w:ascii="宋体" w:hAnsi="宋体" w:cs="宋体"/>
                <w:color w:val="000000"/>
                <w:kern w:val="0"/>
                <w:szCs w:val="21"/>
              </w:rPr>
              <w:t>时间</w:t>
            </w:r>
          </w:p>
        </w:tc>
        <w:tc>
          <w:tcPr>
            <w:tcW w:w="1281"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color w:val="000000"/>
                <w:kern w:val="0"/>
                <w:szCs w:val="21"/>
              </w:rPr>
              <w:t>Y</w:t>
            </w:r>
            <w:r w:rsidRPr="00453D03">
              <w:rPr>
                <w:rFonts w:ascii="宋体" w:hAnsi="宋体" w:cs="宋体" w:hint="eastAsia"/>
                <w:color w:val="000000"/>
                <w:kern w:val="0"/>
                <w:szCs w:val="21"/>
              </w:rPr>
              <w:t>W</w:t>
            </w:r>
            <w:r w:rsidRPr="00453D03">
              <w:rPr>
                <w:rFonts w:ascii="宋体" w:hAnsi="宋体" w:cs="宋体"/>
                <w:color w:val="000000"/>
                <w:kern w:val="0"/>
                <w:szCs w:val="21"/>
              </w:rPr>
              <w:t>SCSJ</w:t>
            </w:r>
          </w:p>
        </w:tc>
        <w:tc>
          <w:tcPr>
            <w:tcW w:w="1056"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color w:val="000000"/>
                <w:kern w:val="0"/>
                <w:szCs w:val="21"/>
              </w:rPr>
              <w:t>DATETIME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213E8" w:rsidRPr="00453D03" w:rsidRDefault="005213E8" w:rsidP="00512E3F">
            <w:pPr>
              <w:jc w:val="center"/>
              <w:rPr>
                <w:rFonts w:ascii="宋体" w:hAnsi="宋体" w:cs="宋体"/>
                <w:color w:val="000000"/>
                <w:kern w:val="0"/>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color w:val="000000"/>
                <w:kern w:val="0"/>
                <w:szCs w:val="21"/>
              </w:rPr>
              <w:t>可选</w:t>
            </w:r>
          </w:p>
        </w:tc>
        <w:tc>
          <w:tcPr>
            <w:tcW w:w="3054" w:type="dxa"/>
            <w:tcBorders>
              <w:top w:val="single" w:sz="4" w:space="0" w:color="auto"/>
              <w:left w:val="single" w:sz="4" w:space="0" w:color="auto"/>
              <w:bottom w:val="single" w:sz="4" w:space="0" w:color="auto"/>
              <w:right w:val="single" w:sz="4" w:space="0" w:color="auto"/>
            </w:tcBorders>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业务操作获取</w:t>
            </w:r>
            <w:r w:rsidRPr="00453D03">
              <w:rPr>
                <w:rFonts w:ascii="宋体" w:hAnsi="宋体" w:cs="宋体"/>
                <w:color w:val="000000"/>
                <w:kern w:val="0"/>
                <w:szCs w:val="21"/>
              </w:rPr>
              <w:t>该</w:t>
            </w:r>
            <w:r w:rsidRPr="00453D03">
              <w:rPr>
                <w:rFonts w:ascii="宋体" w:hAnsi="宋体" w:cs="宋体" w:hint="eastAsia"/>
                <w:color w:val="000000"/>
                <w:kern w:val="0"/>
                <w:szCs w:val="21"/>
              </w:rPr>
              <w:t>患者信息</w:t>
            </w:r>
            <w:r w:rsidRPr="00453D03">
              <w:rPr>
                <w:rFonts w:ascii="宋体" w:hAnsi="宋体" w:cs="宋体"/>
                <w:color w:val="000000"/>
                <w:kern w:val="0"/>
                <w:szCs w:val="21"/>
              </w:rPr>
              <w:t>的时间</w:t>
            </w:r>
          </w:p>
        </w:tc>
      </w:tr>
    </w:tbl>
    <w:p w:rsidR="005213E8" w:rsidRDefault="005213E8" w:rsidP="005213E8"/>
    <w:p w:rsidR="005213E8" w:rsidRDefault="005213E8" w:rsidP="005213E8"/>
    <w:p w:rsidR="005213E8" w:rsidRDefault="005213E8" w:rsidP="005213E8"/>
    <w:p w:rsidR="005213E8" w:rsidRPr="003D1FC2" w:rsidRDefault="005213E8" w:rsidP="00631648">
      <w:pPr>
        <w:pStyle w:val="3"/>
        <w:numPr>
          <w:ilvl w:val="2"/>
          <w:numId w:val="18"/>
        </w:numPr>
      </w:pPr>
      <w:bookmarkStart w:id="340" w:name="_Toc429573944"/>
      <w:r>
        <w:rPr>
          <w:rFonts w:hint="eastAsia"/>
        </w:rPr>
        <w:t>随访</w:t>
      </w:r>
      <w:r w:rsidRPr="003D1FC2">
        <w:rPr>
          <w:rFonts w:hint="eastAsia"/>
        </w:rPr>
        <w:t>明细表</w:t>
      </w:r>
      <w:r w:rsidRPr="001F7DF3">
        <w:rPr>
          <w:rFonts w:hint="eastAsia"/>
        </w:rPr>
        <w:t>（</w:t>
      </w:r>
      <w:r>
        <w:rPr>
          <w:rFonts w:hint="eastAsia"/>
        </w:rPr>
        <w:t>TB_EMR_YLMXB</w:t>
      </w:r>
      <w:r w:rsidRPr="001F7DF3">
        <w:rPr>
          <w:rFonts w:hint="eastAsia"/>
        </w:rPr>
        <w:t>）</w:t>
      </w:r>
      <w:bookmarkEnd w:id="340"/>
    </w:p>
    <w:p w:rsidR="005213E8" w:rsidRDefault="005213E8" w:rsidP="005213E8"/>
    <w:tbl>
      <w:tblPr>
        <w:tblW w:w="1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1281"/>
        <w:gridCol w:w="1056"/>
        <w:gridCol w:w="709"/>
        <w:gridCol w:w="709"/>
        <w:gridCol w:w="3054"/>
      </w:tblGrid>
      <w:tr w:rsidR="005213E8" w:rsidRPr="00CE49E6" w:rsidTr="00512E3F">
        <w:trPr>
          <w:jc w:val="center"/>
        </w:trPr>
        <w:tc>
          <w:tcPr>
            <w:tcW w:w="2160" w:type="dxa"/>
            <w:tcBorders>
              <w:bottom w:val="single" w:sz="4" w:space="0" w:color="auto"/>
            </w:tcBorders>
            <w:shd w:val="clear" w:color="auto" w:fill="E0E0E0"/>
            <w:vAlign w:val="center"/>
          </w:tcPr>
          <w:p w:rsidR="005213E8" w:rsidRPr="00E5778E" w:rsidRDefault="005213E8" w:rsidP="00512E3F">
            <w:pPr>
              <w:pStyle w:val="My"/>
              <w:spacing w:before="0" w:line="240" w:lineRule="auto"/>
              <w:ind w:firstLine="0"/>
              <w:jc w:val="center"/>
              <w:rPr>
                <w:rFonts w:ascii="宋体" w:hAnsi="宋体"/>
                <w:b/>
                <w:sz w:val="21"/>
                <w:szCs w:val="21"/>
              </w:rPr>
            </w:pPr>
            <w:r w:rsidRPr="00E5778E">
              <w:rPr>
                <w:rFonts w:ascii="宋体" w:hAnsi="宋体" w:hint="eastAsia"/>
                <w:b/>
                <w:sz w:val="21"/>
                <w:szCs w:val="21"/>
              </w:rPr>
              <w:t>标准</w:t>
            </w:r>
          </w:p>
        </w:tc>
        <w:tc>
          <w:tcPr>
            <w:tcW w:w="2160"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数据项</w:t>
            </w:r>
          </w:p>
        </w:tc>
        <w:tc>
          <w:tcPr>
            <w:tcW w:w="1281" w:type="dxa"/>
            <w:tcBorders>
              <w:bottom w:val="single" w:sz="4" w:space="0" w:color="auto"/>
            </w:tcBorders>
            <w:shd w:val="clear" w:color="auto" w:fill="E0E0E0"/>
            <w:vAlign w:val="center"/>
          </w:tcPr>
          <w:p w:rsidR="005213E8" w:rsidRPr="004E3FEE" w:rsidRDefault="005213E8" w:rsidP="00512E3F">
            <w:pPr>
              <w:pStyle w:val="My"/>
              <w:spacing w:before="0" w:line="240" w:lineRule="auto"/>
              <w:ind w:leftChars="-49" w:left="-103" w:rightChars="-45" w:right="-94" w:firstLineChars="78" w:firstLine="188"/>
              <w:jc w:val="center"/>
              <w:rPr>
                <w:rFonts w:ascii="宋体" w:hAnsi="宋体"/>
                <w:b/>
                <w:sz w:val="21"/>
                <w:szCs w:val="21"/>
              </w:rPr>
            </w:pPr>
            <w:r>
              <w:rPr>
                <w:rFonts w:ascii="宋体" w:hAnsi="宋体" w:hint="eastAsia"/>
                <w:b/>
                <w:szCs w:val="21"/>
              </w:rPr>
              <w:t>字段名</w:t>
            </w:r>
          </w:p>
        </w:tc>
        <w:tc>
          <w:tcPr>
            <w:tcW w:w="1056"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数据</w:t>
            </w:r>
          </w:p>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类型</w:t>
            </w:r>
          </w:p>
        </w:tc>
        <w:tc>
          <w:tcPr>
            <w:tcW w:w="709" w:type="dxa"/>
            <w:tcBorders>
              <w:bottom w:val="single" w:sz="4" w:space="0" w:color="auto"/>
            </w:tcBorders>
            <w:shd w:val="clear" w:color="auto" w:fill="E0E0E0"/>
            <w:vAlign w:val="center"/>
          </w:tcPr>
          <w:p w:rsidR="005213E8" w:rsidRPr="004E3FEE" w:rsidRDefault="005213E8" w:rsidP="00512E3F">
            <w:pPr>
              <w:widowControl/>
              <w:jc w:val="center"/>
              <w:rPr>
                <w:rFonts w:ascii="宋体" w:hAnsi="宋体"/>
                <w:b/>
                <w:kern w:val="0"/>
                <w:szCs w:val="21"/>
              </w:rPr>
            </w:pPr>
            <w:r w:rsidRPr="004E3FEE">
              <w:rPr>
                <w:rFonts w:ascii="宋体" w:hAnsi="宋体" w:hint="eastAsia"/>
                <w:b/>
                <w:kern w:val="0"/>
                <w:szCs w:val="21"/>
              </w:rPr>
              <w:t>长度</w:t>
            </w:r>
          </w:p>
        </w:tc>
        <w:tc>
          <w:tcPr>
            <w:tcW w:w="709" w:type="dxa"/>
            <w:tcBorders>
              <w:bottom w:val="single" w:sz="4" w:space="0" w:color="auto"/>
            </w:tcBorders>
            <w:shd w:val="clear" w:color="auto" w:fill="E0E0E0"/>
            <w:vAlign w:val="center"/>
          </w:tcPr>
          <w:p w:rsidR="005213E8" w:rsidRPr="004E3FEE" w:rsidRDefault="005213E8" w:rsidP="00512E3F">
            <w:pPr>
              <w:pStyle w:val="My"/>
              <w:spacing w:before="0" w:line="240" w:lineRule="auto"/>
              <w:ind w:firstLine="0"/>
              <w:jc w:val="center"/>
              <w:rPr>
                <w:rFonts w:ascii="宋体" w:hAnsi="宋体"/>
                <w:b/>
                <w:sz w:val="21"/>
                <w:szCs w:val="21"/>
              </w:rPr>
            </w:pPr>
            <w:r w:rsidRPr="004E3FEE">
              <w:rPr>
                <w:rFonts w:ascii="宋体" w:hAnsi="宋体" w:hint="eastAsia"/>
                <w:b/>
                <w:sz w:val="21"/>
                <w:szCs w:val="21"/>
              </w:rPr>
              <w:t>填报要求</w:t>
            </w:r>
          </w:p>
        </w:tc>
        <w:tc>
          <w:tcPr>
            <w:tcW w:w="3054" w:type="dxa"/>
            <w:tcBorders>
              <w:bottom w:val="single" w:sz="4" w:space="0" w:color="auto"/>
            </w:tcBorders>
            <w:shd w:val="clear" w:color="auto" w:fill="E0E0E0"/>
            <w:vAlign w:val="center"/>
          </w:tcPr>
          <w:p w:rsidR="005213E8" w:rsidRPr="00CE49E6" w:rsidRDefault="005213E8" w:rsidP="00512E3F">
            <w:pPr>
              <w:pStyle w:val="My"/>
              <w:spacing w:before="0" w:line="240" w:lineRule="auto"/>
              <w:ind w:firstLine="0"/>
              <w:jc w:val="center"/>
              <w:rPr>
                <w:rFonts w:ascii="宋体" w:hAnsi="宋体"/>
                <w:b/>
                <w:sz w:val="21"/>
                <w:szCs w:val="21"/>
              </w:rPr>
            </w:pPr>
            <w:r w:rsidRPr="00CE49E6">
              <w:rPr>
                <w:rFonts w:ascii="宋体" w:hAnsi="宋体" w:hint="eastAsia"/>
                <w:b/>
                <w:sz w:val="21"/>
                <w:szCs w:val="21"/>
              </w:rPr>
              <w:t>说明</w:t>
            </w:r>
          </w:p>
        </w:tc>
      </w:tr>
      <w:tr w:rsidR="005213E8" w:rsidRPr="00CE49E6" w:rsidTr="00512E3F">
        <w:trPr>
          <w:jc w:val="center"/>
        </w:trPr>
        <w:tc>
          <w:tcPr>
            <w:tcW w:w="2160" w:type="dxa"/>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WDDE98.00.0</w:t>
            </w:r>
            <w:r w:rsidRPr="00F30CB1">
              <w:rPr>
                <w:rFonts w:cs="宋体" w:hint="eastAsia"/>
                <w:bCs/>
                <w:kern w:val="0"/>
              </w:rPr>
              <w:t>58</w:t>
            </w:r>
            <w:r w:rsidRPr="00F30CB1">
              <w:rPr>
                <w:rFonts w:cs="宋体"/>
                <w:bCs/>
                <w:kern w:val="0"/>
              </w:rPr>
              <w:t>.00</w:t>
            </w:r>
          </w:p>
        </w:tc>
        <w:tc>
          <w:tcPr>
            <w:tcW w:w="2160" w:type="dxa"/>
            <w:shd w:val="clear" w:color="auto" w:fill="FFCC99"/>
            <w:vAlign w:val="center"/>
          </w:tcPr>
          <w:p w:rsidR="005213E8" w:rsidRDefault="005213E8" w:rsidP="00512E3F">
            <w:r>
              <w:rPr>
                <w:rFonts w:hint="eastAsia"/>
              </w:rPr>
              <w:t>ID</w:t>
            </w:r>
          </w:p>
        </w:tc>
        <w:tc>
          <w:tcPr>
            <w:tcW w:w="1281" w:type="dxa"/>
            <w:shd w:val="clear" w:color="auto" w:fill="FFCC99"/>
            <w:vAlign w:val="center"/>
          </w:tcPr>
          <w:p w:rsidR="005213E8" w:rsidRDefault="005213E8" w:rsidP="00512E3F">
            <w:r>
              <w:rPr>
                <w:rFonts w:hint="eastAsia"/>
              </w:rPr>
              <w:t>ID</w:t>
            </w:r>
          </w:p>
        </w:tc>
        <w:tc>
          <w:tcPr>
            <w:tcW w:w="1056" w:type="dxa"/>
            <w:shd w:val="clear" w:color="auto" w:fill="FFCC99"/>
            <w:vAlign w:val="center"/>
          </w:tcPr>
          <w:p w:rsidR="005213E8" w:rsidRDefault="005213E8" w:rsidP="00512E3F">
            <w:pPr>
              <w:jc w:val="center"/>
            </w:pPr>
            <w:r>
              <w:rPr>
                <w:rFonts w:hint="eastAsia"/>
              </w:rPr>
              <w:t>字符串</w:t>
            </w:r>
          </w:p>
        </w:tc>
        <w:tc>
          <w:tcPr>
            <w:tcW w:w="709" w:type="dxa"/>
            <w:shd w:val="clear" w:color="auto" w:fill="FFCC99"/>
            <w:vAlign w:val="center"/>
          </w:tcPr>
          <w:p w:rsidR="005213E8" w:rsidRDefault="005213E8" w:rsidP="00512E3F">
            <w:pPr>
              <w:jc w:val="center"/>
            </w:pPr>
            <w:r>
              <w:rPr>
                <w:rFonts w:hint="eastAsia"/>
              </w:rPr>
              <w:t>8</w:t>
            </w:r>
          </w:p>
        </w:tc>
        <w:tc>
          <w:tcPr>
            <w:tcW w:w="709" w:type="dxa"/>
            <w:shd w:val="clear" w:color="auto" w:fill="FFCC99"/>
            <w:vAlign w:val="center"/>
          </w:tcPr>
          <w:p w:rsidR="005213E8" w:rsidRDefault="005213E8" w:rsidP="00512E3F">
            <w:pPr>
              <w:jc w:val="center"/>
            </w:pPr>
            <w:r>
              <w:rPr>
                <w:rFonts w:hint="eastAsia"/>
              </w:rPr>
              <w:t>必填</w:t>
            </w:r>
          </w:p>
        </w:tc>
        <w:tc>
          <w:tcPr>
            <w:tcW w:w="3054" w:type="dxa"/>
            <w:shd w:val="clear" w:color="auto" w:fill="FFCC99"/>
            <w:vAlign w:val="center"/>
          </w:tcPr>
          <w:p w:rsidR="005213E8" w:rsidRDefault="005213E8" w:rsidP="00512E3F">
            <w:r>
              <w:rPr>
                <w:rFonts w:hint="eastAsia"/>
              </w:rPr>
              <w:t>自动生成，</w:t>
            </w:r>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FFCC99"/>
            <w:vAlign w:val="center"/>
          </w:tcPr>
          <w:p w:rsidR="005213E8" w:rsidRPr="00F30CB1" w:rsidRDefault="005213E8" w:rsidP="00512E3F">
            <w:pPr>
              <w:widowControl/>
              <w:jc w:val="center"/>
              <w:rPr>
                <w:rFonts w:cs="宋体"/>
                <w:bCs/>
                <w:kern w:val="0"/>
              </w:rPr>
            </w:pPr>
            <w:r w:rsidRPr="00F30CB1">
              <w:rPr>
                <w:rFonts w:cs="宋体"/>
                <w:bCs/>
                <w:kern w:val="0"/>
              </w:rPr>
              <w:t>DE08.10.052.00</w:t>
            </w:r>
          </w:p>
        </w:tc>
        <w:tc>
          <w:tcPr>
            <w:tcW w:w="2160" w:type="dxa"/>
            <w:tcBorders>
              <w:bottom w:val="single" w:sz="4" w:space="0" w:color="auto"/>
            </w:tcBorders>
            <w:shd w:val="clear" w:color="auto" w:fill="FFCC99"/>
            <w:vAlign w:val="center"/>
          </w:tcPr>
          <w:p w:rsidR="005213E8" w:rsidRDefault="005213E8" w:rsidP="00512E3F">
            <w:r>
              <w:rPr>
                <w:rFonts w:hint="eastAsia"/>
              </w:rPr>
              <w:t>医疗机构代码</w:t>
            </w:r>
          </w:p>
        </w:tc>
        <w:tc>
          <w:tcPr>
            <w:tcW w:w="1281" w:type="dxa"/>
            <w:tcBorders>
              <w:bottom w:val="single" w:sz="4" w:space="0" w:color="auto"/>
            </w:tcBorders>
            <w:shd w:val="clear" w:color="auto" w:fill="FFCC99"/>
            <w:vAlign w:val="center"/>
          </w:tcPr>
          <w:p w:rsidR="005213E8" w:rsidRDefault="005213E8" w:rsidP="00512E3F">
            <w:r>
              <w:rPr>
                <w:rFonts w:hint="eastAsia"/>
              </w:rPr>
              <w:t>YLJGDM</w:t>
            </w:r>
          </w:p>
        </w:tc>
        <w:tc>
          <w:tcPr>
            <w:tcW w:w="1056" w:type="dxa"/>
            <w:tcBorders>
              <w:bottom w:val="single" w:sz="4" w:space="0" w:color="auto"/>
            </w:tcBorders>
            <w:shd w:val="clear" w:color="auto" w:fill="FFCC99"/>
            <w:vAlign w:val="center"/>
          </w:tcPr>
          <w:p w:rsidR="005213E8" w:rsidRDefault="005213E8" w:rsidP="00512E3F">
            <w:pPr>
              <w:jc w:val="center"/>
            </w:pPr>
            <w:r>
              <w:rPr>
                <w:rFonts w:hint="eastAsia"/>
              </w:rPr>
              <w:t>字符串</w:t>
            </w:r>
          </w:p>
        </w:tc>
        <w:tc>
          <w:tcPr>
            <w:tcW w:w="709" w:type="dxa"/>
            <w:tcBorders>
              <w:bottom w:val="single" w:sz="4" w:space="0" w:color="auto"/>
            </w:tcBorders>
            <w:shd w:val="clear" w:color="auto" w:fill="FFCC99"/>
            <w:vAlign w:val="center"/>
          </w:tcPr>
          <w:p w:rsidR="005213E8" w:rsidRDefault="005213E8" w:rsidP="00512E3F">
            <w:pPr>
              <w:jc w:val="center"/>
            </w:pPr>
            <w:r w:rsidRPr="00755B91">
              <w:rPr>
                <w:rFonts w:ascii="宋体" w:hAnsi="宋体"/>
                <w:kern w:val="0"/>
                <w:szCs w:val="21"/>
              </w:rPr>
              <w:t>22</w:t>
            </w:r>
          </w:p>
        </w:tc>
        <w:tc>
          <w:tcPr>
            <w:tcW w:w="709" w:type="dxa"/>
            <w:tcBorders>
              <w:bottom w:val="single" w:sz="4" w:space="0" w:color="auto"/>
            </w:tcBorders>
            <w:shd w:val="clear" w:color="auto" w:fill="FFCC99"/>
            <w:vAlign w:val="center"/>
          </w:tcPr>
          <w:p w:rsidR="005213E8" w:rsidRDefault="005213E8" w:rsidP="00512E3F">
            <w:pPr>
              <w:jc w:val="center"/>
            </w:pPr>
            <w:r w:rsidRPr="00604BB1">
              <w:rPr>
                <w:rFonts w:hint="eastAsia"/>
              </w:rPr>
              <w:t>必填</w:t>
            </w:r>
          </w:p>
        </w:tc>
        <w:tc>
          <w:tcPr>
            <w:tcW w:w="3054" w:type="dxa"/>
            <w:tcBorders>
              <w:bottom w:val="single" w:sz="4" w:space="0" w:color="auto"/>
            </w:tcBorders>
            <w:shd w:val="clear" w:color="auto" w:fill="FFCC99"/>
            <w:vAlign w:val="center"/>
          </w:tcPr>
          <w:p w:rsidR="005213E8" w:rsidRDefault="005213E8" w:rsidP="00512E3F">
            <w:r w:rsidRPr="00882BD5">
              <w:rPr>
                <w:rFonts w:ascii="宋体" w:hAnsi="宋体" w:cs="宋体" w:hint="eastAsia"/>
                <w:color w:val="000000"/>
                <w:kern w:val="0"/>
                <w:szCs w:val="21"/>
              </w:rPr>
              <w:t>复合主键</w:t>
            </w: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WDDE01.00.001.00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卡号</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KH</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32</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p>
        </w:tc>
      </w:tr>
      <w:tr w:rsidR="005213E8" w:rsidRPr="00CE49E6" w:rsidTr="00512E3F">
        <w:trPr>
          <w:jc w:val="center"/>
        </w:trPr>
        <w:tc>
          <w:tcPr>
            <w:tcW w:w="2160" w:type="dxa"/>
            <w:tcBorders>
              <w:bottom w:val="single" w:sz="4" w:space="0" w:color="auto"/>
            </w:tcBorders>
            <w:shd w:val="clear" w:color="auto" w:fill="auto"/>
            <w:vAlign w:val="center"/>
          </w:tcPr>
          <w:p w:rsidR="005213E8" w:rsidRPr="00F30CB1" w:rsidRDefault="005213E8" w:rsidP="00512E3F">
            <w:pPr>
              <w:widowControl/>
              <w:jc w:val="center"/>
              <w:rPr>
                <w:rFonts w:cs="宋体"/>
                <w:bCs/>
                <w:kern w:val="0"/>
              </w:rPr>
            </w:pPr>
            <w:r w:rsidRPr="00F30CB1">
              <w:rPr>
                <w:rFonts w:cs="宋体" w:hint="eastAsia"/>
                <w:bCs/>
                <w:kern w:val="0"/>
              </w:rPr>
              <w:t>WDDE01.00.002.00</w:t>
            </w:r>
          </w:p>
        </w:tc>
        <w:tc>
          <w:tcPr>
            <w:tcW w:w="2160"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hint="eastAsia"/>
                <w:color w:val="000000"/>
                <w:kern w:val="0"/>
                <w:szCs w:val="21"/>
              </w:rPr>
              <w:t>卡类型</w:t>
            </w:r>
          </w:p>
        </w:tc>
        <w:tc>
          <w:tcPr>
            <w:tcW w:w="1281" w:type="dxa"/>
            <w:tcBorders>
              <w:bottom w:val="single" w:sz="4" w:space="0" w:color="auto"/>
            </w:tcBorders>
            <w:shd w:val="clear" w:color="auto" w:fill="auto"/>
            <w:vAlign w:val="center"/>
          </w:tcPr>
          <w:p w:rsidR="005213E8" w:rsidRPr="00882BD5" w:rsidRDefault="005213E8" w:rsidP="00512E3F">
            <w:pPr>
              <w:widowControl/>
              <w:jc w:val="left"/>
              <w:rPr>
                <w:rFonts w:ascii="宋体" w:hAnsi="宋体" w:cs="宋体"/>
                <w:color w:val="000000"/>
                <w:kern w:val="0"/>
                <w:szCs w:val="21"/>
              </w:rPr>
            </w:pPr>
            <w:r w:rsidRPr="00882BD5">
              <w:rPr>
                <w:rFonts w:ascii="宋体" w:hAnsi="宋体" w:cs="宋体"/>
                <w:color w:val="000000"/>
                <w:kern w:val="0"/>
                <w:szCs w:val="21"/>
              </w:rPr>
              <w:t>KLX</w:t>
            </w:r>
          </w:p>
        </w:tc>
        <w:tc>
          <w:tcPr>
            <w:tcW w:w="1056"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16</w:t>
            </w:r>
          </w:p>
        </w:tc>
        <w:tc>
          <w:tcPr>
            <w:tcW w:w="709" w:type="dxa"/>
            <w:tcBorders>
              <w:bottom w:val="single" w:sz="4" w:space="0" w:color="auto"/>
            </w:tcBorders>
            <w:shd w:val="clear" w:color="auto" w:fill="auto"/>
            <w:vAlign w:val="center"/>
          </w:tcPr>
          <w:p w:rsidR="005213E8" w:rsidRPr="00882BD5" w:rsidRDefault="005213E8" w:rsidP="00512E3F">
            <w:pPr>
              <w:widowControl/>
              <w:jc w:val="center"/>
              <w:rPr>
                <w:rFonts w:ascii="宋体" w:hAnsi="宋体" w:cs="宋体"/>
                <w:color w:val="000000"/>
                <w:kern w:val="0"/>
                <w:szCs w:val="21"/>
              </w:rPr>
            </w:pPr>
            <w:r w:rsidRPr="00882BD5">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882BD5"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见前述“挂号”的说明（7）</w:t>
            </w:r>
          </w:p>
        </w:tc>
      </w:tr>
      <w:tr w:rsidR="005213E8" w:rsidRPr="00CE49E6" w:rsidTr="00512E3F">
        <w:trPr>
          <w:jc w:val="center"/>
        </w:trPr>
        <w:tc>
          <w:tcPr>
            <w:tcW w:w="2160" w:type="dxa"/>
            <w:tcBorders>
              <w:bottom w:val="single" w:sz="4" w:space="0" w:color="auto"/>
            </w:tcBorders>
            <w:shd w:val="clear" w:color="auto" w:fill="auto"/>
          </w:tcPr>
          <w:p w:rsidR="005213E8" w:rsidRPr="00F30CB1" w:rsidRDefault="005213E8" w:rsidP="00512E3F">
            <w:pPr>
              <w:widowControl/>
              <w:jc w:val="center"/>
              <w:rPr>
                <w:rFonts w:cs="宋体"/>
                <w:bCs/>
                <w:kern w:val="0"/>
              </w:rPr>
            </w:pPr>
            <w:r w:rsidRPr="00F30CB1">
              <w:rPr>
                <w:rFonts w:cs="宋体" w:hint="eastAsia"/>
                <w:bCs/>
                <w:kern w:val="0"/>
              </w:rPr>
              <w:t>WDDE01.00.138.00</w:t>
            </w:r>
          </w:p>
        </w:tc>
        <w:tc>
          <w:tcPr>
            <w:tcW w:w="2160"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门诊/住院标志</w:t>
            </w:r>
          </w:p>
        </w:tc>
        <w:tc>
          <w:tcPr>
            <w:tcW w:w="1281" w:type="dxa"/>
            <w:tcBorders>
              <w:bottom w:val="single" w:sz="4" w:space="0" w:color="auto"/>
            </w:tcBorders>
            <w:shd w:val="clear" w:color="auto" w:fill="auto"/>
            <w:vAlign w:val="center"/>
          </w:tcPr>
          <w:p w:rsidR="005213E8" w:rsidRPr="00F214A1" w:rsidRDefault="005213E8" w:rsidP="00512E3F">
            <w:pPr>
              <w:widowControl/>
              <w:ind w:leftChars="-43" w:left="-90" w:rightChars="-45" w:right="-94" w:firstLineChars="43" w:firstLine="90"/>
              <w:jc w:val="left"/>
              <w:rPr>
                <w:rFonts w:ascii="宋体" w:hAnsi="宋体" w:cs="宋体"/>
                <w:color w:val="000000"/>
                <w:kern w:val="0"/>
                <w:szCs w:val="21"/>
              </w:rPr>
            </w:pPr>
            <w:r w:rsidRPr="00F214A1">
              <w:rPr>
                <w:rFonts w:ascii="宋体" w:hAnsi="宋体" w:cs="宋体" w:hint="eastAsia"/>
                <w:color w:val="000000"/>
                <w:kern w:val="0"/>
                <w:szCs w:val="21"/>
              </w:rPr>
              <w:t>MZZYBZ</w:t>
            </w:r>
          </w:p>
        </w:tc>
        <w:tc>
          <w:tcPr>
            <w:tcW w:w="1056"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字符串</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2</w:t>
            </w:r>
          </w:p>
        </w:tc>
        <w:tc>
          <w:tcPr>
            <w:tcW w:w="709" w:type="dxa"/>
            <w:tcBorders>
              <w:bottom w:val="single" w:sz="4" w:space="0" w:color="auto"/>
            </w:tcBorders>
            <w:shd w:val="clear" w:color="auto" w:fill="auto"/>
            <w:vAlign w:val="center"/>
          </w:tcPr>
          <w:p w:rsidR="005213E8" w:rsidRPr="00F214A1" w:rsidRDefault="005213E8" w:rsidP="00512E3F">
            <w:pPr>
              <w:widowControl/>
              <w:jc w:val="center"/>
              <w:rPr>
                <w:rFonts w:ascii="宋体" w:hAnsi="宋体" w:cs="宋体"/>
                <w:color w:val="000000"/>
                <w:kern w:val="0"/>
                <w:szCs w:val="21"/>
              </w:rPr>
            </w:pPr>
            <w:r w:rsidRPr="00F214A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5213E8" w:rsidRPr="00F214A1" w:rsidRDefault="005213E8" w:rsidP="00512E3F">
            <w:pPr>
              <w:widowControl/>
              <w:jc w:val="left"/>
              <w:rPr>
                <w:rFonts w:ascii="宋体" w:hAnsi="宋体" w:cs="宋体"/>
                <w:color w:val="000000"/>
                <w:kern w:val="0"/>
                <w:szCs w:val="21"/>
              </w:rPr>
            </w:pPr>
            <w:r w:rsidRPr="00F214A1">
              <w:rPr>
                <w:rFonts w:ascii="宋体" w:hAnsi="宋体" w:cs="宋体" w:hint="eastAsia"/>
                <w:color w:val="000000"/>
                <w:kern w:val="0"/>
                <w:szCs w:val="21"/>
              </w:rPr>
              <w:t>1门诊，2住院</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DE01.00.014.00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住院号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ZYH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为住院时，填写住院号，门诊号字段填“-”</w:t>
            </w:r>
          </w:p>
        </w:tc>
      </w:tr>
      <w:tr w:rsidR="00E2545B" w:rsidRPr="00CE49E6" w:rsidTr="00512E3F">
        <w:trPr>
          <w:jc w:val="center"/>
        </w:trPr>
        <w:tc>
          <w:tcPr>
            <w:tcW w:w="2160" w:type="dxa"/>
            <w:tcBorders>
              <w:bottom w:val="single" w:sz="4" w:space="0" w:color="auto"/>
            </w:tcBorders>
            <w:shd w:val="clear" w:color="auto" w:fill="auto"/>
            <w:vAlign w:val="center"/>
          </w:tcPr>
          <w:p w:rsidR="00E2545B" w:rsidRPr="00F30CB1" w:rsidRDefault="00E2545B" w:rsidP="00512E3F">
            <w:pPr>
              <w:widowControl/>
              <w:jc w:val="center"/>
              <w:rPr>
                <w:rFonts w:cs="宋体"/>
                <w:bCs/>
                <w:kern w:val="0"/>
              </w:rPr>
            </w:pPr>
            <w:r w:rsidRPr="00F30CB1">
              <w:rPr>
                <w:rFonts w:cs="宋体" w:hint="eastAsia"/>
                <w:bCs/>
                <w:kern w:val="0"/>
              </w:rPr>
              <w:t>DE01.00.010.00</w:t>
            </w:r>
          </w:p>
        </w:tc>
        <w:tc>
          <w:tcPr>
            <w:tcW w:w="2160"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门（急）诊号</w:t>
            </w:r>
          </w:p>
        </w:tc>
        <w:tc>
          <w:tcPr>
            <w:tcW w:w="1281"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kern w:val="0"/>
                <w:szCs w:val="21"/>
              </w:rPr>
            </w:pPr>
            <w:r w:rsidRPr="003E4911">
              <w:rPr>
                <w:rFonts w:ascii="宋体" w:hAnsi="宋体" w:cs="宋体" w:hint="eastAsia"/>
                <w:kern w:val="0"/>
                <w:szCs w:val="21"/>
              </w:rPr>
              <w:t>MJZH</w:t>
            </w:r>
          </w:p>
        </w:tc>
        <w:tc>
          <w:tcPr>
            <w:tcW w:w="1056"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字符串</w:t>
            </w:r>
          </w:p>
        </w:tc>
        <w:tc>
          <w:tcPr>
            <w:tcW w:w="709" w:type="dxa"/>
            <w:tcBorders>
              <w:bottom w:val="single" w:sz="4" w:space="0" w:color="auto"/>
            </w:tcBorders>
            <w:shd w:val="clear" w:color="auto" w:fill="auto"/>
            <w:vAlign w:val="center"/>
          </w:tcPr>
          <w:p w:rsidR="00E2545B" w:rsidRPr="00464D48" w:rsidRDefault="00E2545B" w:rsidP="00B77EE2">
            <w:pPr>
              <w:autoSpaceDE w:val="0"/>
              <w:autoSpaceDN w:val="0"/>
              <w:adjustRightInd w:val="0"/>
              <w:rPr>
                <w:rFonts w:ascii="宋体" w:hAnsi="宋体"/>
                <w:szCs w:val="21"/>
              </w:rPr>
            </w:pPr>
            <w:r w:rsidRPr="00464D48">
              <w:rPr>
                <w:rFonts w:ascii="宋体" w:hAnsi="宋体" w:hint="eastAsia"/>
                <w:szCs w:val="21"/>
              </w:rPr>
              <w:t>32</w:t>
            </w:r>
          </w:p>
        </w:tc>
        <w:tc>
          <w:tcPr>
            <w:tcW w:w="709" w:type="dxa"/>
            <w:tcBorders>
              <w:bottom w:val="single" w:sz="4" w:space="0" w:color="auto"/>
            </w:tcBorders>
            <w:shd w:val="clear" w:color="auto" w:fill="auto"/>
            <w:vAlign w:val="center"/>
          </w:tcPr>
          <w:p w:rsidR="00E2545B" w:rsidRPr="003E4911" w:rsidRDefault="00E2545B"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必填</w:t>
            </w:r>
          </w:p>
        </w:tc>
        <w:tc>
          <w:tcPr>
            <w:tcW w:w="3054" w:type="dxa"/>
            <w:tcBorders>
              <w:bottom w:val="single" w:sz="4" w:space="0" w:color="auto"/>
            </w:tcBorders>
            <w:shd w:val="clear" w:color="auto" w:fill="auto"/>
            <w:vAlign w:val="center"/>
          </w:tcPr>
          <w:p w:rsidR="00E2545B" w:rsidRPr="003E4911" w:rsidRDefault="00E2545B" w:rsidP="00512E3F">
            <w:pPr>
              <w:widowControl/>
              <w:jc w:val="left"/>
              <w:rPr>
                <w:rFonts w:ascii="宋体" w:hAnsi="宋体" w:cs="宋体"/>
                <w:color w:val="000000"/>
                <w:kern w:val="0"/>
                <w:szCs w:val="21"/>
              </w:rPr>
            </w:pPr>
            <w:r>
              <w:rPr>
                <w:rFonts w:ascii="宋体" w:hAnsi="宋体" w:cs="宋体" w:hint="eastAsia"/>
                <w:color w:val="000000"/>
                <w:kern w:val="0"/>
                <w:szCs w:val="21"/>
              </w:rPr>
              <w:t>为门诊就诊时，填写门诊号，住院号填“-”</w:t>
            </w: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WDDE98.00.031.00</w:t>
            </w:r>
          </w:p>
        </w:tc>
        <w:tc>
          <w:tcPr>
            <w:tcW w:w="2160"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关联表名</w:t>
            </w:r>
          </w:p>
        </w:tc>
        <w:tc>
          <w:tcPr>
            <w:tcW w:w="1281" w:type="dxa"/>
            <w:vAlign w:val="center"/>
          </w:tcPr>
          <w:p w:rsidR="005213E8" w:rsidRPr="00453D03" w:rsidRDefault="005213E8" w:rsidP="00512E3F">
            <w:pPr>
              <w:rPr>
                <w:rFonts w:ascii="宋体" w:hAnsi="宋体" w:cs="宋体"/>
                <w:color w:val="000000"/>
                <w:kern w:val="0"/>
                <w:szCs w:val="21"/>
              </w:rPr>
            </w:pPr>
            <w:r w:rsidRPr="00453D03">
              <w:rPr>
                <w:rFonts w:ascii="宋体" w:hAnsi="宋体" w:cs="宋体" w:hint="eastAsia"/>
                <w:color w:val="000000"/>
                <w:kern w:val="0"/>
                <w:szCs w:val="21"/>
              </w:rPr>
              <w:t>GLBM</w:t>
            </w:r>
          </w:p>
        </w:tc>
        <w:tc>
          <w:tcPr>
            <w:tcW w:w="1056"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字符串</w:t>
            </w:r>
          </w:p>
        </w:tc>
        <w:tc>
          <w:tcPr>
            <w:tcW w:w="709" w:type="dxa"/>
            <w:shd w:val="clear" w:color="auto" w:fill="auto"/>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20</w:t>
            </w:r>
          </w:p>
        </w:tc>
        <w:tc>
          <w:tcPr>
            <w:tcW w:w="709" w:type="dxa"/>
            <w:vAlign w:val="center"/>
          </w:tcPr>
          <w:p w:rsidR="005213E8" w:rsidRPr="00453D03" w:rsidRDefault="005213E8" w:rsidP="00512E3F">
            <w:pPr>
              <w:jc w:val="center"/>
              <w:rPr>
                <w:rFonts w:ascii="宋体" w:hAnsi="宋体" w:cs="宋体"/>
                <w:color w:val="000000"/>
                <w:kern w:val="0"/>
                <w:szCs w:val="21"/>
              </w:rPr>
            </w:pPr>
            <w:r w:rsidRPr="00453D03">
              <w:rPr>
                <w:rFonts w:ascii="宋体" w:hAnsi="宋体" w:cs="宋体" w:hint="eastAsia"/>
                <w:color w:val="000000"/>
                <w:kern w:val="0"/>
                <w:szCs w:val="21"/>
              </w:rPr>
              <w:t>必填</w:t>
            </w:r>
          </w:p>
        </w:tc>
        <w:tc>
          <w:tcPr>
            <w:tcW w:w="3054" w:type="dxa"/>
            <w:vAlign w:val="center"/>
          </w:tcPr>
          <w:p w:rsidR="005213E8" w:rsidRPr="00453D03" w:rsidRDefault="005213E8" w:rsidP="00512E3F">
            <w:pPr>
              <w:rPr>
                <w:rFonts w:ascii="宋体" w:hAnsi="宋体" w:cs="宋体"/>
                <w:color w:val="000000"/>
                <w:kern w:val="0"/>
                <w:szCs w:val="21"/>
              </w:rPr>
            </w:pPr>
            <w:r>
              <w:rPr>
                <w:rFonts w:ascii="宋体" w:hAnsi="宋体" w:cs="宋体" w:hint="eastAsia"/>
                <w:color w:val="000000"/>
                <w:kern w:val="0"/>
                <w:szCs w:val="21"/>
              </w:rPr>
              <w:t>说明哪些表里有随访明细信息，</w:t>
            </w:r>
            <w:r w:rsidRPr="00453D03">
              <w:rPr>
                <w:rFonts w:ascii="宋体" w:hAnsi="宋体" w:cs="宋体" w:hint="eastAsia"/>
                <w:color w:val="000000"/>
                <w:kern w:val="0"/>
                <w:szCs w:val="21"/>
              </w:rPr>
              <w:t>此处填写对应的表名称</w:t>
            </w: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DE06.00.108.00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随访方式代码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SFFSDM</w:t>
            </w:r>
          </w:p>
        </w:tc>
        <w:tc>
          <w:tcPr>
            <w:tcW w:w="1056" w:type="dxa"/>
            <w:vAlign w:val="center"/>
          </w:tcPr>
          <w:p w:rsidR="005213E8" w:rsidRPr="003E4911" w:rsidRDefault="005213E8" w:rsidP="00512E3F">
            <w:pPr>
              <w:widowControl/>
              <w:ind w:leftChars="-73" w:left="-153" w:rightChars="-29" w:right="-61"/>
              <w:jc w:val="center"/>
              <w:rPr>
                <w:rFonts w:ascii="宋体" w:hAnsi="宋体" w:cs="宋体"/>
                <w:color w:val="000000"/>
                <w:kern w:val="0"/>
                <w:szCs w:val="21"/>
              </w:rPr>
            </w:pPr>
            <w:r w:rsidRPr="003E4911">
              <w:rPr>
                <w:rFonts w:ascii="宋体" w:hAnsi="宋体" w:cs="宋体" w:hint="eastAsia"/>
                <w:color w:val="000000"/>
                <w:kern w:val="0"/>
                <w:szCs w:val="21"/>
              </w:rPr>
              <w:t>字符</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1</w:t>
            </w:r>
          </w:p>
        </w:tc>
        <w:tc>
          <w:tcPr>
            <w:tcW w:w="709" w:type="dxa"/>
            <w:vAlign w:val="center"/>
          </w:tcPr>
          <w:p w:rsidR="005213E8" w:rsidRDefault="005213E8" w:rsidP="00512E3F">
            <w:r w:rsidRPr="00226F1C">
              <w:rPr>
                <w:rFonts w:ascii="宋体" w:hAnsi="宋体" w:cs="宋体" w:hint="eastAsia"/>
                <w:color w:val="000000"/>
                <w:kern w:val="0"/>
                <w:szCs w:val="21"/>
              </w:rPr>
              <w:t>可选</w:t>
            </w:r>
          </w:p>
        </w:tc>
        <w:tc>
          <w:tcPr>
            <w:tcW w:w="3054"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见说明（1），</w:t>
            </w:r>
            <w:r w:rsidRPr="003E4911">
              <w:rPr>
                <w:rFonts w:ascii="宋体" w:hAnsi="宋体" w:cs="宋体"/>
                <w:color w:val="000000"/>
                <w:kern w:val="0"/>
                <w:szCs w:val="21"/>
              </w:rPr>
              <w:t>CV06.00.207随访方式 代码表</w:t>
            </w: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DE06.00.109.00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随访日期</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SFRQ</w:t>
            </w:r>
          </w:p>
        </w:tc>
        <w:tc>
          <w:tcPr>
            <w:tcW w:w="1056" w:type="dxa"/>
            <w:vAlign w:val="center"/>
          </w:tcPr>
          <w:p w:rsidR="005213E8" w:rsidRPr="003E4911" w:rsidRDefault="005213E8" w:rsidP="00512E3F">
            <w:pPr>
              <w:widowControl/>
              <w:ind w:leftChars="-73" w:left="-153" w:rightChars="-29" w:right="-61"/>
              <w:jc w:val="center"/>
              <w:rPr>
                <w:rFonts w:ascii="宋体" w:hAnsi="宋体" w:cs="宋体"/>
                <w:color w:val="000000"/>
                <w:kern w:val="0"/>
                <w:szCs w:val="21"/>
              </w:rPr>
            </w:pPr>
            <w:r w:rsidRPr="003E4911">
              <w:rPr>
                <w:rFonts w:ascii="宋体" w:hAnsi="宋体" w:cs="宋体" w:hint="eastAsia"/>
                <w:color w:val="000000"/>
                <w:kern w:val="0"/>
                <w:szCs w:val="21"/>
              </w:rPr>
              <w:t>DATETIME</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p>
        </w:tc>
        <w:tc>
          <w:tcPr>
            <w:tcW w:w="709" w:type="dxa"/>
            <w:vAlign w:val="center"/>
          </w:tcPr>
          <w:p w:rsidR="005213E8" w:rsidRDefault="005213E8" w:rsidP="00512E3F">
            <w:r w:rsidRPr="00226F1C">
              <w:rPr>
                <w:rFonts w:ascii="宋体" w:hAnsi="宋体" w:cs="宋体" w:hint="eastAsia"/>
                <w:color w:val="000000"/>
                <w:kern w:val="0"/>
                <w:szCs w:val="21"/>
              </w:rPr>
              <w:t>可选</w:t>
            </w:r>
          </w:p>
        </w:tc>
        <w:tc>
          <w:tcPr>
            <w:tcW w:w="3054" w:type="dxa"/>
            <w:vAlign w:val="center"/>
          </w:tcPr>
          <w:p w:rsidR="005213E8" w:rsidRPr="003E4911" w:rsidRDefault="005213E8" w:rsidP="00512E3F">
            <w:pPr>
              <w:widowControl/>
              <w:jc w:val="left"/>
              <w:rPr>
                <w:rFonts w:ascii="宋体" w:hAnsi="宋体" w:cs="宋体"/>
                <w:color w:val="000000"/>
                <w:kern w:val="0"/>
                <w:szCs w:val="21"/>
              </w:rPr>
            </w:pP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bCs/>
                <w:kern w:val="0"/>
              </w:rPr>
              <w:t>DE06.00.112.00</w:t>
            </w:r>
          </w:p>
        </w:tc>
        <w:tc>
          <w:tcPr>
            <w:tcW w:w="2160"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随访周期建议代码</w:t>
            </w:r>
          </w:p>
        </w:tc>
        <w:tc>
          <w:tcPr>
            <w:tcW w:w="1281"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color w:val="000000"/>
                <w:kern w:val="0"/>
                <w:szCs w:val="21"/>
              </w:rPr>
              <w:t>SFZQJYDM</w:t>
            </w:r>
          </w:p>
        </w:tc>
        <w:tc>
          <w:tcPr>
            <w:tcW w:w="1056" w:type="dxa"/>
            <w:vAlign w:val="center"/>
          </w:tcPr>
          <w:p w:rsidR="005213E8" w:rsidRPr="003E4911" w:rsidRDefault="005213E8" w:rsidP="00512E3F">
            <w:pPr>
              <w:widowControl/>
              <w:ind w:leftChars="-73" w:left="-153" w:rightChars="-29" w:right="-61"/>
              <w:jc w:val="center"/>
              <w:rPr>
                <w:rFonts w:ascii="宋体" w:hAnsi="宋体" w:cs="宋体"/>
                <w:color w:val="000000"/>
                <w:kern w:val="0"/>
                <w:szCs w:val="21"/>
              </w:rPr>
            </w:pPr>
            <w:r w:rsidRPr="003E4911">
              <w:rPr>
                <w:rFonts w:ascii="宋体" w:hAnsi="宋体" w:cs="宋体" w:hint="eastAsia"/>
                <w:color w:val="000000"/>
                <w:kern w:val="0"/>
                <w:szCs w:val="21"/>
              </w:rPr>
              <w:t>字符串</w:t>
            </w:r>
          </w:p>
        </w:tc>
        <w:tc>
          <w:tcPr>
            <w:tcW w:w="709" w:type="dxa"/>
            <w:shd w:val="clear" w:color="auto" w:fill="auto"/>
            <w:vAlign w:val="center"/>
          </w:tcPr>
          <w:p w:rsidR="005213E8" w:rsidRPr="003E4911" w:rsidRDefault="005213E8" w:rsidP="00512E3F">
            <w:pPr>
              <w:widowControl/>
              <w:jc w:val="center"/>
              <w:rPr>
                <w:rFonts w:ascii="宋体" w:hAnsi="宋体" w:cs="宋体"/>
                <w:color w:val="000000"/>
                <w:kern w:val="0"/>
                <w:szCs w:val="21"/>
              </w:rPr>
            </w:pPr>
            <w:r w:rsidRPr="003E4911">
              <w:rPr>
                <w:rFonts w:ascii="宋体" w:hAnsi="宋体" w:cs="宋体" w:hint="eastAsia"/>
                <w:color w:val="000000"/>
                <w:kern w:val="0"/>
                <w:szCs w:val="21"/>
              </w:rPr>
              <w:t>2</w:t>
            </w:r>
          </w:p>
        </w:tc>
        <w:tc>
          <w:tcPr>
            <w:tcW w:w="709" w:type="dxa"/>
            <w:vAlign w:val="center"/>
          </w:tcPr>
          <w:p w:rsidR="005213E8" w:rsidRDefault="005213E8" w:rsidP="00512E3F">
            <w:r w:rsidRPr="00226F1C">
              <w:rPr>
                <w:rFonts w:ascii="宋体" w:hAnsi="宋体" w:cs="宋体" w:hint="eastAsia"/>
                <w:color w:val="000000"/>
                <w:kern w:val="0"/>
                <w:szCs w:val="21"/>
              </w:rPr>
              <w:t>可选</w:t>
            </w:r>
          </w:p>
        </w:tc>
        <w:tc>
          <w:tcPr>
            <w:tcW w:w="3054" w:type="dxa"/>
            <w:vAlign w:val="center"/>
          </w:tcPr>
          <w:p w:rsidR="005213E8" w:rsidRPr="003E4911" w:rsidRDefault="005213E8" w:rsidP="00512E3F">
            <w:pPr>
              <w:widowControl/>
              <w:jc w:val="left"/>
              <w:rPr>
                <w:rFonts w:ascii="宋体" w:hAnsi="宋体" w:cs="宋体"/>
                <w:color w:val="000000"/>
                <w:kern w:val="0"/>
                <w:szCs w:val="21"/>
              </w:rPr>
            </w:pPr>
            <w:r w:rsidRPr="003E4911">
              <w:rPr>
                <w:rFonts w:ascii="宋体" w:hAnsi="宋体" w:cs="宋体" w:hint="eastAsia"/>
                <w:color w:val="000000"/>
                <w:kern w:val="0"/>
                <w:szCs w:val="21"/>
              </w:rPr>
              <w:t>见说明（2），CV06.00.208随访周期 建议代码表</w:t>
            </w: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WDDE99.00.002.00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修改标志</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XGBZ</w:t>
            </w:r>
          </w:p>
        </w:tc>
        <w:tc>
          <w:tcPr>
            <w:tcW w:w="1056" w:type="dxa"/>
            <w:vAlign w:val="center"/>
          </w:tcPr>
          <w:p w:rsidR="005213E8" w:rsidRPr="008D1EEA" w:rsidRDefault="005213E8" w:rsidP="00512E3F">
            <w:pPr>
              <w:widowControl/>
              <w:jc w:val="center"/>
              <w:rPr>
                <w:rFonts w:ascii="宋体" w:hAnsi="宋体" w:cs="宋体"/>
                <w:color w:val="000000"/>
                <w:kern w:val="0"/>
                <w:szCs w:val="21"/>
              </w:rPr>
            </w:pPr>
            <w:r>
              <w:rPr>
                <w:rFonts w:cs="宋体" w:hint="eastAsia"/>
                <w:bCs/>
                <w:kern w:val="0"/>
              </w:rPr>
              <w:t>字符</w:t>
            </w:r>
          </w:p>
        </w:tc>
        <w:tc>
          <w:tcPr>
            <w:tcW w:w="709" w:type="dxa"/>
            <w:shd w:val="clear" w:color="auto" w:fill="auto"/>
            <w:vAlign w:val="center"/>
          </w:tcPr>
          <w:p w:rsidR="005213E8" w:rsidRPr="00F903BA" w:rsidRDefault="005213E8" w:rsidP="00512E3F">
            <w:pPr>
              <w:widowControl/>
              <w:jc w:val="center"/>
              <w:rPr>
                <w:rFonts w:ascii="宋体" w:hAnsi="宋体" w:cs="宋体"/>
                <w:color w:val="000000"/>
                <w:kern w:val="0"/>
                <w:szCs w:val="21"/>
              </w:rPr>
            </w:pPr>
            <w:r w:rsidRPr="00F903BA">
              <w:rPr>
                <w:rFonts w:ascii="宋体" w:hAnsi="宋体" w:cs="宋体" w:hint="eastAsia"/>
                <w:color w:val="000000"/>
                <w:kern w:val="0"/>
                <w:szCs w:val="21"/>
              </w:rPr>
              <w:t>1</w:t>
            </w:r>
          </w:p>
        </w:tc>
        <w:tc>
          <w:tcPr>
            <w:tcW w:w="709" w:type="dxa"/>
            <w:vAlign w:val="center"/>
          </w:tcPr>
          <w:p w:rsidR="005213E8" w:rsidRPr="008D1EEA" w:rsidRDefault="005213E8" w:rsidP="00512E3F">
            <w:pPr>
              <w:widowControl/>
              <w:jc w:val="center"/>
              <w:rPr>
                <w:rFonts w:ascii="宋体" w:hAnsi="宋体" w:cs="宋体"/>
                <w:color w:val="000000"/>
                <w:kern w:val="0"/>
                <w:szCs w:val="21"/>
              </w:rPr>
            </w:pPr>
            <w:r w:rsidRPr="008D1EEA">
              <w:rPr>
                <w:rFonts w:ascii="宋体" w:hAnsi="宋体" w:cs="宋体" w:hint="eastAsia"/>
                <w:color w:val="000000"/>
                <w:kern w:val="0"/>
                <w:szCs w:val="21"/>
              </w:rPr>
              <w:t>必填</w:t>
            </w:r>
          </w:p>
        </w:tc>
        <w:tc>
          <w:tcPr>
            <w:tcW w:w="3054"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编码。0：正常、1：撤销；见</w:t>
            </w:r>
            <w:r>
              <w:rPr>
                <w:rFonts w:ascii="宋体" w:hAnsi="宋体" w:cs="宋体" w:hint="eastAsia"/>
                <w:color w:val="000000"/>
                <w:kern w:val="0"/>
                <w:szCs w:val="21"/>
              </w:rPr>
              <w:t>2</w:t>
            </w:r>
            <w:r w:rsidRPr="008D1EEA">
              <w:rPr>
                <w:rFonts w:ascii="宋体" w:hAnsi="宋体" w:cs="宋体" w:hint="eastAsia"/>
                <w:color w:val="000000"/>
                <w:kern w:val="0"/>
                <w:szCs w:val="21"/>
              </w:rPr>
              <w:t>.1.1说明（5）</w:t>
            </w:r>
          </w:p>
        </w:tc>
      </w:tr>
      <w:tr w:rsidR="005213E8" w:rsidRPr="00144604" w:rsidTr="00512E3F">
        <w:trPr>
          <w:jc w:val="center"/>
        </w:trPr>
        <w:tc>
          <w:tcPr>
            <w:tcW w:w="2160" w:type="dxa"/>
            <w:vAlign w:val="center"/>
          </w:tcPr>
          <w:p w:rsidR="005213E8" w:rsidRPr="00F30CB1" w:rsidRDefault="005213E8" w:rsidP="00512E3F">
            <w:pPr>
              <w:widowControl/>
              <w:jc w:val="center"/>
              <w:rPr>
                <w:rFonts w:cs="宋体"/>
                <w:bCs/>
                <w:kern w:val="0"/>
              </w:rPr>
            </w:pPr>
            <w:r w:rsidRPr="00F30CB1">
              <w:rPr>
                <w:rFonts w:cs="宋体" w:hint="eastAsia"/>
                <w:bCs/>
                <w:kern w:val="0"/>
              </w:rPr>
              <w:t>WDDE06.00.182.00</w:t>
            </w:r>
          </w:p>
        </w:tc>
        <w:tc>
          <w:tcPr>
            <w:tcW w:w="2160"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hint="eastAsia"/>
                <w:color w:val="000000"/>
                <w:kern w:val="0"/>
                <w:szCs w:val="21"/>
              </w:rPr>
              <w:t>数据生成</w:t>
            </w:r>
            <w:r w:rsidRPr="008D1EEA">
              <w:rPr>
                <w:rFonts w:ascii="宋体" w:hAnsi="宋体" w:cs="宋体"/>
                <w:color w:val="000000"/>
                <w:kern w:val="0"/>
                <w:szCs w:val="21"/>
              </w:rPr>
              <w:t>时间</w:t>
            </w:r>
          </w:p>
        </w:tc>
        <w:tc>
          <w:tcPr>
            <w:tcW w:w="1281" w:type="dxa"/>
            <w:vAlign w:val="center"/>
          </w:tcPr>
          <w:p w:rsidR="005213E8" w:rsidRPr="008D1EEA" w:rsidRDefault="005213E8" w:rsidP="00512E3F">
            <w:pPr>
              <w:widowControl/>
              <w:jc w:val="left"/>
              <w:rPr>
                <w:rFonts w:ascii="宋体" w:hAnsi="宋体" w:cs="宋体"/>
                <w:color w:val="000000"/>
                <w:kern w:val="0"/>
                <w:szCs w:val="21"/>
              </w:rPr>
            </w:pPr>
            <w:r w:rsidRPr="008D1EEA">
              <w:rPr>
                <w:rFonts w:ascii="宋体" w:hAnsi="宋体" w:cs="宋体"/>
                <w:color w:val="000000"/>
                <w:kern w:val="0"/>
                <w:szCs w:val="21"/>
              </w:rPr>
              <w:t>Y</w:t>
            </w:r>
            <w:r w:rsidRPr="008D1EEA">
              <w:rPr>
                <w:rFonts w:ascii="宋体" w:hAnsi="宋体" w:cs="宋体" w:hint="eastAsia"/>
                <w:color w:val="000000"/>
                <w:kern w:val="0"/>
                <w:szCs w:val="21"/>
              </w:rPr>
              <w:t>W</w:t>
            </w:r>
            <w:r w:rsidRPr="008D1EEA">
              <w:rPr>
                <w:rFonts w:ascii="宋体" w:hAnsi="宋体" w:cs="宋体"/>
                <w:color w:val="000000"/>
                <w:kern w:val="0"/>
                <w:szCs w:val="21"/>
              </w:rPr>
              <w:t>SCSJ</w:t>
            </w:r>
          </w:p>
        </w:tc>
        <w:tc>
          <w:tcPr>
            <w:tcW w:w="1056" w:type="dxa"/>
            <w:vAlign w:val="center"/>
          </w:tcPr>
          <w:p w:rsidR="005213E8" w:rsidRPr="008D1EEA" w:rsidRDefault="005213E8" w:rsidP="00512E3F">
            <w:pPr>
              <w:widowControl/>
              <w:autoSpaceDE w:val="0"/>
              <w:autoSpaceDN w:val="0"/>
              <w:adjustRightInd w:val="0"/>
              <w:ind w:rightChars="-74" w:right="-155"/>
              <w:jc w:val="center"/>
              <w:rPr>
                <w:rFonts w:ascii="宋体" w:hAnsi="宋体" w:cs="宋体"/>
                <w:color w:val="000000"/>
                <w:kern w:val="0"/>
                <w:szCs w:val="21"/>
              </w:rPr>
            </w:pPr>
            <w:r>
              <w:rPr>
                <w:rFonts w:ascii="宋体" w:hAnsi="宋体" w:cs="宋体"/>
                <w:color w:val="000000"/>
                <w:kern w:val="0"/>
                <w:szCs w:val="21"/>
              </w:rPr>
              <w:t>DATETIME</w:t>
            </w:r>
          </w:p>
        </w:tc>
        <w:tc>
          <w:tcPr>
            <w:tcW w:w="709" w:type="dxa"/>
            <w:shd w:val="clear" w:color="auto" w:fill="auto"/>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p>
        </w:tc>
        <w:tc>
          <w:tcPr>
            <w:tcW w:w="709" w:type="dxa"/>
            <w:vAlign w:val="center"/>
          </w:tcPr>
          <w:p w:rsidR="005213E8" w:rsidRPr="008D1EEA" w:rsidRDefault="005213E8" w:rsidP="00512E3F">
            <w:pPr>
              <w:widowControl/>
              <w:autoSpaceDE w:val="0"/>
              <w:autoSpaceDN w:val="0"/>
              <w:adjustRightInd w:val="0"/>
              <w:jc w:val="center"/>
              <w:rPr>
                <w:rFonts w:ascii="宋体" w:hAnsi="宋体" w:cs="宋体"/>
                <w:color w:val="000000"/>
                <w:kern w:val="0"/>
                <w:szCs w:val="21"/>
              </w:rPr>
            </w:pPr>
            <w:r w:rsidRPr="008D1EEA">
              <w:rPr>
                <w:rFonts w:ascii="宋体" w:hAnsi="宋体" w:cs="宋体"/>
                <w:color w:val="000000"/>
                <w:kern w:val="0"/>
                <w:szCs w:val="21"/>
              </w:rPr>
              <w:t>可选</w:t>
            </w:r>
          </w:p>
        </w:tc>
        <w:tc>
          <w:tcPr>
            <w:tcW w:w="3054" w:type="dxa"/>
            <w:vAlign w:val="center"/>
          </w:tcPr>
          <w:p w:rsidR="005213E8" w:rsidRPr="008D1EEA" w:rsidRDefault="005213E8" w:rsidP="00512E3F">
            <w:pPr>
              <w:widowControl/>
              <w:autoSpaceDE w:val="0"/>
              <w:autoSpaceDN w:val="0"/>
              <w:adjustRightInd w:val="0"/>
              <w:jc w:val="left"/>
              <w:rPr>
                <w:rFonts w:ascii="宋体" w:hAnsi="宋体" w:cs="宋体"/>
                <w:color w:val="000000"/>
                <w:kern w:val="0"/>
                <w:szCs w:val="21"/>
              </w:rPr>
            </w:pPr>
            <w:r w:rsidRPr="008D1EEA">
              <w:rPr>
                <w:rFonts w:ascii="宋体" w:hAnsi="宋体" w:cs="宋体" w:hint="eastAsia"/>
                <w:color w:val="000000"/>
                <w:kern w:val="0"/>
                <w:szCs w:val="21"/>
              </w:rPr>
              <w:t>业务操作获取</w:t>
            </w:r>
            <w:r w:rsidRPr="008D1EEA">
              <w:rPr>
                <w:rFonts w:ascii="宋体" w:hAnsi="宋体" w:cs="宋体"/>
                <w:color w:val="000000"/>
                <w:kern w:val="0"/>
                <w:szCs w:val="21"/>
              </w:rPr>
              <w:t>该</w:t>
            </w:r>
            <w:r w:rsidRPr="008D1EEA">
              <w:rPr>
                <w:rFonts w:ascii="宋体" w:hAnsi="宋体" w:cs="宋体" w:hint="eastAsia"/>
                <w:color w:val="000000"/>
                <w:kern w:val="0"/>
                <w:szCs w:val="21"/>
              </w:rPr>
              <w:t>患者信息</w:t>
            </w:r>
            <w:r w:rsidRPr="008D1EEA">
              <w:rPr>
                <w:rFonts w:ascii="宋体" w:hAnsi="宋体" w:cs="宋体"/>
                <w:color w:val="000000"/>
                <w:kern w:val="0"/>
                <w:szCs w:val="21"/>
              </w:rPr>
              <w:t>的时间</w:t>
            </w:r>
          </w:p>
        </w:tc>
      </w:tr>
    </w:tbl>
    <w:p w:rsidR="005213E8" w:rsidRPr="00F73A67" w:rsidRDefault="005213E8" w:rsidP="005213E8">
      <w:r>
        <w:rPr>
          <w:rFonts w:hint="eastAsia"/>
        </w:rPr>
        <w:t>说明：</w:t>
      </w:r>
    </w:p>
    <w:p w:rsidR="005213E8" w:rsidRPr="00F73A67" w:rsidRDefault="005213E8" w:rsidP="00631648">
      <w:pPr>
        <w:numPr>
          <w:ilvl w:val="0"/>
          <w:numId w:val="9"/>
        </w:numPr>
      </w:pPr>
      <w:r w:rsidRPr="00D62198">
        <w:rPr>
          <w:rFonts w:ascii="宋体" w:hAnsi="宋体" w:cs="宋体"/>
          <w:color w:val="000000"/>
          <w:kern w:val="0"/>
          <w:szCs w:val="21"/>
        </w:rPr>
        <w:t>CV06.00.207随访方式代码表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center"/>
          </w:tcPr>
          <w:p w:rsidR="005213E8" w:rsidRDefault="005213E8" w:rsidP="00512E3F">
            <w:pPr>
              <w:jc w:val="center"/>
              <w:rPr>
                <w:rFonts w:ascii="宋体" w:hAnsi="宋体" w:cs="宋体"/>
                <w:sz w:val="22"/>
              </w:rPr>
            </w:pPr>
            <w:r>
              <w:rPr>
                <w:rFonts w:ascii="宋体" w:hAnsi="宋体" w:hint="eastAsia"/>
                <w:sz w:val="22"/>
              </w:rPr>
              <w:t>1</w:t>
            </w:r>
          </w:p>
        </w:tc>
        <w:tc>
          <w:tcPr>
            <w:tcW w:w="2934" w:type="dxa"/>
            <w:tcBorders>
              <w:top w:val="single" w:sz="12" w:space="0" w:color="auto"/>
            </w:tcBorders>
            <w:vAlign w:val="center"/>
          </w:tcPr>
          <w:p w:rsidR="005213E8" w:rsidRDefault="005213E8" w:rsidP="00512E3F">
            <w:pPr>
              <w:rPr>
                <w:rFonts w:ascii="宋体" w:hAnsi="宋体" w:cs="宋体"/>
                <w:sz w:val="22"/>
              </w:rPr>
            </w:pPr>
            <w:r>
              <w:rPr>
                <w:rFonts w:ascii="宋体" w:hAnsi="宋体" w:hint="eastAsia"/>
                <w:sz w:val="22"/>
              </w:rPr>
              <w:t>门诊</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2</w:t>
            </w:r>
          </w:p>
        </w:tc>
        <w:tc>
          <w:tcPr>
            <w:tcW w:w="2934" w:type="dxa"/>
            <w:vAlign w:val="center"/>
          </w:tcPr>
          <w:p w:rsidR="005213E8" w:rsidRDefault="005213E8" w:rsidP="00512E3F">
            <w:pPr>
              <w:rPr>
                <w:rFonts w:ascii="宋体" w:hAnsi="宋体" w:cs="宋体"/>
                <w:sz w:val="22"/>
              </w:rPr>
            </w:pPr>
            <w:r>
              <w:rPr>
                <w:rFonts w:ascii="宋体" w:hAnsi="宋体" w:hint="eastAsia"/>
                <w:sz w:val="22"/>
              </w:rPr>
              <w:t>家庭</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lastRenderedPageBreak/>
              <w:t>3</w:t>
            </w:r>
          </w:p>
        </w:tc>
        <w:tc>
          <w:tcPr>
            <w:tcW w:w="2934" w:type="dxa"/>
            <w:vAlign w:val="center"/>
          </w:tcPr>
          <w:p w:rsidR="005213E8" w:rsidRDefault="005213E8" w:rsidP="00512E3F">
            <w:pPr>
              <w:rPr>
                <w:rFonts w:ascii="宋体" w:hAnsi="宋体" w:cs="宋体"/>
                <w:sz w:val="22"/>
              </w:rPr>
            </w:pPr>
            <w:r>
              <w:rPr>
                <w:rFonts w:ascii="宋体" w:hAnsi="宋体" w:hint="eastAsia"/>
                <w:sz w:val="22"/>
              </w:rPr>
              <w:t>电话</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4</w:t>
            </w:r>
          </w:p>
        </w:tc>
        <w:tc>
          <w:tcPr>
            <w:tcW w:w="2934" w:type="dxa"/>
            <w:vAlign w:val="center"/>
          </w:tcPr>
          <w:p w:rsidR="005213E8" w:rsidRDefault="005213E8" w:rsidP="00512E3F">
            <w:pPr>
              <w:rPr>
                <w:rFonts w:ascii="宋体" w:hAnsi="宋体" w:cs="宋体"/>
                <w:sz w:val="22"/>
              </w:rPr>
            </w:pPr>
            <w:r>
              <w:rPr>
                <w:rFonts w:ascii="宋体" w:hAnsi="宋体" w:hint="eastAsia"/>
                <w:sz w:val="22"/>
              </w:rPr>
              <w:t>短信</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5</w:t>
            </w:r>
          </w:p>
        </w:tc>
        <w:tc>
          <w:tcPr>
            <w:tcW w:w="2934" w:type="dxa"/>
            <w:vAlign w:val="center"/>
          </w:tcPr>
          <w:p w:rsidR="005213E8" w:rsidRDefault="005213E8" w:rsidP="00512E3F">
            <w:pPr>
              <w:rPr>
                <w:rFonts w:ascii="宋体" w:hAnsi="宋体" w:cs="宋体"/>
                <w:sz w:val="22"/>
              </w:rPr>
            </w:pPr>
            <w:r>
              <w:rPr>
                <w:rFonts w:ascii="宋体" w:hAnsi="宋体" w:hint="eastAsia"/>
                <w:sz w:val="22"/>
              </w:rPr>
              <w:t>网络</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center"/>
          </w:tcPr>
          <w:p w:rsidR="005213E8" w:rsidRDefault="005213E8" w:rsidP="00512E3F">
            <w:pPr>
              <w:jc w:val="center"/>
              <w:rPr>
                <w:rFonts w:ascii="宋体" w:hAnsi="宋体" w:cs="宋体"/>
                <w:sz w:val="22"/>
              </w:rPr>
            </w:pPr>
            <w:r>
              <w:rPr>
                <w:rFonts w:ascii="宋体" w:hAnsi="宋体" w:hint="eastAsia"/>
                <w:sz w:val="22"/>
              </w:rPr>
              <w:t>9</w:t>
            </w:r>
          </w:p>
        </w:tc>
        <w:tc>
          <w:tcPr>
            <w:tcW w:w="2934" w:type="dxa"/>
            <w:vAlign w:val="center"/>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Pr="00F73A67" w:rsidRDefault="005213E8" w:rsidP="005213E8">
      <w:pPr>
        <w:ind w:left="720"/>
      </w:pPr>
    </w:p>
    <w:p w:rsidR="005213E8" w:rsidRPr="00F73A67" w:rsidRDefault="005213E8" w:rsidP="00631648">
      <w:pPr>
        <w:numPr>
          <w:ilvl w:val="0"/>
          <w:numId w:val="9"/>
        </w:numPr>
      </w:pPr>
      <w:r w:rsidRPr="00D62198">
        <w:rPr>
          <w:rFonts w:ascii="宋体" w:hAnsi="宋体" w:cs="宋体" w:hint="eastAsia"/>
          <w:color w:val="000000"/>
          <w:kern w:val="0"/>
          <w:szCs w:val="21"/>
        </w:rPr>
        <w:t>CV06.00.208随访周期建议代码表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30"/>
        <w:gridCol w:w="2934"/>
        <w:gridCol w:w="4350"/>
      </w:tblGrid>
      <w:tr w:rsidR="005213E8" w:rsidTr="00512E3F">
        <w:tc>
          <w:tcPr>
            <w:tcW w:w="113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w:t>
            </w:r>
          </w:p>
        </w:tc>
        <w:tc>
          <w:tcPr>
            <w:tcW w:w="2934"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值含义</w:t>
            </w:r>
          </w:p>
        </w:tc>
        <w:tc>
          <w:tcPr>
            <w:tcW w:w="4350" w:type="dxa"/>
            <w:tcBorders>
              <w:top w:val="single" w:sz="12" w:space="0" w:color="auto"/>
              <w:bottom w:val="single" w:sz="12" w:space="0" w:color="auto"/>
            </w:tcBorders>
          </w:tcPr>
          <w:p w:rsidR="005213E8" w:rsidRDefault="005213E8" w:rsidP="00512E3F">
            <w:pPr>
              <w:jc w:val="center"/>
              <w:rPr>
                <w:rFonts w:ascii="宋体" w:hAnsi="宋体"/>
                <w:b/>
                <w:szCs w:val="21"/>
              </w:rPr>
            </w:pPr>
            <w:r>
              <w:rPr>
                <w:rFonts w:ascii="宋体" w:hAnsi="宋体" w:hint="eastAsia"/>
                <w:b/>
                <w:szCs w:val="21"/>
              </w:rPr>
              <w:t>说    明</w:t>
            </w:r>
          </w:p>
        </w:tc>
      </w:tr>
      <w:tr w:rsidR="005213E8" w:rsidTr="00512E3F">
        <w:tc>
          <w:tcPr>
            <w:tcW w:w="1130" w:type="dxa"/>
            <w:tcBorders>
              <w:top w:val="single" w:sz="12" w:space="0" w:color="auto"/>
            </w:tcBorders>
            <w:vAlign w:val="bottom"/>
          </w:tcPr>
          <w:p w:rsidR="005213E8" w:rsidRDefault="005213E8" w:rsidP="00512E3F">
            <w:pPr>
              <w:jc w:val="center"/>
              <w:rPr>
                <w:rFonts w:ascii="宋体" w:hAnsi="宋体" w:cs="宋体"/>
                <w:sz w:val="22"/>
              </w:rPr>
            </w:pPr>
            <w:r>
              <w:rPr>
                <w:rFonts w:ascii="宋体" w:hAnsi="宋体" w:hint="eastAsia"/>
                <w:sz w:val="22"/>
              </w:rPr>
              <w:t>01</w:t>
            </w:r>
          </w:p>
        </w:tc>
        <w:tc>
          <w:tcPr>
            <w:tcW w:w="2934" w:type="dxa"/>
            <w:tcBorders>
              <w:top w:val="single" w:sz="12" w:space="0" w:color="auto"/>
            </w:tcBorders>
            <w:vAlign w:val="bottom"/>
          </w:tcPr>
          <w:p w:rsidR="005213E8" w:rsidRDefault="005213E8" w:rsidP="00512E3F">
            <w:pPr>
              <w:rPr>
                <w:rFonts w:ascii="宋体" w:hAnsi="宋体" w:cs="宋体"/>
                <w:sz w:val="22"/>
              </w:rPr>
            </w:pPr>
            <w:r>
              <w:rPr>
                <w:rFonts w:ascii="宋体" w:hAnsi="宋体" w:hint="eastAsia"/>
                <w:sz w:val="22"/>
              </w:rPr>
              <w:t>每2周</w:t>
            </w:r>
          </w:p>
        </w:tc>
        <w:tc>
          <w:tcPr>
            <w:tcW w:w="4350" w:type="dxa"/>
            <w:tcBorders>
              <w:top w:val="single" w:sz="12" w:space="0" w:color="auto"/>
            </w:tcBorders>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02</w:t>
            </w:r>
          </w:p>
        </w:tc>
        <w:tc>
          <w:tcPr>
            <w:tcW w:w="2934" w:type="dxa"/>
            <w:vAlign w:val="bottom"/>
          </w:tcPr>
          <w:p w:rsidR="005213E8" w:rsidRDefault="005213E8" w:rsidP="00512E3F">
            <w:pPr>
              <w:rPr>
                <w:rFonts w:ascii="宋体" w:hAnsi="宋体" w:cs="宋体"/>
                <w:sz w:val="22"/>
              </w:rPr>
            </w:pPr>
            <w:r>
              <w:rPr>
                <w:rFonts w:ascii="宋体" w:hAnsi="宋体" w:hint="eastAsia"/>
                <w:sz w:val="22"/>
              </w:rPr>
              <w:t>每1个月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03</w:t>
            </w:r>
          </w:p>
        </w:tc>
        <w:tc>
          <w:tcPr>
            <w:tcW w:w="2934" w:type="dxa"/>
            <w:vAlign w:val="bottom"/>
          </w:tcPr>
          <w:p w:rsidR="005213E8" w:rsidRDefault="005213E8" w:rsidP="00512E3F">
            <w:pPr>
              <w:rPr>
                <w:rFonts w:ascii="宋体" w:hAnsi="宋体" w:cs="宋体"/>
                <w:sz w:val="22"/>
              </w:rPr>
            </w:pPr>
            <w:r>
              <w:rPr>
                <w:rFonts w:ascii="宋体" w:hAnsi="宋体" w:hint="eastAsia"/>
                <w:sz w:val="22"/>
              </w:rPr>
              <w:t>每2个月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04</w:t>
            </w:r>
          </w:p>
        </w:tc>
        <w:tc>
          <w:tcPr>
            <w:tcW w:w="2934" w:type="dxa"/>
            <w:vAlign w:val="bottom"/>
          </w:tcPr>
          <w:p w:rsidR="005213E8" w:rsidRDefault="005213E8" w:rsidP="00512E3F">
            <w:pPr>
              <w:rPr>
                <w:rFonts w:ascii="宋体" w:hAnsi="宋体" w:cs="宋体"/>
                <w:sz w:val="22"/>
              </w:rPr>
            </w:pPr>
            <w:r>
              <w:rPr>
                <w:rFonts w:ascii="宋体" w:hAnsi="宋体" w:hint="eastAsia"/>
                <w:sz w:val="22"/>
              </w:rPr>
              <w:t>每3个月</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05</w:t>
            </w:r>
          </w:p>
        </w:tc>
        <w:tc>
          <w:tcPr>
            <w:tcW w:w="2934" w:type="dxa"/>
            <w:vAlign w:val="bottom"/>
          </w:tcPr>
          <w:p w:rsidR="005213E8" w:rsidRDefault="005213E8" w:rsidP="00512E3F">
            <w:pPr>
              <w:rPr>
                <w:rFonts w:ascii="宋体" w:hAnsi="宋体" w:cs="宋体"/>
                <w:sz w:val="22"/>
              </w:rPr>
            </w:pPr>
            <w:r>
              <w:rPr>
                <w:rFonts w:ascii="宋体" w:hAnsi="宋体" w:hint="eastAsia"/>
                <w:sz w:val="22"/>
              </w:rPr>
              <w:t>每半年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06</w:t>
            </w:r>
          </w:p>
        </w:tc>
        <w:tc>
          <w:tcPr>
            <w:tcW w:w="2934" w:type="dxa"/>
            <w:vAlign w:val="bottom"/>
          </w:tcPr>
          <w:p w:rsidR="005213E8" w:rsidRDefault="005213E8" w:rsidP="00512E3F">
            <w:pPr>
              <w:rPr>
                <w:rFonts w:ascii="宋体" w:hAnsi="宋体" w:cs="宋体"/>
                <w:sz w:val="22"/>
              </w:rPr>
            </w:pPr>
            <w:r>
              <w:rPr>
                <w:rFonts w:ascii="宋体" w:hAnsi="宋体" w:hint="eastAsia"/>
                <w:sz w:val="22"/>
              </w:rPr>
              <w:t>每年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07</w:t>
            </w:r>
          </w:p>
        </w:tc>
        <w:tc>
          <w:tcPr>
            <w:tcW w:w="2934" w:type="dxa"/>
            <w:vAlign w:val="bottom"/>
          </w:tcPr>
          <w:p w:rsidR="005213E8" w:rsidRDefault="005213E8" w:rsidP="00512E3F">
            <w:pPr>
              <w:rPr>
                <w:rFonts w:ascii="宋体" w:hAnsi="宋体" w:cs="宋体"/>
                <w:sz w:val="22"/>
              </w:rPr>
            </w:pPr>
            <w:r>
              <w:rPr>
                <w:rFonts w:ascii="宋体" w:hAnsi="宋体" w:hint="eastAsia"/>
                <w:sz w:val="22"/>
              </w:rPr>
              <w:t>每2年</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08</w:t>
            </w:r>
          </w:p>
        </w:tc>
        <w:tc>
          <w:tcPr>
            <w:tcW w:w="2934" w:type="dxa"/>
            <w:vAlign w:val="bottom"/>
          </w:tcPr>
          <w:p w:rsidR="005213E8" w:rsidRDefault="005213E8" w:rsidP="00512E3F">
            <w:pPr>
              <w:rPr>
                <w:rFonts w:ascii="宋体" w:hAnsi="宋体" w:cs="宋体"/>
                <w:sz w:val="22"/>
              </w:rPr>
            </w:pPr>
            <w:r>
              <w:rPr>
                <w:rFonts w:ascii="宋体" w:hAnsi="宋体" w:hint="eastAsia"/>
                <w:sz w:val="22"/>
              </w:rPr>
              <w:t>无需</w:t>
            </w:r>
          </w:p>
        </w:tc>
        <w:tc>
          <w:tcPr>
            <w:tcW w:w="4350" w:type="dxa"/>
            <w:vAlign w:val="bottom"/>
          </w:tcPr>
          <w:p w:rsidR="005213E8" w:rsidRDefault="005213E8" w:rsidP="00512E3F">
            <w:pPr>
              <w:rPr>
                <w:rFonts w:ascii="宋体" w:hAnsi="宋体" w:cs="宋体"/>
                <w:sz w:val="22"/>
              </w:rPr>
            </w:pPr>
          </w:p>
        </w:tc>
      </w:tr>
      <w:tr w:rsidR="005213E8" w:rsidTr="00512E3F">
        <w:tc>
          <w:tcPr>
            <w:tcW w:w="1130" w:type="dxa"/>
            <w:vAlign w:val="bottom"/>
          </w:tcPr>
          <w:p w:rsidR="005213E8" w:rsidRDefault="005213E8" w:rsidP="00512E3F">
            <w:pPr>
              <w:jc w:val="center"/>
              <w:rPr>
                <w:rFonts w:ascii="宋体" w:hAnsi="宋体" w:cs="宋体"/>
                <w:sz w:val="22"/>
              </w:rPr>
            </w:pPr>
            <w:r>
              <w:rPr>
                <w:rFonts w:ascii="宋体" w:hAnsi="宋体" w:hint="eastAsia"/>
                <w:sz w:val="22"/>
              </w:rPr>
              <w:t>99</w:t>
            </w:r>
          </w:p>
        </w:tc>
        <w:tc>
          <w:tcPr>
            <w:tcW w:w="2934" w:type="dxa"/>
            <w:vAlign w:val="bottom"/>
          </w:tcPr>
          <w:p w:rsidR="005213E8" w:rsidRDefault="005213E8" w:rsidP="00512E3F">
            <w:pPr>
              <w:rPr>
                <w:rFonts w:ascii="宋体" w:hAnsi="宋体" w:cs="宋体"/>
                <w:sz w:val="22"/>
              </w:rPr>
            </w:pPr>
            <w:r>
              <w:rPr>
                <w:rFonts w:ascii="宋体" w:hAnsi="宋体" w:hint="eastAsia"/>
                <w:sz w:val="22"/>
              </w:rPr>
              <w:t>其他</w:t>
            </w:r>
          </w:p>
        </w:tc>
        <w:tc>
          <w:tcPr>
            <w:tcW w:w="4350" w:type="dxa"/>
            <w:vAlign w:val="bottom"/>
          </w:tcPr>
          <w:p w:rsidR="005213E8" w:rsidRDefault="005213E8" w:rsidP="00512E3F">
            <w:pPr>
              <w:rPr>
                <w:rFonts w:ascii="宋体" w:hAnsi="宋体" w:cs="宋体"/>
                <w:sz w:val="22"/>
              </w:rPr>
            </w:pPr>
          </w:p>
        </w:tc>
      </w:tr>
    </w:tbl>
    <w:p w:rsidR="005213E8" w:rsidRPr="00144604" w:rsidRDefault="005213E8" w:rsidP="005213E8"/>
    <w:p w:rsidR="005213E8" w:rsidRDefault="001F1956" w:rsidP="005213E8">
      <w:r>
        <w:rPr>
          <w:rFonts w:hint="eastAsia"/>
        </w:rPr>
        <w:t>体检</w:t>
      </w:r>
    </w:p>
    <w:p w:rsidR="001F1956" w:rsidRPr="001F1956" w:rsidRDefault="001F1956" w:rsidP="0049659C">
      <w:pPr>
        <w:pStyle w:val="1"/>
        <w:rPr>
          <w:rFonts w:ascii="宋体" w:hAnsi="宋体"/>
        </w:rPr>
      </w:pPr>
      <w:bookmarkStart w:id="341" w:name="_Toc271208362"/>
      <w:bookmarkStart w:id="342" w:name="_Toc271701238"/>
      <w:bookmarkStart w:id="343" w:name="_Toc184817375"/>
      <w:bookmarkStart w:id="344" w:name="_Toc332793546"/>
      <w:bookmarkStart w:id="345" w:name="_Toc429573945"/>
      <w:r w:rsidRPr="001F1956">
        <w:rPr>
          <w:rFonts w:ascii="宋体" w:hAnsi="宋体" w:hint="eastAsia"/>
        </w:rPr>
        <w:t>体检业务相关数据</w:t>
      </w:r>
      <w:bookmarkEnd w:id="341"/>
      <w:bookmarkEnd w:id="342"/>
      <w:bookmarkEnd w:id="343"/>
      <w:bookmarkEnd w:id="344"/>
      <w:bookmarkEnd w:id="345"/>
    </w:p>
    <w:p w:rsidR="001F1956" w:rsidRPr="001C40DA" w:rsidRDefault="001F1956" w:rsidP="001F1956">
      <w:pPr>
        <w:spacing w:line="360" w:lineRule="auto"/>
        <w:jc w:val="center"/>
        <w:rPr>
          <w:rFonts w:ascii="黑体" w:eastAsia="黑体" w:hAnsi="黑体"/>
        </w:rPr>
      </w:pPr>
      <w:r>
        <w:object w:dxaOrig="7738" w:dyaOrig="6604">
          <v:shape id="_x0000_i1034" type="#_x0000_t75" style="width:387pt;height:285pt" o:ole="">
            <v:imagedata r:id="rId13" o:title=""/>
          </v:shape>
          <o:OLEObject Type="Embed" ProgID="Visio.Drawing.11" ShapeID="_x0000_i1034" DrawAspect="Content" ObjectID="_1503502015" r:id="rId14"/>
        </w:object>
      </w:r>
    </w:p>
    <w:p w:rsidR="001F1956" w:rsidRPr="001C40DA" w:rsidRDefault="001F1956" w:rsidP="001F1956">
      <w:pPr>
        <w:spacing w:line="360" w:lineRule="auto"/>
        <w:ind w:firstLineChars="225" w:firstLine="473"/>
        <w:rPr>
          <w:rFonts w:ascii="黑体" w:eastAsia="黑体" w:hAnsi="黑体"/>
        </w:rPr>
      </w:pPr>
    </w:p>
    <w:p w:rsidR="001F1956" w:rsidRPr="001F1956" w:rsidRDefault="001F1956" w:rsidP="0049659C">
      <w:pPr>
        <w:pStyle w:val="2"/>
      </w:pPr>
      <w:bookmarkStart w:id="346" w:name="_Toc271208363"/>
      <w:bookmarkStart w:id="347" w:name="_Toc271701239"/>
      <w:bookmarkStart w:id="348" w:name="_Toc184817376"/>
      <w:bookmarkStart w:id="349" w:name="_Toc332793547"/>
      <w:bookmarkStart w:id="350" w:name="_Toc429573946"/>
      <w:r w:rsidRPr="001F1956">
        <w:rPr>
          <w:rFonts w:hint="eastAsia"/>
        </w:rPr>
        <w:lastRenderedPageBreak/>
        <w:t>体检业务</w:t>
      </w:r>
      <w:bookmarkEnd w:id="346"/>
      <w:bookmarkEnd w:id="347"/>
      <w:bookmarkEnd w:id="348"/>
      <w:r w:rsidRPr="001F1956">
        <w:rPr>
          <w:rFonts w:hint="eastAsia"/>
        </w:rPr>
        <w:t>表</w:t>
      </w:r>
      <w:bookmarkEnd w:id="349"/>
      <w:bookmarkEnd w:id="350"/>
    </w:p>
    <w:p w:rsidR="001F1956" w:rsidRPr="001F1956" w:rsidRDefault="001F1956" w:rsidP="0049659C">
      <w:pPr>
        <w:pStyle w:val="3"/>
      </w:pPr>
      <w:bookmarkStart w:id="351" w:name="_Toc429573947"/>
      <w:r w:rsidRPr="001F1956">
        <w:rPr>
          <w:rFonts w:hint="eastAsia"/>
        </w:rPr>
        <w:t>体检报告首页</w:t>
      </w:r>
      <w:r w:rsidRPr="001C40DA">
        <w:rPr>
          <w:rFonts w:ascii="黑体" w:eastAsia="黑体" w:hAnsi="黑体" w:hint="eastAsia"/>
        </w:rPr>
        <w:t>（TB_YL_TJBGSY）</w:t>
      </w:r>
      <w:bookmarkEnd w:id="351"/>
    </w:p>
    <w:tbl>
      <w:tblPr>
        <w:tblW w:w="90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572"/>
        <w:gridCol w:w="1161"/>
        <w:gridCol w:w="1067"/>
        <w:gridCol w:w="660"/>
        <w:gridCol w:w="1162"/>
        <w:gridCol w:w="3471"/>
      </w:tblGrid>
      <w:tr w:rsidR="001F1956" w:rsidRPr="001C40DA" w:rsidTr="001F1956">
        <w:trPr>
          <w:trHeight w:val="542"/>
        </w:trPr>
        <w:tc>
          <w:tcPr>
            <w:tcW w:w="1572"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cs="宋体"/>
                <w:szCs w:val="21"/>
              </w:rPr>
            </w:pPr>
            <w:r w:rsidRPr="001C40DA">
              <w:rPr>
                <w:rFonts w:ascii="黑体" w:eastAsia="黑体" w:hAnsi="黑体" w:hint="eastAsia"/>
                <w:b/>
              </w:rPr>
              <w:t>数据项</w:t>
            </w:r>
          </w:p>
        </w:tc>
        <w:tc>
          <w:tcPr>
            <w:tcW w:w="1161"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b/>
              </w:rPr>
            </w:pPr>
            <w:r w:rsidRPr="001C40DA">
              <w:rPr>
                <w:rFonts w:ascii="黑体" w:eastAsia="黑体" w:hAnsi="黑体" w:hint="eastAsia"/>
                <w:b/>
              </w:rPr>
              <w:t>字段名</w:t>
            </w:r>
          </w:p>
        </w:tc>
        <w:tc>
          <w:tcPr>
            <w:tcW w:w="1067"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b/>
              </w:rPr>
            </w:pPr>
            <w:r w:rsidRPr="001C40DA">
              <w:rPr>
                <w:rFonts w:ascii="黑体" w:eastAsia="黑体" w:hAnsi="黑体" w:hint="eastAsia"/>
                <w:b/>
              </w:rPr>
              <w:t>数据类型</w:t>
            </w:r>
          </w:p>
        </w:tc>
        <w:tc>
          <w:tcPr>
            <w:tcW w:w="660"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b/>
              </w:rPr>
            </w:pPr>
            <w:r w:rsidRPr="001C40DA">
              <w:rPr>
                <w:rFonts w:ascii="黑体" w:eastAsia="黑体" w:hAnsi="黑体" w:hint="eastAsia"/>
                <w:b/>
              </w:rPr>
              <w:t>宽度</w:t>
            </w:r>
          </w:p>
        </w:tc>
        <w:tc>
          <w:tcPr>
            <w:tcW w:w="1162"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b/>
              </w:rPr>
            </w:pPr>
            <w:r w:rsidRPr="001C40DA">
              <w:rPr>
                <w:rFonts w:ascii="黑体" w:eastAsia="黑体" w:hAnsi="黑体" w:hint="eastAsia"/>
                <w:b/>
              </w:rPr>
              <w:t>填报要求</w:t>
            </w:r>
          </w:p>
        </w:tc>
        <w:tc>
          <w:tcPr>
            <w:tcW w:w="3471" w:type="dxa"/>
            <w:tcBorders>
              <w:bottom w:val="single" w:sz="8" w:space="0" w:color="auto"/>
            </w:tcBorders>
            <w:shd w:val="clear" w:color="000000" w:fill="D9D9D9"/>
            <w:vAlign w:val="center"/>
            <w:hideMark/>
          </w:tcPr>
          <w:p w:rsidR="001F1956" w:rsidRPr="001C40DA" w:rsidRDefault="001F1956" w:rsidP="0094182C">
            <w:pPr>
              <w:jc w:val="center"/>
              <w:rPr>
                <w:rFonts w:ascii="黑体" w:eastAsia="黑体" w:hAnsi="黑体"/>
                <w:b/>
              </w:rPr>
            </w:pPr>
            <w:r w:rsidRPr="001C40DA">
              <w:rPr>
                <w:rFonts w:ascii="黑体" w:eastAsia="黑体" w:hAnsi="黑体" w:hint="eastAsia"/>
                <w:b/>
              </w:rPr>
              <w:t>说明</w:t>
            </w:r>
          </w:p>
        </w:tc>
      </w:tr>
      <w:tr w:rsidR="001F1956" w:rsidRPr="00C8256C" w:rsidTr="001F1956">
        <w:trPr>
          <w:trHeight w:val="270"/>
        </w:trPr>
        <w:tc>
          <w:tcPr>
            <w:tcW w:w="1572"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体检编号</w:t>
            </w:r>
          </w:p>
        </w:tc>
        <w:tc>
          <w:tcPr>
            <w:tcW w:w="1161"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szCs w:val="21"/>
              </w:rPr>
              <w:t>TJBH</w:t>
            </w:r>
          </w:p>
        </w:tc>
        <w:tc>
          <w:tcPr>
            <w:tcW w:w="1067"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字符串</w:t>
            </w:r>
          </w:p>
        </w:tc>
        <w:tc>
          <w:tcPr>
            <w:tcW w:w="660"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32</w:t>
            </w:r>
          </w:p>
        </w:tc>
        <w:tc>
          <w:tcPr>
            <w:tcW w:w="1162"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必填</w:t>
            </w:r>
          </w:p>
        </w:tc>
        <w:tc>
          <w:tcPr>
            <w:tcW w:w="3471" w:type="dxa"/>
            <w:shd w:val="clear" w:color="auto" w:fill="FBD4B4"/>
            <w:noWrap/>
            <w:hideMark/>
          </w:tcPr>
          <w:p w:rsidR="001F1956" w:rsidRPr="00B93936" w:rsidRDefault="001F1956" w:rsidP="0094182C">
            <w:pPr>
              <w:jc w:val="left"/>
              <w:rPr>
                <w:rFonts w:ascii="黑体" w:eastAsia="黑体" w:hAnsi="黑体" w:cs="宋体"/>
                <w:szCs w:val="21"/>
              </w:rPr>
            </w:pPr>
            <w:r w:rsidRPr="00B93936">
              <w:rPr>
                <w:rFonts w:ascii="黑体" w:eastAsia="黑体" w:hAnsi="黑体" w:cs="宋体" w:hint="eastAsia"/>
                <w:szCs w:val="21"/>
              </w:rPr>
              <w:t>主键，对某人一次完整体检过程的唯一标识编号</w:t>
            </w:r>
          </w:p>
        </w:tc>
      </w:tr>
      <w:tr w:rsidR="001F1956" w:rsidRPr="00C8256C" w:rsidTr="001F1956">
        <w:trPr>
          <w:trHeight w:val="270"/>
        </w:trPr>
        <w:tc>
          <w:tcPr>
            <w:tcW w:w="1572"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医疗机构代码</w:t>
            </w:r>
          </w:p>
        </w:tc>
        <w:tc>
          <w:tcPr>
            <w:tcW w:w="1161"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szCs w:val="21"/>
              </w:rPr>
              <w:t>YLJGDM</w:t>
            </w:r>
          </w:p>
        </w:tc>
        <w:tc>
          <w:tcPr>
            <w:tcW w:w="1067"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字符串</w:t>
            </w:r>
          </w:p>
        </w:tc>
        <w:tc>
          <w:tcPr>
            <w:tcW w:w="660" w:type="dxa"/>
            <w:shd w:val="clear" w:color="auto" w:fill="FBD4B4"/>
            <w:noWrap/>
            <w:hideMark/>
          </w:tcPr>
          <w:p w:rsidR="001F1956" w:rsidRPr="00B93936" w:rsidRDefault="00B93936" w:rsidP="0094182C">
            <w:pPr>
              <w:rPr>
                <w:rFonts w:ascii="黑体" w:eastAsia="黑体" w:hAnsi="黑体" w:cs="宋体"/>
                <w:szCs w:val="21"/>
              </w:rPr>
            </w:pPr>
            <w:r w:rsidRPr="00B93936">
              <w:rPr>
                <w:rFonts w:ascii="宋体" w:hAnsi="宋体" w:cs="宋体" w:hint="eastAsia"/>
                <w:color w:val="000000"/>
                <w:kern w:val="0"/>
                <w:szCs w:val="21"/>
              </w:rPr>
              <w:t>22</w:t>
            </w:r>
          </w:p>
        </w:tc>
        <w:tc>
          <w:tcPr>
            <w:tcW w:w="1162"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必填</w:t>
            </w:r>
          </w:p>
        </w:tc>
        <w:tc>
          <w:tcPr>
            <w:tcW w:w="3471" w:type="dxa"/>
            <w:shd w:val="clear" w:color="auto" w:fill="FBD4B4"/>
            <w:noWrap/>
            <w:hideMark/>
          </w:tcPr>
          <w:p w:rsidR="001F1956" w:rsidRPr="00B93936" w:rsidRDefault="001F1956" w:rsidP="00B93936">
            <w:pPr>
              <w:jc w:val="left"/>
              <w:rPr>
                <w:rFonts w:ascii="黑体" w:eastAsia="黑体" w:hAnsi="黑体" w:cs="宋体"/>
                <w:szCs w:val="21"/>
              </w:rPr>
            </w:pPr>
            <w:r w:rsidRPr="00B93936">
              <w:rPr>
                <w:rFonts w:ascii="黑体" w:eastAsia="黑体" w:hAnsi="黑体" w:cs="宋体" w:hint="eastAsia"/>
                <w:szCs w:val="21"/>
              </w:rPr>
              <w:t>主键</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体检类别代码</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TJLBDM</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w:t>
            </w:r>
          </w:p>
        </w:tc>
        <w:tc>
          <w:tcPr>
            <w:tcW w:w="660" w:type="dxa"/>
            <w:noWrap/>
            <w:hideMark/>
          </w:tcPr>
          <w:p w:rsidR="001F1956" w:rsidRPr="00C8256C" w:rsidRDefault="001F1956" w:rsidP="0094182C">
            <w:pPr>
              <w:rPr>
                <w:rFonts w:ascii="黑体" w:eastAsia="黑体" w:hAnsi="黑体" w:cs="宋体"/>
                <w:szCs w:val="21"/>
              </w:rPr>
            </w:pPr>
            <w:r>
              <w:rPr>
                <w:rFonts w:ascii="黑体" w:eastAsia="黑体" w:hAnsi="黑体" w:cs="宋体" w:hint="eastAsia"/>
                <w:szCs w:val="21"/>
              </w:rPr>
              <w:t>1</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Pr="00C8256C" w:rsidRDefault="001F1956" w:rsidP="0094182C">
            <w:pPr>
              <w:jc w:val="left"/>
              <w:rPr>
                <w:rFonts w:ascii="黑体" w:eastAsia="黑体" w:hAnsi="黑体" w:cs="宋体"/>
                <w:szCs w:val="21"/>
              </w:rPr>
            </w:pPr>
            <w:r w:rsidRPr="00186543">
              <w:rPr>
                <w:rFonts w:ascii="黑体" w:eastAsia="黑体" w:hAnsi="黑体" w:cs="宋体" w:hint="eastAsia"/>
                <w:szCs w:val="21"/>
              </w:rPr>
              <w:t>目前固定填写为1</w:t>
            </w:r>
          </w:p>
        </w:tc>
      </w:tr>
      <w:tr w:rsidR="001F1956" w:rsidRPr="00ED481F" w:rsidTr="001F1956">
        <w:trPr>
          <w:trHeight w:val="270"/>
        </w:trPr>
        <w:tc>
          <w:tcPr>
            <w:tcW w:w="1572"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是否残疾人</w:t>
            </w:r>
          </w:p>
        </w:tc>
        <w:tc>
          <w:tcPr>
            <w:tcW w:w="1161"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SFCJ</w:t>
            </w:r>
          </w:p>
        </w:tc>
        <w:tc>
          <w:tcPr>
            <w:tcW w:w="1067"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w:t>
            </w:r>
          </w:p>
        </w:tc>
        <w:tc>
          <w:tcPr>
            <w:tcW w:w="660"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1</w:t>
            </w:r>
          </w:p>
        </w:tc>
        <w:tc>
          <w:tcPr>
            <w:tcW w:w="1162"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必填</w:t>
            </w:r>
          </w:p>
        </w:tc>
        <w:tc>
          <w:tcPr>
            <w:tcW w:w="3471" w:type="dxa"/>
            <w:noWrap/>
          </w:tcPr>
          <w:p w:rsidR="001F1956" w:rsidRPr="00B93936" w:rsidRDefault="001F1956" w:rsidP="0094182C">
            <w:pPr>
              <w:jc w:val="left"/>
              <w:rPr>
                <w:rFonts w:ascii="黑体" w:eastAsia="黑体" w:hAnsi="黑体" w:cs="宋体"/>
                <w:szCs w:val="21"/>
              </w:rPr>
            </w:pPr>
            <w:r w:rsidRPr="00B93936">
              <w:rPr>
                <w:rFonts w:ascii="黑体" w:eastAsia="黑体" w:hAnsi="黑体" w:cs="宋体" w:hint="eastAsia"/>
                <w:szCs w:val="21"/>
              </w:rPr>
              <w:t>编码</w:t>
            </w:r>
          </w:p>
          <w:p w:rsidR="001F1956" w:rsidRPr="00B93936" w:rsidRDefault="001F1956" w:rsidP="0094182C">
            <w:pPr>
              <w:jc w:val="left"/>
              <w:rPr>
                <w:rFonts w:ascii="黑体" w:eastAsia="黑体" w:hAnsi="黑体" w:cs="宋体"/>
                <w:szCs w:val="21"/>
              </w:rPr>
            </w:pPr>
            <w:r w:rsidRPr="00B93936">
              <w:rPr>
                <w:rFonts w:ascii="黑体" w:eastAsia="黑体" w:hAnsi="黑体" w:cs="宋体" w:hint="eastAsia"/>
                <w:szCs w:val="21"/>
              </w:rPr>
              <w:t>0：非残疾人</w:t>
            </w:r>
          </w:p>
          <w:p w:rsidR="001F1956" w:rsidRPr="00B93936" w:rsidRDefault="001F1956" w:rsidP="0094182C">
            <w:pPr>
              <w:jc w:val="left"/>
              <w:rPr>
                <w:rFonts w:ascii="黑体" w:eastAsia="黑体" w:hAnsi="黑体" w:cs="宋体"/>
                <w:szCs w:val="21"/>
              </w:rPr>
            </w:pPr>
            <w:r w:rsidRPr="00B93936">
              <w:rPr>
                <w:rFonts w:ascii="黑体" w:eastAsia="黑体" w:hAnsi="黑体" w:cs="宋体" w:hint="eastAsia"/>
                <w:szCs w:val="21"/>
              </w:rPr>
              <w:t>1：残疾人</w:t>
            </w:r>
          </w:p>
        </w:tc>
      </w:tr>
      <w:tr w:rsidR="001F1956" w:rsidRPr="00ED481F" w:rsidTr="001F1956">
        <w:trPr>
          <w:trHeight w:val="270"/>
        </w:trPr>
        <w:tc>
          <w:tcPr>
            <w:tcW w:w="1572"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残疾证号</w:t>
            </w:r>
          </w:p>
        </w:tc>
        <w:tc>
          <w:tcPr>
            <w:tcW w:w="1161"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CJZH</w:t>
            </w:r>
          </w:p>
        </w:tc>
        <w:tc>
          <w:tcPr>
            <w:tcW w:w="1067"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字符串</w:t>
            </w:r>
          </w:p>
        </w:tc>
        <w:tc>
          <w:tcPr>
            <w:tcW w:w="660"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20</w:t>
            </w:r>
          </w:p>
        </w:tc>
        <w:tc>
          <w:tcPr>
            <w:tcW w:w="1162" w:type="dxa"/>
            <w:noWrap/>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可选</w:t>
            </w:r>
          </w:p>
        </w:tc>
        <w:tc>
          <w:tcPr>
            <w:tcW w:w="3471" w:type="dxa"/>
            <w:noWrap/>
          </w:tcPr>
          <w:p w:rsidR="001F1956" w:rsidRPr="00B93936" w:rsidRDefault="001F1956" w:rsidP="0094182C">
            <w:pPr>
              <w:jc w:val="left"/>
              <w:rPr>
                <w:rFonts w:ascii="黑体" w:eastAsia="黑体" w:hAnsi="黑体" w:cs="宋体"/>
                <w:szCs w:val="21"/>
              </w:rPr>
            </w:pPr>
            <w:r w:rsidRPr="00B93936">
              <w:rPr>
                <w:rFonts w:ascii="黑体" w:eastAsia="黑体" w:hAnsi="黑体" w:cs="宋体" w:hint="eastAsia"/>
                <w:szCs w:val="21"/>
              </w:rPr>
              <w:t>填写残疾证号，即18位身份证+1位残疾类别+1位残疾等级</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卡号</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KH</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32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如果卡类型填写“医疗机构代码”，该字段填写患者本院唯一编号</w:t>
            </w:r>
          </w:p>
        </w:tc>
      </w:tr>
      <w:tr w:rsidR="001F1956" w:rsidRPr="00C8256C" w:rsidTr="001F1956">
        <w:trPr>
          <w:trHeight w:val="270"/>
        </w:trPr>
        <w:tc>
          <w:tcPr>
            <w:tcW w:w="1572" w:type="dxa"/>
            <w:noWrap/>
            <w:hideMark/>
          </w:tcPr>
          <w:p w:rsidR="001F1956" w:rsidRPr="00C8256C" w:rsidRDefault="001F1956" w:rsidP="00EF5104">
            <w:pPr>
              <w:ind w:firstLineChars="50" w:firstLine="105"/>
              <w:rPr>
                <w:rFonts w:ascii="黑体" w:eastAsia="黑体" w:hAnsi="黑体" w:cs="宋体"/>
                <w:szCs w:val="21"/>
              </w:rPr>
            </w:pPr>
            <w:r w:rsidRPr="00C8256C">
              <w:rPr>
                <w:rFonts w:ascii="黑体" w:eastAsia="黑体" w:hAnsi="黑体" w:cs="宋体" w:hint="eastAsia"/>
                <w:szCs w:val="21"/>
              </w:rPr>
              <w:t>卡类型</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KLX</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Pr>
                <w:rFonts w:ascii="黑体" w:eastAsia="黑体" w:hAnsi="黑体" w:cs="宋体" w:hint="eastAsia"/>
                <w:szCs w:val="21"/>
              </w:rPr>
              <w:t>16</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Default="001F1956" w:rsidP="0094182C">
            <w:pPr>
              <w:jc w:val="left"/>
              <w:rPr>
                <w:rFonts w:ascii="黑体" w:eastAsia="黑体" w:hAnsi="黑体" w:cs="宋体"/>
                <w:szCs w:val="21"/>
              </w:rPr>
            </w:pPr>
            <w:r w:rsidRPr="0076392A">
              <w:rPr>
                <w:rFonts w:ascii="黑体" w:eastAsia="黑体" w:hAnsi="黑体" w:cs="宋体" w:hint="eastAsia"/>
                <w:szCs w:val="21"/>
              </w:rPr>
              <w:t>0</w:t>
            </w:r>
            <w:r>
              <w:rPr>
                <w:rFonts w:ascii="黑体" w:eastAsia="黑体" w:hAnsi="黑体" w:cs="宋体" w:hint="eastAsia"/>
                <w:szCs w:val="21"/>
              </w:rPr>
              <w:t xml:space="preserve"> = 社保卡</w:t>
            </w:r>
          </w:p>
          <w:p w:rsidR="001F1956" w:rsidRDefault="001F1956" w:rsidP="0094182C">
            <w:pPr>
              <w:jc w:val="left"/>
              <w:rPr>
                <w:rFonts w:ascii="黑体" w:eastAsia="黑体" w:hAnsi="黑体" w:cs="宋体"/>
                <w:szCs w:val="21"/>
              </w:rPr>
            </w:pPr>
            <w:r w:rsidRPr="0076392A">
              <w:rPr>
                <w:rFonts w:ascii="黑体" w:eastAsia="黑体" w:hAnsi="黑体" w:cs="宋体" w:hint="eastAsia"/>
                <w:szCs w:val="21"/>
              </w:rPr>
              <w:t>1</w:t>
            </w:r>
            <w:r>
              <w:rPr>
                <w:rFonts w:ascii="黑体" w:eastAsia="黑体" w:hAnsi="黑体" w:cs="宋体" w:hint="eastAsia"/>
                <w:szCs w:val="21"/>
              </w:rPr>
              <w:t xml:space="preserve"> = 医保卡</w:t>
            </w:r>
          </w:p>
          <w:p w:rsidR="001F1956" w:rsidRDefault="001F1956" w:rsidP="0094182C">
            <w:pPr>
              <w:jc w:val="left"/>
              <w:rPr>
                <w:rFonts w:ascii="黑体" w:eastAsia="黑体" w:hAnsi="黑体" w:cs="宋体"/>
                <w:szCs w:val="21"/>
              </w:rPr>
            </w:pPr>
            <w:r w:rsidRPr="0076392A">
              <w:rPr>
                <w:rFonts w:ascii="黑体" w:eastAsia="黑体" w:hAnsi="黑体" w:cs="宋体" w:hint="eastAsia"/>
                <w:szCs w:val="21"/>
              </w:rPr>
              <w:t>2</w:t>
            </w:r>
            <w:r>
              <w:rPr>
                <w:rFonts w:ascii="黑体" w:eastAsia="黑体" w:hAnsi="黑体" w:cs="宋体" w:hint="eastAsia"/>
                <w:szCs w:val="21"/>
              </w:rPr>
              <w:t xml:space="preserve"> = 医联卡</w:t>
            </w:r>
          </w:p>
          <w:p w:rsidR="001F1956" w:rsidRDefault="001F1956" w:rsidP="0094182C">
            <w:pPr>
              <w:jc w:val="left"/>
              <w:rPr>
                <w:rFonts w:ascii="黑体" w:eastAsia="黑体" w:hAnsi="黑体" w:cs="宋体"/>
                <w:szCs w:val="21"/>
              </w:rPr>
            </w:pPr>
            <w:r w:rsidRPr="0076392A">
              <w:rPr>
                <w:rFonts w:ascii="黑体" w:eastAsia="黑体" w:hAnsi="黑体" w:cs="宋体" w:hint="eastAsia"/>
                <w:szCs w:val="21"/>
              </w:rPr>
              <w:t>3</w:t>
            </w:r>
            <w:r>
              <w:rPr>
                <w:rFonts w:ascii="黑体" w:eastAsia="黑体" w:hAnsi="黑体" w:cs="宋体" w:hint="eastAsia"/>
                <w:szCs w:val="21"/>
              </w:rPr>
              <w:t xml:space="preserve"> = 医院自费卡</w:t>
            </w:r>
          </w:p>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医疗机构代码</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姓名</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XM</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Pr>
                <w:rFonts w:ascii="黑体" w:eastAsia="黑体" w:hAnsi="黑体" w:cs="宋体" w:hint="eastAsia"/>
                <w:szCs w:val="21"/>
              </w:rPr>
              <w:t>50</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姓名</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性别</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XB</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Pr="00C8256C" w:rsidRDefault="001F1956" w:rsidP="0094182C">
            <w:pPr>
              <w:jc w:val="left"/>
              <w:rPr>
                <w:rFonts w:ascii="黑体" w:eastAsia="黑体" w:hAnsi="黑体" w:cs="宋体"/>
                <w:szCs w:val="21"/>
              </w:rPr>
            </w:pPr>
            <w:r w:rsidRPr="00B41222">
              <w:rPr>
                <w:rFonts w:ascii="黑体" w:eastAsia="黑体" w:hAnsi="黑体" w:cs="宋体" w:hint="eastAsia"/>
                <w:szCs w:val="21"/>
              </w:rPr>
              <w:t>按国标GB2261-80执行</w:t>
            </w:r>
          </w:p>
        </w:tc>
      </w:tr>
      <w:tr w:rsidR="001F1956" w:rsidRPr="004C6836" w:rsidTr="001F1956">
        <w:trPr>
          <w:trHeight w:val="270"/>
        </w:trPr>
        <w:tc>
          <w:tcPr>
            <w:tcW w:w="1572"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证件类型</w:t>
            </w:r>
          </w:p>
        </w:tc>
        <w:tc>
          <w:tcPr>
            <w:tcW w:w="1161"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ZJLX</w:t>
            </w:r>
          </w:p>
        </w:tc>
        <w:tc>
          <w:tcPr>
            <w:tcW w:w="1067"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字符串</w:t>
            </w:r>
          </w:p>
        </w:tc>
        <w:tc>
          <w:tcPr>
            <w:tcW w:w="660"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16</w:t>
            </w:r>
          </w:p>
        </w:tc>
        <w:tc>
          <w:tcPr>
            <w:tcW w:w="1162"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必填</w:t>
            </w:r>
          </w:p>
        </w:tc>
        <w:tc>
          <w:tcPr>
            <w:tcW w:w="3471" w:type="dxa"/>
            <w:noWrap/>
          </w:tcPr>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用于关联到患者信息</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编码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1 = 身份证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2 = 军人证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3 = 护照</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4 = 学生证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5 = 回乡证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6 = 驾驶证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7 = 台胞证</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9 = 其它</w:t>
            </w:r>
          </w:p>
        </w:tc>
      </w:tr>
      <w:tr w:rsidR="001F1956" w:rsidRPr="004C6836" w:rsidTr="001F1956">
        <w:trPr>
          <w:trHeight w:val="270"/>
        </w:trPr>
        <w:tc>
          <w:tcPr>
            <w:tcW w:w="1572"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证件号</w:t>
            </w:r>
          </w:p>
        </w:tc>
        <w:tc>
          <w:tcPr>
            <w:tcW w:w="1161"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ZJH</w:t>
            </w:r>
          </w:p>
        </w:tc>
        <w:tc>
          <w:tcPr>
            <w:tcW w:w="1067"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字符串</w:t>
            </w:r>
          </w:p>
        </w:tc>
        <w:tc>
          <w:tcPr>
            <w:tcW w:w="660"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32</w:t>
            </w:r>
          </w:p>
        </w:tc>
        <w:tc>
          <w:tcPr>
            <w:tcW w:w="1162" w:type="dxa"/>
            <w:noWrap/>
          </w:tcPr>
          <w:p w:rsidR="001F1956" w:rsidRPr="004C6836" w:rsidRDefault="001F1956" w:rsidP="0094182C">
            <w:pPr>
              <w:rPr>
                <w:rFonts w:ascii="黑体" w:eastAsia="黑体" w:hAnsi="黑体" w:cs="宋体"/>
                <w:szCs w:val="21"/>
              </w:rPr>
            </w:pPr>
            <w:r w:rsidRPr="004C6836">
              <w:rPr>
                <w:rFonts w:ascii="黑体" w:eastAsia="黑体" w:hAnsi="黑体" w:cs="宋体" w:hint="eastAsia"/>
                <w:szCs w:val="21"/>
              </w:rPr>
              <w:t>必填</w:t>
            </w:r>
          </w:p>
        </w:tc>
        <w:tc>
          <w:tcPr>
            <w:tcW w:w="3471" w:type="dxa"/>
            <w:noWrap/>
          </w:tcPr>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用于关联到患者信息</w:t>
            </w:r>
          </w:p>
          <w:p w:rsidR="001F1956" w:rsidRPr="004C6836" w:rsidRDefault="001F1956" w:rsidP="0094182C">
            <w:pPr>
              <w:jc w:val="left"/>
              <w:rPr>
                <w:rFonts w:ascii="黑体" w:eastAsia="黑体" w:hAnsi="黑体" w:cs="宋体"/>
                <w:szCs w:val="21"/>
              </w:rPr>
            </w:pPr>
            <w:r w:rsidRPr="004C6836">
              <w:rPr>
                <w:rFonts w:ascii="黑体" w:eastAsia="黑体" w:hAnsi="黑体" w:cs="宋体" w:hint="eastAsia"/>
                <w:szCs w:val="21"/>
              </w:rPr>
              <w:t>填写与“证件类型”对应的证件号</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年龄</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NL</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10</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年龄</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出生日期</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CSRQ</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8</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格式</w:t>
            </w:r>
            <w:r w:rsidRPr="0098789F">
              <w:rPr>
                <w:rFonts w:ascii="黑体" w:eastAsia="黑体" w:hAnsi="黑体" w:cs="宋体" w:hint="eastAsia"/>
                <w:szCs w:val="21"/>
              </w:rPr>
              <w:t>YYYYMMDD</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婚姻状况</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HYZK</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lastRenderedPageBreak/>
              <w:t>按国标</w:t>
            </w:r>
            <w:r w:rsidRPr="0015439E">
              <w:rPr>
                <w:rFonts w:ascii="黑体" w:eastAsia="黑体" w:hAnsi="黑体" w:cs="宋体"/>
                <w:szCs w:val="21"/>
              </w:rPr>
              <w:t>GB4766</w:t>
            </w:r>
            <w:r>
              <w:rPr>
                <w:rFonts w:ascii="黑体" w:eastAsia="黑体" w:hAnsi="黑体" w:cs="宋体" w:hint="eastAsia"/>
                <w:szCs w:val="21"/>
              </w:rPr>
              <w:t>执行</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lastRenderedPageBreak/>
              <w:t>职业名称</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ZYMC</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20</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职业名称</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职业类别代码</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ZYLBDM</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3</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Pr="00C8256C" w:rsidRDefault="001F1956" w:rsidP="0094182C">
            <w:pPr>
              <w:jc w:val="left"/>
              <w:rPr>
                <w:rFonts w:ascii="黑体" w:eastAsia="黑体" w:hAnsi="黑体" w:cs="宋体"/>
                <w:szCs w:val="21"/>
              </w:rPr>
            </w:pPr>
            <w:r w:rsidRPr="00274BA7">
              <w:rPr>
                <w:rFonts w:ascii="黑体" w:eastAsia="黑体" w:hAnsi="黑体" w:cs="宋体" w:hint="eastAsia"/>
                <w:szCs w:val="21"/>
              </w:rPr>
              <w:t>按国标GB/T6565-1999执行</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工作运动</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SHXG_GZYD</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工作运动</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睡眠</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SHXG_SM</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睡眠</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饮食情况</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SHXG_YSQK</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饮食情况</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生活习惯</w:t>
            </w:r>
            <w:r w:rsidRPr="00C8256C">
              <w:rPr>
                <w:rFonts w:ascii="黑体" w:eastAsia="黑体" w:hAnsi="黑体" w:cs="宋体"/>
                <w:szCs w:val="21"/>
              </w:rPr>
              <w:t>-</w:t>
            </w:r>
            <w:r w:rsidRPr="00C8256C">
              <w:rPr>
                <w:rFonts w:ascii="黑体" w:eastAsia="黑体" w:hAnsi="黑体" w:cs="宋体" w:hint="eastAsia"/>
                <w:szCs w:val="21"/>
              </w:rPr>
              <w:t>其它</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SHXG_J</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0F64A2">
              <w:rPr>
                <w:rFonts w:ascii="黑体" w:eastAsia="黑体" w:hAnsi="黑体" w:cs="宋体" w:hint="eastAsia"/>
                <w:szCs w:val="21"/>
              </w:rPr>
              <w:t>烟、酒、茶、咖啡等习惯描述</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曾患何种疾病</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CHHZJB</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曾患何种疾病</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曾做过何种手术</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CZGHZSS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895122">
              <w:rPr>
                <w:rFonts w:ascii="黑体" w:eastAsia="黑体" w:hAnsi="黑体" w:cs="宋体" w:hint="eastAsia"/>
                <w:szCs w:val="21"/>
              </w:rPr>
              <w:t>描述手术名称和时间</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外伤史</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WSS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4A7056">
              <w:rPr>
                <w:rFonts w:ascii="黑体" w:eastAsia="黑体" w:hAnsi="黑体" w:cs="宋体" w:hint="eastAsia"/>
                <w:szCs w:val="21"/>
              </w:rPr>
              <w:t>描述外伤时间、部位、性质</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精神创伤史</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JSCS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精神创伤史</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女士月经初潮</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NSYJSCC</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女士月经初潮</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女士月经周期</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NSYJSZQ</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女士月经周期</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白带</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NSYJS_BD</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白带</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绝经</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NSYJS_JJ</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绝经</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流产</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NSYJS_LC</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C8256C">
              <w:rPr>
                <w:rFonts w:ascii="黑体" w:eastAsia="黑体" w:hAnsi="黑体" w:cs="宋体" w:hint="eastAsia"/>
                <w:szCs w:val="21"/>
              </w:rPr>
              <w:t>女士月经史</w:t>
            </w:r>
            <w:r w:rsidRPr="00C8256C">
              <w:rPr>
                <w:rFonts w:ascii="黑体" w:eastAsia="黑体" w:hAnsi="黑体" w:cs="宋体"/>
                <w:szCs w:val="21"/>
              </w:rPr>
              <w:t>-</w:t>
            </w:r>
            <w:r w:rsidRPr="00C8256C">
              <w:rPr>
                <w:rFonts w:ascii="黑体" w:eastAsia="黑体" w:hAnsi="黑体" w:cs="宋体" w:hint="eastAsia"/>
                <w:szCs w:val="21"/>
              </w:rPr>
              <w:t>流产</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生产史</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SCS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17080E">
              <w:rPr>
                <w:rFonts w:ascii="黑体" w:eastAsia="黑体" w:hAnsi="黑体" w:cs="宋体" w:hint="eastAsia"/>
                <w:szCs w:val="21"/>
              </w:rPr>
              <w:t>患者有过的生产史，足月及早产</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家庭史</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JTS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6866D8">
              <w:rPr>
                <w:rFonts w:ascii="黑体" w:eastAsia="黑体" w:hAnsi="黑体" w:cs="宋体" w:hint="eastAsia"/>
                <w:szCs w:val="21"/>
              </w:rPr>
              <w:t>患者家庭史</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过敏史</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GMS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512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8A78EA">
              <w:rPr>
                <w:rFonts w:ascii="黑体" w:eastAsia="黑体" w:hAnsi="黑体" w:cs="宋体" w:hint="eastAsia"/>
                <w:szCs w:val="21"/>
              </w:rPr>
              <w:t>过敏史描述</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总检结果</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ZJJG</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1024</w:t>
            </w:r>
          </w:p>
        </w:tc>
        <w:tc>
          <w:tcPr>
            <w:tcW w:w="1162" w:type="dxa"/>
            <w:noWrap/>
            <w:hideMark/>
          </w:tcPr>
          <w:p w:rsidR="001F1956" w:rsidRPr="007B0913" w:rsidRDefault="001F1956" w:rsidP="0094182C">
            <w:pPr>
              <w:rPr>
                <w:rFonts w:ascii="黑体" w:eastAsia="黑体" w:hAnsi="黑体" w:cs="宋体"/>
                <w:color w:val="FF0000"/>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8A78EA">
              <w:rPr>
                <w:rFonts w:ascii="黑体" w:eastAsia="黑体" w:hAnsi="黑体" w:cs="宋体" w:hint="eastAsia"/>
                <w:szCs w:val="21"/>
              </w:rPr>
              <w:t>总检的结果</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建议</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JY</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1024</w:t>
            </w:r>
          </w:p>
        </w:tc>
        <w:tc>
          <w:tcPr>
            <w:tcW w:w="1162" w:type="dxa"/>
            <w:noWrap/>
            <w:hideMark/>
          </w:tcPr>
          <w:p w:rsidR="001F1956" w:rsidRPr="007B0913" w:rsidRDefault="001F1956" w:rsidP="0094182C">
            <w:pPr>
              <w:rPr>
                <w:rFonts w:ascii="黑体" w:eastAsia="黑体" w:hAnsi="黑体" w:cs="宋体"/>
                <w:color w:val="FF0000"/>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8A78EA">
              <w:rPr>
                <w:rFonts w:ascii="黑体" w:eastAsia="黑体" w:hAnsi="黑体" w:cs="宋体" w:hint="eastAsia"/>
                <w:szCs w:val="21"/>
              </w:rPr>
              <w:t>医生的建议</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总检日期</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ZJRQ</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datetime</w:t>
            </w:r>
          </w:p>
        </w:tc>
        <w:tc>
          <w:tcPr>
            <w:tcW w:w="660" w:type="dxa"/>
            <w:noWrap/>
            <w:hideMark/>
          </w:tcPr>
          <w:p w:rsidR="001F1956" w:rsidRPr="00C8256C" w:rsidRDefault="001F1956" w:rsidP="0094182C">
            <w:pPr>
              <w:rPr>
                <w:rFonts w:ascii="黑体" w:eastAsia="黑体" w:hAnsi="黑体" w:cs="宋体"/>
                <w:szCs w:val="21"/>
              </w:rPr>
            </w:pP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Pr="00C8256C" w:rsidRDefault="001F1956" w:rsidP="0094182C">
            <w:pPr>
              <w:jc w:val="left"/>
              <w:rPr>
                <w:rFonts w:ascii="黑体" w:eastAsia="黑体" w:hAnsi="黑体" w:cs="宋体"/>
                <w:szCs w:val="21"/>
              </w:rPr>
            </w:pPr>
            <w:r w:rsidRPr="00D37A98">
              <w:rPr>
                <w:rFonts w:ascii="黑体" w:eastAsia="黑体" w:hAnsi="黑体" w:cs="宋体" w:hint="eastAsia"/>
                <w:szCs w:val="21"/>
              </w:rPr>
              <w:t>总检的日期</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总检医生工号</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ZJYSGH</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16</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Pr="00C8256C" w:rsidRDefault="001F1956" w:rsidP="0094182C">
            <w:pPr>
              <w:jc w:val="left"/>
              <w:rPr>
                <w:rFonts w:ascii="黑体" w:eastAsia="黑体" w:hAnsi="黑体" w:cs="宋体"/>
                <w:szCs w:val="21"/>
              </w:rPr>
            </w:pPr>
            <w:r w:rsidRPr="00DA4564">
              <w:rPr>
                <w:rFonts w:ascii="黑体" w:eastAsia="黑体" w:hAnsi="黑体" w:cs="宋体" w:hint="eastAsia"/>
                <w:szCs w:val="21"/>
              </w:rPr>
              <w:t>总检医生工号</w:t>
            </w:r>
            <w:r>
              <w:rPr>
                <w:rFonts w:ascii="黑体" w:eastAsia="黑体" w:hAnsi="黑体" w:cs="宋体" w:hint="eastAsia"/>
                <w:szCs w:val="21"/>
              </w:rPr>
              <w:t>，对应医护人员字典表</w:t>
            </w:r>
          </w:p>
        </w:tc>
      </w:tr>
      <w:tr w:rsidR="001F1956" w:rsidRPr="00C8256C" w:rsidTr="001F1956">
        <w:trPr>
          <w:trHeight w:val="270"/>
        </w:trPr>
        <w:tc>
          <w:tcPr>
            <w:tcW w:w="1572" w:type="dxa"/>
            <w:noWrap/>
          </w:tcPr>
          <w:p w:rsidR="001F1956" w:rsidRPr="00C8256C" w:rsidRDefault="001F1956" w:rsidP="0094182C">
            <w:pPr>
              <w:rPr>
                <w:rFonts w:ascii="黑体" w:eastAsia="黑体" w:hAnsi="黑体" w:cs="宋体"/>
                <w:szCs w:val="21"/>
              </w:rPr>
            </w:pPr>
            <w:r>
              <w:rPr>
                <w:rFonts w:ascii="黑体" w:eastAsia="黑体" w:hAnsi="黑体" w:cs="宋体" w:hint="eastAsia"/>
                <w:szCs w:val="21"/>
              </w:rPr>
              <w:t>总检医生区唯一号</w:t>
            </w:r>
          </w:p>
        </w:tc>
        <w:tc>
          <w:tcPr>
            <w:tcW w:w="1161" w:type="dxa"/>
            <w:noWrap/>
          </w:tcPr>
          <w:p w:rsidR="001F1956" w:rsidRPr="00C8256C" w:rsidRDefault="001F1956" w:rsidP="0094182C">
            <w:pPr>
              <w:rPr>
                <w:rFonts w:ascii="黑体" w:eastAsia="黑体" w:hAnsi="黑体" w:cs="宋体"/>
                <w:szCs w:val="21"/>
              </w:rPr>
            </w:pPr>
            <w:r>
              <w:rPr>
                <w:rFonts w:ascii="黑体" w:eastAsia="黑体" w:hAnsi="黑体" w:cs="宋体" w:hint="eastAsia"/>
                <w:szCs w:val="21"/>
              </w:rPr>
              <w:t>ZJYSQWYH</w:t>
            </w:r>
          </w:p>
        </w:tc>
        <w:tc>
          <w:tcPr>
            <w:tcW w:w="1067" w:type="dxa"/>
            <w:noWrap/>
          </w:tcPr>
          <w:p w:rsidR="001F1956" w:rsidRPr="00C8256C" w:rsidRDefault="001F1956" w:rsidP="0094182C">
            <w:pPr>
              <w:rPr>
                <w:rFonts w:ascii="黑体" w:eastAsia="黑体" w:hAnsi="黑体" w:cs="宋体"/>
                <w:szCs w:val="21"/>
              </w:rPr>
            </w:pPr>
            <w:r>
              <w:rPr>
                <w:rFonts w:ascii="黑体" w:eastAsia="黑体" w:hAnsi="黑体" w:cs="宋体" w:hint="eastAsia"/>
                <w:szCs w:val="21"/>
              </w:rPr>
              <w:t>字符串</w:t>
            </w:r>
          </w:p>
        </w:tc>
        <w:tc>
          <w:tcPr>
            <w:tcW w:w="660" w:type="dxa"/>
            <w:noWrap/>
          </w:tcPr>
          <w:p w:rsidR="001F1956" w:rsidRPr="00C8256C" w:rsidRDefault="001F1956" w:rsidP="0094182C">
            <w:pPr>
              <w:rPr>
                <w:rFonts w:ascii="黑体" w:eastAsia="黑体" w:hAnsi="黑体" w:cs="宋体"/>
                <w:szCs w:val="21"/>
              </w:rPr>
            </w:pPr>
            <w:r>
              <w:rPr>
                <w:rFonts w:ascii="黑体" w:eastAsia="黑体" w:hAnsi="黑体" w:cs="宋体" w:hint="eastAsia"/>
                <w:szCs w:val="21"/>
              </w:rPr>
              <w:t>50</w:t>
            </w:r>
          </w:p>
        </w:tc>
        <w:tc>
          <w:tcPr>
            <w:tcW w:w="1162" w:type="dxa"/>
            <w:noWrap/>
          </w:tcPr>
          <w:p w:rsidR="001F1956" w:rsidRPr="00C8256C" w:rsidRDefault="001F1956" w:rsidP="0094182C">
            <w:pPr>
              <w:rPr>
                <w:rFonts w:ascii="黑体" w:eastAsia="黑体" w:hAnsi="黑体" w:cs="宋体"/>
                <w:szCs w:val="21"/>
              </w:rPr>
            </w:pPr>
            <w:r>
              <w:rPr>
                <w:rFonts w:ascii="黑体" w:eastAsia="黑体" w:hAnsi="黑体" w:cs="宋体" w:hint="eastAsia"/>
                <w:szCs w:val="21"/>
              </w:rPr>
              <w:t>可选</w:t>
            </w:r>
          </w:p>
        </w:tc>
        <w:tc>
          <w:tcPr>
            <w:tcW w:w="3471" w:type="dxa"/>
            <w:noWrap/>
          </w:tcPr>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t>填人员证件类型+证件号码。</w:t>
            </w:r>
          </w:p>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t>医师填写资格证号（注意不是执业证号）。例如医师资格证类型为21，填写</w:t>
            </w:r>
          </w:p>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t>21200831110320724198201018888；</w:t>
            </w:r>
          </w:p>
          <w:p w:rsidR="001F1956" w:rsidRDefault="001F1956" w:rsidP="0094182C">
            <w:pPr>
              <w:jc w:val="left"/>
              <w:rPr>
                <w:rFonts w:ascii="黑体" w:eastAsia="黑体" w:hAnsi="黑体" w:cs="宋体"/>
                <w:szCs w:val="21"/>
              </w:rPr>
            </w:pPr>
            <w:r w:rsidRPr="00745398">
              <w:rPr>
                <w:rFonts w:ascii="黑体" w:eastAsia="黑体" w:hAnsi="黑体" w:cs="宋体" w:hint="eastAsia"/>
                <w:szCs w:val="21"/>
              </w:rPr>
              <w:t>护士、医</w:t>
            </w:r>
            <w:r>
              <w:rPr>
                <w:rFonts w:ascii="黑体" w:eastAsia="黑体" w:hAnsi="黑体" w:cs="宋体" w:hint="eastAsia"/>
                <w:szCs w:val="21"/>
              </w:rPr>
              <w:t>技、药技和其他人员，优先填写身份证，没有身份证填写其他证件号码，</w:t>
            </w:r>
            <w:r w:rsidRPr="00745398">
              <w:rPr>
                <w:rFonts w:ascii="黑体" w:eastAsia="黑体" w:hAnsi="黑体" w:cs="宋体" w:hint="eastAsia"/>
                <w:szCs w:val="21"/>
              </w:rPr>
              <w:t>例如身份证类型为01，填写01342425198001018888</w:t>
            </w:r>
            <w:r>
              <w:rPr>
                <w:rFonts w:ascii="黑体" w:eastAsia="黑体" w:hAnsi="黑体" w:cs="宋体" w:hint="eastAsia"/>
                <w:szCs w:val="21"/>
              </w:rPr>
              <w:t>；</w:t>
            </w:r>
          </w:p>
          <w:p w:rsidR="001F1956" w:rsidRDefault="001F1956" w:rsidP="0094182C">
            <w:pPr>
              <w:jc w:val="left"/>
              <w:rPr>
                <w:rFonts w:ascii="黑体" w:eastAsia="黑体" w:hAnsi="黑体" w:cs="宋体"/>
                <w:szCs w:val="21"/>
              </w:rPr>
            </w:pPr>
            <w:r w:rsidRPr="00745398">
              <w:rPr>
                <w:rFonts w:ascii="黑体" w:eastAsia="黑体" w:hAnsi="黑体" w:cs="宋体" w:hint="eastAsia"/>
                <w:szCs w:val="21"/>
              </w:rPr>
              <w:t>具体证件类型</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01 = 身份证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lastRenderedPageBreak/>
              <w:t>02 = 军人证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03 = 护照</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04 = 学生证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05 = 回乡证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06 = 驾驶证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07 = 台胞证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21 = 医师资格证</w:t>
            </w:r>
          </w:p>
          <w:p w:rsidR="001F1956" w:rsidRPr="001379A9" w:rsidRDefault="001F1956" w:rsidP="0094182C">
            <w:pPr>
              <w:jc w:val="left"/>
              <w:rPr>
                <w:rFonts w:ascii="黑体" w:eastAsia="黑体" w:hAnsi="黑体" w:cs="宋体"/>
                <w:szCs w:val="21"/>
              </w:rPr>
            </w:pPr>
            <w:r w:rsidRPr="009F367C">
              <w:rPr>
                <w:rFonts w:ascii="黑体" w:eastAsia="黑体" w:hAnsi="黑体" w:cs="宋体" w:hint="eastAsia"/>
                <w:szCs w:val="21"/>
              </w:rPr>
              <w:t>99 = 其他</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lastRenderedPageBreak/>
              <w:t>总检医生姓名</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ZJYS</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32</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Pr="00C8256C" w:rsidRDefault="001F1956" w:rsidP="0094182C">
            <w:pPr>
              <w:jc w:val="left"/>
              <w:rPr>
                <w:rFonts w:ascii="黑体" w:eastAsia="黑体" w:hAnsi="黑体" w:cs="宋体"/>
                <w:szCs w:val="21"/>
              </w:rPr>
            </w:pPr>
            <w:r>
              <w:rPr>
                <w:rFonts w:ascii="黑体" w:eastAsia="黑体" w:hAnsi="黑体" w:cs="宋体" w:hint="eastAsia"/>
                <w:szCs w:val="21"/>
              </w:rPr>
              <w:t>总检</w:t>
            </w:r>
            <w:r w:rsidRPr="001379A9">
              <w:rPr>
                <w:rFonts w:ascii="黑体" w:eastAsia="黑体" w:hAnsi="黑体" w:cs="宋体" w:hint="eastAsia"/>
                <w:szCs w:val="21"/>
              </w:rPr>
              <w:t>医生</w:t>
            </w:r>
            <w:r>
              <w:rPr>
                <w:rFonts w:ascii="黑体" w:eastAsia="黑体" w:hAnsi="黑体" w:cs="宋体" w:hint="eastAsia"/>
                <w:szCs w:val="21"/>
              </w:rPr>
              <w:t>的姓名</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密级</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MJ</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字符串</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16</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可选</w:t>
            </w:r>
          </w:p>
        </w:tc>
        <w:tc>
          <w:tcPr>
            <w:tcW w:w="3471" w:type="dxa"/>
            <w:noWrap/>
            <w:hideMark/>
          </w:tcPr>
          <w:p w:rsidR="001F1956" w:rsidRPr="00C8256C" w:rsidRDefault="001F1956" w:rsidP="0094182C">
            <w:pPr>
              <w:jc w:val="left"/>
              <w:rPr>
                <w:rFonts w:ascii="黑体" w:eastAsia="黑体" w:hAnsi="黑体" w:cs="宋体"/>
                <w:szCs w:val="21"/>
              </w:rPr>
            </w:pPr>
            <w:r w:rsidRPr="004E33FC">
              <w:rPr>
                <w:rFonts w:ascii="黑体" w:eastAsia="黑体" w:hAnsi="黑体" w:cs="宋体" w:hint="eastAsia"/>
                <w:szCs w:val="21"/>
              </w:rPr>
              <w:t>密级暂填0</w:t>
            </w:r>
          </w:p>
        </w:tc>
      </w:tr>
      <w:tr w:rsidR="001F1956" w:rsidRPr="00C8256C" w:rsidTr="001F1956">
        <w:trPr>
          <w:trHeight w:val="270"/>
        </w:trPr>
        <w:tc>
          <w:tcPr>
            <w:tcW w:w="157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修改标志</w:t>
            </w:r>
          </w:p>
        </w:tc>
        <w:tc>
          <w:tcPr>
            <w:tcW w:w="1161"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XGBZ</w:t>
            </w:r>
          </w:p>
        </w:tc>
        <w:tc>
          <w:tcPr>
            <w:tcW w:w="1067"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字符</w:t>
            </w:r>
          </w:p>
        </w:tc>
        <w:tc>
          <w:tcPr>
            <w:tcW w:w="660"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szCs w:val="21"/>
              </w:rPr>
              <w:t>1</w:t>
            </w:r>
          </w:p>
        </w:tc>
        <w:tc>
          <w:tcPr>
            <w:tcW w:w="1162" w:type="dxa"/>
            <w:noWrap/>
            <w:hideMark/>
          </w:tcPr>
          <w:p w:rsidR="001F1956" w:rsidRPr="00C8256C" w:rsidRDefault="001F1956" w:rsidP="0094182C">
            <w:pPr>
              <w:rPr>
                <w:rFonts w:ascii="黑体" w:eastAsia="黑体" w:hAnsi="黑体" w:cs="宋体"/>
                <w:szCs w:val="21"/>
              </w:rPr>
            </w:pPr>
            <w:r w:rsidRPr="00C8256C">
              <w:rPr>
                <w:rFonts w:ascii="黑体" w:eastAsia="黑体" w:hAnsi="黑体" w:cs="宋体" w:hint="eastAsia"/>
                <w:szCs w:val="21"/>
              </w:rPr>
              <w:t>必填</w:t>
            </w:r>
          </w:p>
        </w:tc>
        <w:tc>
          <w:tcPr>
            <w:tcW w:w="3471" w:type="dxa"/>
            <w:noWrap/>
            <w:hideMark/>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Default="001F1956" w:rsidP="0094182C">
            <w:pPr>
              <w:jc w:val="left"/>
              <w:rPr>
                <w:rFonts w:ascii="黑体" w:eastAsia="黑体" w:hAnsi="黑体" w:cs="宋体"/>
                <w:szCs w:val="21"/>
              </w:rPr>
            </w:pPr>
            <w:r w:rsidRPr="002F3572">
              <w:rPr>
                <w:rFonts w:ascii="黑体" w:eastAsia="黑体" w:hAnsi="黑体" w:cs="宋体" w:hint="eastAsia"/>
                <w:szCs w:val="21"/>
              </w:rPr>
              <w:t>1</w:t>
            </w:r>
            <w:r>
              <w:rPr>
                <w:rFonts w:ascii="黑体" w:eastAsia="黑体" w:hAnsi="黑体" w:cs="宋体" w:hint="eastAsia"/>
                <w:szCs w:val="21"/>
              </w:rPr>
              <w:t xml:space="preserve"> = 正常</w:t>
            </w:r>
          </w:p>
          <w:p w:rsidR="001F1956" w:rsidRDefault="001F1956" w:rsidP="0094182C">
            <w:pPr>
              <w:jc w:val="left"/>
              <w:rPr>
                <w:rFonts w:ascii="黑体" w:eastAsia="黑体" w:hAnsi="黑体" w:cs="宋体"/>
                <w:szCs w:val="21"/>
              </w:rPr>
            </w:pPr>
            <w:r w:rsidRPr="002F3572">
              <w:rPr>
                <w:rFonts w:ascii="黑体" w:eastAsia="黑体" w:hAnsi="黑体" w:cs="宋体" w:hint="eastAsia"/>
                <w:szCs w:val="21"/>
              </w:rPr>
              <w:t>2</w:t>
            </w:r>
            <w:r>
              <w:rPr>
                <w:rFonts w:ascii="黑体" w:eastAsia="黑体" w:hAnsi="黑体" w:cs="宋体" w:hint="eastAsia"/>
                <w:szCs w:val="21"/>
              </w:rPr>
              <w:t xml:space="preserve"> = </w:t>
            </w:r>
            <w:r w:rsidRPr="002F3572">
              <w:rPr>
                <w:rFonts w:ascii="黑体" w:eastAsia="黑体" w:hAnsi="黑体" w:cs="宋体" w:hint="eastAsia"/>
                <w:szCs w:val="21"/>
              </w:rPr>
              <w:t>修改</w:t>
            </w:r>
          </w:p>
          <w:p w:rsidR="001F1956" w:rsidRPr="00C8256C" w:rsidRDefault="001F1956" w:rsidP="0094182C">
            <w:pPr>
              <w:jc w:val="left"/>
              <w:rPr>
                <w:rFonts w:ascii="黑体" w:eastAsia="黑体" w:hAnsi="黑体" w:cs="宋体"/>
                <w:szCs w:val="21"/>
              </w:rPr>
            </w:pPr>
            <w:r w:rsidRPr="002F3572">
              <w:rPr>
                <w:rFonts w:ascii="黑体" w:eastAsia="黑体" w:hAnsi="黑体" w:cs="宋体" w:hint="eastAsia"/>
                <w:szCs w:val="21"/>
              </w:rPr>
              <w:t>3</w:t>
            </w:r>
            <w:r>
              <w:rPr>
                <w:rFonts w:ascii="黑体" w:eastAsia="黑体" w:hAnsi="黑体" w:cs="宋体" w:hint="eastAsia"/>
                <w:szCs w:val="21"/>
              </w:rPr>
              <w:t xml:space="preserve"> = </w:t>
            </w:r>
            <w:r w:rsidRPr="002F3572">
              <w:rPr>
                <w:rFonts w:ascii="黑体" w:eastAsia="黑体" w:hAnsi="黑体" w:cs="宋体" w:hint="eastAsia"/>
                <w:szCs w:val="21"/>
              </w:rPr>
              <w:t>撤销</w:t>
            </w:r>
          </w:p>
        </w:tc>
      </w:tr>
    </w:tbl>
    <w:p w:rsidR="001F1956" w:rsidRPr="001C40DA" w:rsidRDefault="001F1956" w:rsidP="001F1956">
      <w:pPr>
        <w:spacing w:line="360" w:lineRule="auto"/>
        <w:rPr>
          <w:rFonts w:ascii="黑体" w:eastAsia="黑体" w:hAnsi="黑体"/>
        </w:rPr>
      </w:pPr>
    </w:p>
    <w:p w:rsidR="001F1956" w:rsidRPr="001F1956" w:rsidRDefault="001F1956" w:rsidP="0049659C">
      <w:pPr>
        <w:pStyle w:val="3"/>
        <w:tabs>
          <w:tab w:val="left" w:pos="4395"/>
        </w:tabs>
      </w:pPr>
      <w:bookmarkStart w:id="352" w:name="_Toc429573948"/>
      <w:r w:rsidRPr="001F1956">
        <w:rPr>
          <w:rFonts w:hint="eastAsia"/>
        </w:rPr>
        <w:t>体检分组报告</w:t>
      </w:r>
      <w:r w:rsidRPr="001F1956">
        <w:rPr>
          <w:rFonts w:ascii="黑体" w:eastAsia="黑体" w:hAnsi="黑体" w:hint="eastAsia"/>
        </w:rPr>
        <w:t>（</w:t>
      </w:r>
      <w:r w:rsidRPr="001F1956">
        <w:rPr>
          <w:rFonts w:ascii="黑体" w:eastAsia="黑体" w:hAnsi="黑体"/>
        </w:rPr>
        <w:t>TB_YL_TJ</w:t>
      </w:r>
      <w:r w:rsidRPr="001F1956">
        <w:rPr>
          <w:rFonts w:ascii="黑体" w:eastAsia="黑体" w:hAnsi="黑体" w:hint="eastAsia"/>
        </w:rPr>
        <w:t>FZ</w:t>
      </w:r>
      <w:r w:rsidRPr="001F1956">
        <w:rPr>
          <w:rFonts w:ascii="黑体" w:eastAsia="黑体" w:hAnsi="黑体"/>
        </w:rPr>
        <w:t>BG</w:t>
      </w:r>
      <w:r w:rsidRPr="001F1956">
        <w:rPr>
          <w:rFonts w:ascii="黑体" w:eastAsia="黑体" w:hAnsi="黑体" w:hint="eastAsia"/>
        </w:rPr>
        <w:t>）</w:t>
      </w:r>
      <w:bookmarkEnd w:id="352"/>
    </w:p>
    <w:tbl>
      <w:tblPr>
        <w:tblW w:w="9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526"/>
        <w:gridCol w:w="1169"/>
        <w:gridCol w:w="1099"/>
        <w:gridCol w:w="709"/>
        <w:gridCol w:w="1134"/>
        <w:gridCol w:w="3471"/>
      </w:tblGrid>
      <w:tr w:rsidR="001F1956" w:rsidRPr="001134FE" w:rsidTr="001F1956">
        <w:trPr>
          <w:trHeight w:val="536"/>
        </w:trPr>
        <w:tc>
          <w:tcPr>
            <w:tcW w:w="1526"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数据项</w:t>
            </w:r>
          </w:p>
        </w:tc>
        <w:tc>
          <w:tcPr>
            <w:tcW w:w="1169"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字段名</w:t>
            </w:r>
          </w:p>
        </w:tc>
        <w:tc>
          <w:tcPr>
            <w:tcW w:w="1099"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数据类型</w:t>
            </w:r>
          </w:p>
        </w:tc>
        <w:tc>
          <w:tcPr>
            <w:tcW w:w="709"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宽度</w:t>
            </w:r>
          </w:p>
        </w:tc>
        <w:tc>
          <w:tcPr>
            <w:tcW w:w="1134"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填报要求</w:t>
            </w:r>
          </w:p>
        </w:tc>
        <w:tc>
          <w:tcPr>
            <w:tcW w:w="3471" w:type="dxa"/>
            <w:tcBorders>
              <w:bottom w:val="single" w:sz="8" w:space="0" w:color="auto"/>
            </w:tcBorders>
            <w:shd w:val="clear" w:color="000000" w:fill="D9D9D9"/>
            <w:vAlign w:val="center"/>
            <w:hideMark/>
          </w:tcPr>
          <w:p w:rsidR="001F1956" w:rsidRPr="001134FE" w:rsidRDefault="001F1956" w:rsidP="0094182C">
            <w:pPr>
              <w:jc w:val="center"/>
              <w:rPr>
                <w:rFonts w:ascii="黑体" w:eastAsia="黑体" w:hAnsi="黑体"/>
                <w:b/>
                <w:szCs w:val="21"/>
              </w:rPr>
            </w:pPr>
            <w:r w:rsidRPr="001134FE">
              <w:rPr>
                <w:rFonts w:ascii="黑体" w:eastAsia="黑体" w:hAnsi="黑体" w:hint="eastAsia"/>
                <w:b/>
                <w:szCs w:val="21"/>
              </w:rPr>
              <w:t>说明</w:t>
            </w:r>
          </w:p>
        </w:tc>
      </w:tr>
      <w:tr w:rsidR="001F1956" w:rsidRPr="001134FE" w:rsidTr="001F1956">
        <w:trPr>
          <w:trHeight w:val="270"/>
        </w:trPr>
        <w:tc>
          <w:tcPr>
            <w:tcW w:w="1526"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体检分组报告流水号</w:t>
            </w:r>
          </w:p>
        </w:tc>
        <w:tc>
          <w:tcPr>
            <w:tcW w:w="1169"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TJFZ</w:t>
            </w:r>
            <w:r w:rsidRPr="00B93936">
              <w:rPr>
                <w:rFonts w:ascii="黑体" w:eastAsia="黑体" w:hAnsi="黑体" w:cs="宋体"/>
                <w:szCs w:val="21"/>
              </w:rPr>
              <w:t>BGLSH</w:t>
            </w:r>
          </w:p>
        </w:tc>
        <w:tc>
          <w:tcPr>
            <w:tcW w:w="1099"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字符串</w:t>
            </w:r>
          </w:p>
        </w:tc>
        <w:tc>
          <w:tcPr>
            <w:tcW w:w="709"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32</w:t>
            </w:r>
          </w:p>
        </w:tc>
        <w:tc>
          <w:tcPr>
            <w:tcW w:w="1134"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必填</w:t>
            </w:r>
          </w:p>
        </w:tc>
        <w:tc>
          <w:tcPr>
            <w:tcW w:w="3471"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主键，唯一标识此体检分组报告</w:t>
            </w:r>
          </w:p>
        </w:tc>
      </w:tr>
      <w:tr w:rsidR="001F1956" w:rsidRPr="001134FE" w:rsidTr="001F1956">
        <w:trPr>
          <w:trHeight w:val="270"/>
        </w:trPr>
        <w:tc>
          <w:tcPr>
            <w:tcW w:w="1526"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医疗机构代码</w:t>
            </w:r>
          </w:p>
        </w:tc>
        <w:tc>
          <w:tcPr>
            <w:tcW w:w="1169"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szCs w:val="21"/>
              </w:rPr>
              <w:t>YLJGDM</w:t>
            </w:r>
          </w:p>
        </w:tc>
        <w:tc>
          <w:tcPr>
            <w:tcW w:w="1099"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字符串</w:t>
            </w:r>
          </w:p>
        </w:tc>
        <w:tc>
          <w:tcPr>
            <w:tcW w:w="709" w:type="dxa"/>
            <w:shd w:val="clear" w:color="auto" w:fill="FBD4B4"/>
            <w:noWrap/>
            <w:hideMark/>
          </w:tcPr>
          <w:p w:rsidR="001F1956" w:rsidRPr="00B93936" w:rsidRDefault="00B93936" w:rsidP="0094182C">
            <w:pPr>
              <w:rPr>
                <w:rFonts w:ascii="黑体" w:eastAsia="黑体" w:hAnsi="黑体" w:cs="宋体"/>
                <w:szCs w:val="21"/>
              </w:rPr>
            </w:pPr>
            <w:r w:rsidRPr="00B93936">
              <w:rPr>
                <w:rFonts w:ascii="宋体" w:hAnsi="宋体" w:cs="宋体" w:hint="eastAsia"/>
                <w:color w:val="000000"/>
                <w:kern w:val="0"/>
                <w:szCs w:val="21"/>
              </w:rPr>
              <w:t>22</w:t>
            </w:r>
          </w:p>
        </w:tc>
        <w:tc>
          <w:tcPr>
            <w:tcW w:w="1134" w:type="dxa"/>
            <w:shd w:val="clear" w:color="auto" w:fill="FBD4B4"/>
            <w:noWrap/>
            <w:hideMark/>
          </w:tcPr>
          <w:p w:rsidR="001F1956" w:rsidRPr="00B93936" w:rsidRDefault="001F1956" w:rsidP="0094182C">
            <w:pPr>
              <w:rPr>
                <w:rFonts w:ascii="黑体" w:eastAsia="黑体" w:hAnsi="黑体" w:cs="宋体"/>
                <w:szCs w:val="21"/>
              </w:rPr>
            </w:pPr>
            <w:r w:rsidRPr="00B93936">
              <w:rPr>
                <w:rFonts w:ascii="黑体" w:eastAsia="黑体" w:hAnsi="黑体" w:cs="宋体" w:hint="eastAsia"/>
                <w:szCs w:val="21"/>
              </w:rPr>
              <w:t>必填</w:t>
            </w:r>
          </w:p>
        </w:tc>
        <w:tc>
          <w:tcPr>
            <w:tcW w:w="3471" w:type="dxa"/>
            <w:shd w:val="clear" w:color="auto" w:fill="FBD4B4"/>
            <w:noWrap/>
            <w:hideMark/>
          </w:tcPr>
          <w:p w:rsidR="001F1956" w:rsidRPr="00B93936" w:rsidRDefault="001F1956" w:rsidP="00B93936">
            <w:pPr>
              <w:rPr>
                <w:rFonts w:ascii="黑体" w:eastAsia="黑体" w:hAnsi="黑体" w:cs="宋体"/>
                <w:szCs w:val="21"/>
              </w:rPr>
            </w:pPr>
            <w:r w:rsidRPr="00B93936">
              <w:rPr>
                <w:rFonts w:ascii="黑体" w:eastAsia="黑体" w:hAnsi="黑体" w:cs="宋体" w:hint="eastAsia"/>
                <w:szCs w:val="21"/>
              </w:rPr>
              <w:t>主键，</w:t>
            </w:r>
            <w:r w:rsidR="00B93936" w:rsidRPr="00B93936">
              <w:rPr>
                <w:rFonts w:ascii="黑体" w:eastAsia="黑体" w:hAnsi="黑体" w:cs="宋体"/>
                <w:szCs w:val="21"/>
              </w:rPr>
              <w:t xml:space="preserve"> </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体检编号</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TJBH</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32</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与体检报告首页关联</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组合名称</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ZHMC</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50</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指相关科室开展体检业务项目的统称，如口腔科的组合名称为“口腔检查”，内科对应的组合名称为“内科检查”等，一个科室可以开展过个体检组合</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科室编码</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KSBM</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20</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可选</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见科室字典表，如果该体检分组能对应到科室，必须填写科室编码以及科室名称</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科室名称</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KSMC</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50</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可选</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科室中文名称，如果该体检分组能对应到科室，必须填写科室编码以及科室名称</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体检小结</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TJXJ</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1024</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可选</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体检结论的描述</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报告日期</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BGRQ</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datetime</w:t>
            </w:r>
          </w:p>
        </w:tc>
        <w:tc>
          <w:tcPr>
            <w:tcW w:w="709" w:type="dxa"/>
            <w:noWrap/>
            <w:hideMark/>
          </w:tcPr>
          <w:p w:rsidR="001F1956" w:rsidRPr="001134FE" w:rsidRDefault="001F1956" w:rsidP="0094182C">
            <w:pPr>
              <w:rPr>
                <w:rFonts w:ascii="黑体" w:eastAsia="黑体" w:hAnsi="黑体" w:cs="宋体"/>
                <w:szCs w:val="21"/>
              </w:rPr>
            </w:pP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报告日期</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报告医师工号</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BGYSGH</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16</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报告医师工号</w:t>
            </w:r>
            <w:r>
              <w:rPr>
                <w:rFonts w:ascii="黑体" w:eastAsia="黑体" w:hAnsi="黑体" w:cs="宋体" w:hint="eastAsia"/>
                <w:szCs w:val="21"/>
              </w:rPr>
              <w:t>，对应医护人员字典表</w:t>
            </w:r>
          </w:p>
        </w:tc>
      </w:tr>
      <w:tr w:rsidR="001F1956" w:rsidRPr="001134FE" w:rsidTr="001F1956">
        <w:trPr>
          <w:trHeight w:val="270"/>
        </w:trPr>
        <w:tc>
          <w:tcPr>
            <w:tcW w:w="1526" w:type="dxa"/>
            <w:noWrap/>
          </w:tcPr>
          <w:p w:rsidR="001F1956" w:rsidRPr="001134FE" w:rsidRDefault="001F1956" w:rsidP="0094182C">
            <w:pPr>
              <w:rPr>
                <w:rFonts w:ascii="黑体" w:eastAsia="黑体" w:hAnsi="黑体" w:cs="宋体"/>
                <w:szCs w:val="21"/>
              </w:rPr>
            </w:pPr>
            <w:r>
              <w:rPr>
                <w:rFonts w:ascii="黑体" w:eastAsia="黑体" w:hAnsi="黑体" w:cs="宋体" w:hint="eastAsia"/>
                <w:szCs w:val="21"/>
              </w:rPr>
              <w:t>报告医师区唯一号</w:t>
            </w:r>
          </w:p>
        </w:tc>
        <w:tc>
          <w:tcPr>
            <w:tcW w:w="1169" w:type="dxa"/>
            <w:noWrap/>
          </w:tcPr>
          <w:p w:rsidR="001F1956" w:rsidRPr="001134FE" w:rsidRDefault="001F1956" w:rsidP="0094182C">
            <w:pPr>
              <w:rPr>
                <w:rFonts w:ascii="黑体" w:eastAsia="黑体" w:hAnsi="黑体" w:cs="宋体"/>
                <w:szCs w:val="21"/>
              </w:rPr>
            </w:pPr>
            <w:r>
              <w:rPr>
                <w:rFonts w:ascii="黑体" w:eastAsia="黑体" w:hAnsi="黑体" w:cs="宋体" w:hint="eastAsia"/>
                <w:szCs w:val="21"/>
              </w:rPr>
              <w:t>BGYSQWYH</w:t>
            </w:r>
          </w:p>
        </w:tc>
        <w:tc>
          <w:tcPr>
            <w:tcW w:w="1099" w:type="dxa"/>
            <w:noWrap/>
          </w:tcPr>
          <w:p w:rsidR="001F1956" w:rsidRPr="001134FE" w:rsidRDefault="001F1956" w:rsidP="0094182C">
            <w:pPr>
              <w:rPr>
                <w:rFonts w:ascii="黑体" w:eastAsia="黑体" w:hAnsi="黑体" w:cs="宋体"/>
                <w:szCs w:val="21"/>
              </w:rPr>
            </w:pPr>
            <w:r>
              <w:rPr>
                <w:rFonts w:ascii="黑体" w:eastAsia="黑体" w:hAnsi="黑体" w:cs="宋体" w:hint="eastAsia"/>
                <w:szCs w:val="21"/>
              </w:rPr>
              <w:t>字符串</w:t>
            </w:r>
          </w:p>
        </w:tc>
        <w:tc>
          <w:tcPr>
            <w:tcW w:w="709" w:type="dxa"/>
            <w:noWrap/>
          </w:tcPr>
          <w:p w:rsidR="001F1956" w:rsidRPr="001134FE" w:rsidRDefault="001F1956" w:rsidP="0094182C">
            <w:pPr>
              <w:rPr>
                <w:rFonts w:ascii="黑体" w:eastAsia="黑体" w:hAnsi="黑体" w:cs="宋体"/>
                <w:szCs w:val="21"/>
              </w:rPr>
            </w:pPr>
            <w:r>
              <w:rPr>
                <w:rFonts w:ascii="黑体" w:eastAsia="黑体" w:hAnsi="黑体" w:cs="宋体" w:hint="eastAsia"/>
                <w:szCs w:val="21"/>
              </w:rPr>
              <w:t>50</w:t>
            </w:r>
          </w:p>
        </w:tc>
        <w:tc>
          <w:tcPr>
            <w:tcW w:w="1134" w:type="dxa"/>
            <w:noWrap/>
          </w:tcPr>
          <w:p w:rsidR="001F1956" w:rsidRPr="001134FE" w:rsidRDefault="001F1956" w:rsidP="0094182C">
            <w:pPr>
              <w:rPr>
                <w:rFonts w:ascii="黑体" w:eastAsia="黑体" w:hAnsi="黑体" w:cs="宋体"/>
                <w:szCs w:val="21"/>
              </w:rPr>
            </w:pPr>
            <w:r>
              <w:rPr>
                <w:rFonts w:ascii="黑体" w:eastAsia="黑体" w:hAnsi="黑体" w:cs="宋体" w:hint="eastAsia"/>
                <w:szCs w:val="21"/>
              </w:rPr>
              <w:t>可选</w:t>
            </w:r>
          </w:p>
        </w:tc>
        <w:tc>
          <w:tcPr>
            <w:tcW w:w="3471" w:type="dxa"/>
            <w:noWrap/>
          </w:tcPr>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t>填人员证件类型+证件号码。</w:t>
            </w:r>
          </w:p>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t>医师填写资格证号（注意不是执业证号）。例如医师资格证类型为21，填写</w:t>
            </w:r>
          </w:p>
          <w:p w:rsidR="001F1956" w:rsidRPr="00745398" w:rsidRDefault="001F1956" w:rsidP="0094182C">
            <w:pPr>
              <w:jc w:val="left"/>
              <w:rPr>
                <w:rFonts w:ascii="黑体" w:eastAsia="黑体" w:hAnsi="黑体" w:cs="宋体"/>
                <w:szCs w:val="21"/>
              </w:rPr>
            </w:pPr>
            <w:r w:rsidRPr="00745398">
              <w:rPr>
                <w:rFonts w:ascii="黑体" w:eastAsia="黑体" w:hAnsi="黑体" w:cs="宋体" w:hint="eastAsia"/>
                <w:szCs w:val="21"/>
              </w:rPr>
              <w:lastRenderedPageBreak/>
              <w:t>21200831110320724198201018888；</w:t>
            </w:r>
          </w:p>
          <w:p w:rsidR="001F1956" w:rsidRDefault="001F1956" w:rsidP="0094182C">
            <w:pPr>
              <w:jc w:val="left"/>
              <w:rPr>
                <w:rFonts w:ascii="黑体" w:eastAsia="黑体" w:hAnsi="黑体" w:cs="宋体"/>
                <w:szCs w:val="21"/>
              </w:rPr>
            </w:pPr>
            <w:r w:rsidRPr="00745398">
              <w:rPr>
                <w:rFonts w:ascii="黑体" w:eastAsia="黑体" w:hAnsi="黑体" w:cs="宋体" w:hint="eastAsia"/>
                <w:szCs w:val="21"/>
              </w:rPr>
              <w:t>护士、医</w:t>
            </w:r>
            <w:r>
              <w:rPr>
                <w:rFonts w:ascii="黑体" w:eastAsia="黑体" w:hAnsi="黑体" w:cs="宋体" w:hint="eastAsia"/>
                <w:szCs w:val="21"/>
              </w:rPr>
              <w:t>技、药技和其他人员，优先填写身份证，没有身份证填写其他证件号码，</w:t>
            </w:r>
            <w:r w:rsidRPr="00745398">
              <w:rPr>
                <w:rFonts w:ascii="黑体" w:eastAsia="黑体" w:hAnsi="黑体" w:cs="宋体" w:hint="eastAsia"/>
                <w:szCs w:val="21"/>
              </w:rPr>
              <w:t>例如身份证类型为01，填写01342425198001018888</w:t>
            </w:r>
            <w:r>
              <w:rPr>
                <w:rFonts w:ascii="黑体" w:eastAsia="黑体" w:hAnsi="黑体" w:cs="宋体" w:hint="eastAsia"/>
                <w:szCs w:val="21"/>
              </w:rPr>
              <w:t>；</w:t>
            </w:r>
          </w:p>
          <w:p w:rsidR="001F1956" w:rsidRDefault="001F1956" w:rsidP="0094182C">
            <w:pPr>
              <w:jc w:val="left"/>
              <w:rPr>
                <w:rFonts w:ascii="黑体" w:eastAsia="黑体" w:hAnsi="黑体" w:cs="宋体"/>
                <w:szCs w:val="21"/>
              </w:rPr>
            </w:pPr>
            <w:r w:rsidRPr="00745398">
              <w:rPr>
                <w:rFonts w:ascii="黑体" w:eastAsia="黑体" w:hAnsi="黑体" w:cs="宋体" w:hint="eastAsia"/>
                <w:szCs w:val="21"/>
              </w:rPr>
              <w:t>具体证件类型</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01 = 身份证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02 = 军人证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03 = 护照</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04 = 学生证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05 = 回乡证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06 = 驾驶证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07 = 台胞证</w:t>
            </w:r>
          </w:p>
          <w:p w:rsidR="001F1956" w:rsidRPr="009F367C" w:rsidRDefault="001F1956" w:rsidP="0094182C">
            <w:pPr>
              <w:jc w:val="left"/>
              <w:rPr>
                <w:rFonts w:ascii="黑体" w:eastAsia="黑体" w:hAnsi="黑体" w:cs="宋体"/>
                <w:szCs w:val="21"/>
              </w:rPr>
            </w:pPr>
            <w:r w:rsidRPr="009F367C">
              <w:rPr>
                <w:rFonts w:ascii="黑体" w:eastAsia="黑体" w:hAnsi="黑体" w:cs="宋体" w:hint="eastAsia"/>
                <w:szCs w:val="21"/>
              </w:rPr>
              <w:t>21 = 医师资格证</w:t>
            </w:r>
          </w:p>
          <w:p w:rsidR="001F1956" w:rsidRPr="001134FE" w:rsidRDefault="001F1956" w:rsidP="0094182C">
            <w:pPr>
              <w:rPr>
                <w:rFonts w:ascii="黑体" w:eastAsia="黑体" w:hAnsi="黑体" w:cs="宋体"/>
                <w:szCs w:val="21"/>
              </w:rPr>
            </w:pPr>
            <w:r w:rsidRPr="009F367C">
              <w:rPr>
                <w:rFonts w:ascii="黑体" w:eastAsia="黑体" w:hAnsi="黑体" w:cs="宋体" w:hint="eastAsia"/>
                <w:szCs w:val="21"/>
              </w:rPr>
              <w:t>99 = 其他</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lastRenderedPageBreak/>
              <w:t>报告医师姓名</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BGYSXM</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字符串</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32</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报告医师姓名</w:t>
            </w:r>
          </w:p>
        </w:tc>
      </w:tr>
      <w:tr w:rsidR="001F1956" w:rsidRPr="001134FE" w:rsidTr="001F1956">
        <w:trPr>
          <w:trHeight w:val="270"/>
        </w:trPr>
        <w:tc>
          <w:tcPr>
            <w:tcW w:w="1526"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修改标志</w:t>
            </w:r>
          </w:p>
        </w:tc>
        <w:tc>
          <w:tcPr>
            <w:tcW w:w="116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XGBZ</w:t>
            </w:r>
          </w:p>
        </w:tc>
        <w:tc>
          <w:tcPr>
            <w:tcW w:w="109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字符</w:t>
            </w:r>
          </w:p>
        </w:tc>
        <w:tc>
          <w:tcPr>
            <w:tcW w:w="709"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szCs w:val="21"/>
              </w:rPr>
              <w:t>1</w:t>
            </w:r>
          </w:p>
        </w:tc>
        <w:tc>
          <w:tcPr>
            <w:tcW w:w="1134"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必填</w:t>
            </w:r>
          </w:p>
        </w:tc>
        <w:tc>
          <w:tcPr>
            <w:tcW w:w="3471" w:type="dxa"/>
            <w:noWrap/>
            <w:hideMark/>
          </w:tcPr>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编码</w:t>
            </w:r>
          </w:p>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1 = 正常</w:t>
            </w:r>
          </w:p>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2 = 修改</w:t>
            </w:r>
          </w:p>
          <w:p w:rsidR="001F1956" w:rsidRPr="001134FE" w:rsidRDefault="001F1956" w:rsidP="0094182C">
            <w:pPr>
              <w:rPr>
                <w:rFonts w:ascii="黑体" w:eastAsia="黑体" w:hAnsi="黑体" w:cs="宋体"/>
                <w:szCs w:val="21"/>
              </w:rPr>
            </w:pPr>
            <w:r w:rsidRPr="001134FE">
              <w:rPr>
                <w:rFonts w:ascii="黑体" w:eastAsia="黑体" w:hAnsi="黑体" w:cs="宋体" w:hint="eastAsia"/>
                <w:szCs w:val="21"/>
              </w:rPr>
              <w:t>3 = 撤销</w:t>
            </w:r>
          </w:p>
        </w:tc>
      </w:tr>
    </w:tbl>
    <w:p w:rsidR="001F1956" w:rsidRDefault="001F1956" w:rsidP="001F1956">
      <w:pPr>
        <w:spacing w:line="360" w:lineRule="auto"/>
        <w:rPr>
          <w:rFonts w:ascii="黑体" w:eastAsia="黑体" w:hAnsi="黑体"/>
        </w:rPr>
      </w:pPr>
    </w:p>
    <w:p w:rsidR="001F1956" w:rsidRPr="001F1956" w:rsidRDefault="001F1956" w:rsidP="0049659C">
      <w:pPr>
        <w:pStyle w:val="3"/>
        <w:tabs>
          <w:tab w:val="left" w:pos="4395"/>
        </w:tabs>
      </w:pPr>
      <w:bookmarkStart w:id="353" w:name="_Toc429573949"/>
      <w:r w:rsidRPr="001F1956">
        <w:rPr>
          <w:rFonts w:hint="eastAsia"/>
        </w:rPr>
        <w:t>体检项目明细表</w:t>
      </w:r>
      <w:r w:rsidRPr="00B627C7">
        <w:rPr>
          <w:rFonts w:ascii="黑体" w:eastAsia="黑体" w:hAnsi="黑体" w:hint="eastAsia"/>
        </w:rPr>
        <w:t>(TB_YL_TJMX)</w:t>
      </w:r>
      <w:bookmarkEnd w:id="353"/>
    </w:p>
    <w:tbl>
      <w:tblPr>
        <w:tblW w:w="897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575"/>
        <w:gridCol w:w="1161"/>
        <w:gridCol w:w="1134"/>
        <w:gridCol w:w="708"/>
        <w:gridCol w:w="1276"/>
        <w:gridCol w:w="3119"/>
      </w:tblGrid>
      <w:tr w:rsidR="001F1956" w:rsidRPr="002D4ECE" w:rsidTr="001F1956">
        <w:trPr>
          <w:trHeight w:val="558"/>
        </w:trPr>
        <w:tc>
          <w:tcPr>
            <w:tcW w:w="1575"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数据项</w:t>
            </w:r>
          </w:p>
        </w:tc>
        <w:tc>
          <w:tcPr>
            <w:tcW w:w="1161"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字段名</w:t>
            </w:r>
          </w:p>
        </w:tc>
        <w:tc>
          <w:tcPr>
            <w:tcW w:w="1134"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数据类型</w:t>
            </w:r>
          </w:p>
        </w:tc>
        <w:tc>
          <w:tcPr>
            <w:tcW w:w="708"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宽度</w:t>
            </w:r>
          </w:p>
        </w:tc>
        <w:tc>
          <w:tcPr>
            <w:tcW w:w="1276"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填报要求</w:t>
            </w:r>
          </w:p>
        </w:tc>
        <w:tc>
          <w:tcPr>
            <w:tcW w:w="3119" w:type="dxa"/>
            <w:tcBorders>
              <w:bottom w:val="single" w:sz="8" w:space="0" w:color="auto"/>
            </w:tcBorders>
            <w:shd w:val="clear" w:color="000000" w:fill="D9D9D9"/>
            <w:vAlign w:val="center"/>
            <w:hideMark/>
          </w:tcPr>
          <w:p w:rsidR="001F1956" w:rsidRPr="002D4ECE" w:rsidRDefault="001F1956" w:rsidP="0094182C">
            <w:pPr>
              <w:jc w:val="center"/>
              <w:rPr>
                <w:rFonts w:ascii="黑体" w:eastAsia="黑体" w:hAnsi="黑体"/>
                <w:b/>
                <w:szCs w:val="21"/>
              </w:rPr>
            </w:pPr>
            <w:r w:rsidRPr="002D4ECE">
              <w:rPr>
                <w:rFonts w:ascii="黑体" w:eastAsia="黑体" w:hAnsi="黑体" w:hint="eastAsia"/>
                <w:b/>
                <w:szCs w:val="21"/>
              </w:rPr>
              <w:t>说明</w:t>
            </w:r>
          </w:p>
        </w:tc>
      </w:tr>
      <w:tr w:rsidR="001F1956" w:rsidRPr="002D4ECE" w:rsidTr="001F1956">
        <w:trPr>
          <w:trHeight w:val="270"/>
        </w:trPr>
        <w:tc>
          <w:tcPr>
            <w:tcW w:w="1575"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项目明细</w:t>
            </w:r>
            <w:r w:rsidRPr="002D4ECE">
              <w:rPr>
                <w:rFonts w:ascii="黑体" w:eastAsia="黑体" w:hAnsi="黑体" w:cs="宋体"/>
                <w:b/>
                <w:szCs w:val="21"/>
              </w:rPr>
              <w:t>ID</w:t>
            </w:r>
          </w:p>
        </w:tc>
        <w:tc>
          <w:tcPr>
            <w:tcW w:w="1161"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b/>
                <w:szCs w:val="21"/>
              </w:rPr>
              <w:t>XMMXID</w:t>
            </w:r>
          </w:p>
        </w:tc>
        <w:tc>
          <w:tcPr>
            <w:tcW w:w="1134"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字符串</w:t>
            </w:r>
          </w:p>
        </w:tc>
        <w:tc>
          <w:tcPr>
            <w:tcW w:w="708" w:type="dxa"/>
            <w:shd w:val="clear" w:color="auto" w:fill="FBD4B4"/>
            <w:noWrap/>
            <w:hideMark/>
          </w:tcPr>
          <w:p w:rsidR="001F1956" w:rsidRPr="002D4ECE" w:rsidRDefault="001F1956" w:rsidP="0094182C">
            <w:pPr>
              <w:rPr>
                <w:rFonts w:ascii="黑体" w:eastAsia="黑体" w:hAnsi="黑体" w:cs="宋体"/>
                <w:b/>
                <w:szCs w:val="21"/>
              </w:rPr>
            </w:pPr>
            <w:r>
              <w:rPr>
                <w:rFonts w:ascii="黑体" w:eastAsia="黑体" w:hAnsi="黑体" w:cs="宋体" w:hint="eastAsia"/>
                <w:b/>
                <w:szCs w:val="21"/>
              </w:rPr>
              <w:t>32</w:t>
            </w:r>
          </w:p>
        </w:tc>
        <w:tc>
          <w:tcPr>
            <w:tcW w:w="1276"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必填</w:t>
            </w:r>
          </w:p>
        </w:tc>
        <w:tc>
          <w:tcPr>
            <w:tcW w:w="3119" w:type="dxa"/>
            <w:shd w:val="clear" w:color="auto" w:fill="FBD4B4"/>
            <w:noWrap/>
            <w:hideMark/>
          </w:tcPr>
          <w:p w:rsidR="001F1956" w:rsidRPr="002D4ECE" w:rsidRDefault="001F1956" w:rsidP="0094182C">
            <w:pPr>
              <w:jc w:val="left"/>
              <w:rPr>
                <w:rFonts w:ascii="黑体" w:eastAsia="黑体" w:hAnsi="黑体" w:cs="宋体"/>
                <w:b/>
                <w:szCs w:val="21"/>
              </w:rPr>
            </w:pPr>
            <w:r w:rsidRPr="002D4ECE">
              <w:rPr>
                <w:rFonts w:ascii="黑体" w:eastAsia="黑体" w:hAnsi="黑体" w:cs="宋体" w:hint="eastAsia"/>
                <w:b/>
                <w:szCs w:val="21"/>
              </w:rPr>
              <w:t>主键，唯一标示一条明细记录的序号</w:t>
            </w:r>
          </w:p>
        </w:tc>
      </w:tr>
      <w:tr w:rsidR="001F1956" w:rsidRPr="002D4ECE" w:rsidTr="001F1956">
        <w:trPr>
          <w:trHeight w:val="270"/>
        </w:trPr>
        <w:tc>
          <w:tcPr>
            <w:tcW w:w="1575"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医疗机构代码</w:t>
            </w:r>
          </w:p>
        </w:tc>
        <w:tc>
          <w:tcPr>
            <w:tcW w:w="1161"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b/>
                <w:szCs w:val="21"/>
              </w:rPr>
              <w:t>YLJGDM</w:t>
            </w:r>
          </w:p>
        </w:tc>
        <w:tc>
          <w:tcPr>
            <w:tcW w:w="1134"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字符串</w:t>
            </w:r>
          </w:p>
        </w:tc>
        <w:tc>
          <w:tcPr>
            <w:tcW w:w="708" w:type="dxa"/>
            <w:shd w:val="clear" w:color="auto" w:fill="FBD4B4"/>
            <w:noWrap/>
            <w:hideMark/>
          </w:tcPr>
          <w:p w:rsidR="001F1956" w:rsidRPr="002D4ECE" w:rsidRDefault="00B93936" w:rsidP="0094182C">
            <w:pPr>
              <w:rPr>
                <w:rFonts w:ascii="黑体" w:eastAsia="黑体" w:hAnsi="黑体" w:cs="宋体"/>
                <w:b/>
                <w:szCs w:val="21"/>
              </w:rPr>
            </w:pPr>
            <w:r w:rsidRPr="008D1EEA">
              <w:rPr>
                <w:rFonts w:ascii="宋体" w:hAnsi="宋体" w:cs="宋体" w:hint="eastAsia"/>
                <w:color w:val="000000"/>
                <w:kern w:val="0"/>
                <w:szCs w:val="21"/>
              </w:rPr>
              <w:t>22</w:t>
            </w:r>
          </w:p>
        </w:tc>
        <w:tc>
          <w:tcPr>
            <w:tcW w:w="1276" w:type="dxa"/>
            <w:shd w:val="clear" w:color="auto" w:fill="FBD4B4"/>
            <w:noWrap/>
            <w:hideMark/>
          </w:tcPr>
          <w:p w:rsidR="001F1956" w:rsidRPr="002D4ECE" w:rsidRDefault="001F1956" w:rsidP="0094182C">
            <w:pPr>
              <w:rPr>
                <w:rFonts w:ascii="黑体" w:eastAsia="黑体" w:hAnsi="黑体" w:cs="宋体"/>
                <w:b/>
                <w:szCs w:val="21"/>
              </w:rPr>
            </w:pPr>
            <w:r w:rsidRPr="002D4ECE">
              <w:rPr>
                <w:rFonts w:ascii="黑体" w:eastAsia="黑体" w:hAnsi="黑体" w:cs="宋体" w:hint="eastAsia"/>
                <w:b/>
                <w:szCs w:val="21"/>
              </w:rPr>
              <w:t>必填</w:t>
            </w:r>
          </w:p>
        </w:tc>
        <w:tc>
          <w:tcPr>
            <w:tcW w:w="3119" w:type="dxa"/>
            <w:shd w:val="clear" w:color="auto" w:fill="FBD4B4"/>
            <w:noWrap/>
            <w:hideMark/>
          </w:tcPr>
          <w:p w:rsidR="001F1956" w:rsidRPr="002D4ECE" w:rsidRDefault="001F1956" w:rsidP="00B93936">
            <w:pPr>
              <w:jc w:val="left"/>
              <w:rPr>
                <w:rFonts w:ascii="黑体" w:eastAsia="黑体" w:hAnsi="黑体" w:cs="宋体"/>
                <w:b/>
                <w:szCs w:val="21"/>
              </w:rPr>
            </w:pPr>
            <w:r w:rsidRPr="002D4ECE">
              <w:rPr>
                <w:rFonts w:ascii="黑体" w:eastAsia="黑体" w:hAnsi="黑体" w:cs="宋体" w:hint="eastAsia"/>
                <w:b/>
                <w:szCs w:val="21"/>
              </w:rPr>
              <w:t>主键，</w:t>
            </w:r>
            <w:r w:rsidR="00B93936" w:rsidRPr="002D4ECE">
              <w:rPr>
                <w:rFonts w:ascii="黑体" w:eastAsia="黑体" w:hAnsi="黑体" w:cs="宋体"/>
                <w:b/>
                <w:szCs w:val="21"/>
              </w:rPr>
              <w:t xml:space="preserve"> </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Pr>
                <w:rFonts w:ascii="黑体" w:eastAsia="黑体" w:hAnsi="黑体" w:cs="宋体" w:hint="eastAsia"/>
                <w:szCs w:val="21"/>
              </w:rPr>
              <w:t>体检</w:t>
            </w:r>
            <w:r w:rsidRPr="002D4ECE">
              <w:rPr>
                <w:rFonts w:ascii="黑体" w:eastAsia="黑体" w:hAnsi="黑体" w:cs="宋体" w:hint="eastAsia"/>
                <w:szCs w:val="21"/>
              </w:rPr>
              <w:t>分</w:t>
            </w:r>
            <w:r>
              <w:rPr>
                <w:rFonts w:ascii="黑体" w:eastAsia="黑体" w:hAnsi="黑体" w:cs="宋体" w:hint="eastAsia"/>
                <w:szCs w:val="21"/>
              </w:rPr>
              <w:t>组</w:t>
            </w:r>
            <w:r w:rsidRPr="002D4ECE">
              <w:rPr>
                <w:rFonts w:ascii="黑体" w:eastAsia="黑体" w:hAnsi="黑体" w:cs="宋体" w:hint="eastAsia"/>
                <w:szCs w:val="21"/>
              </w:rPr>
              <w:t>流水号</w:t>
            </w:r>
          </w:p>
        </w:tc>
        <w:tc>
          <w:tcPr>
            <w:tcW w:w="1161" w:type="dxa"/>
            <w:noWrap/>
            <w:hideMark/>
          </w:tcPr>
          <w:p w:rsidR="001F1956" w:rsidRPr="002D4ECE" w:rsidRDefault="001F1956" w:rsidP="0094182C">
            <w:pPr>
              <w:rPr>
                <w:rFonts w:ascii="黑体" w:eastAsia="黑体" w:hAnsi="黑体" w:cs="宋体"/>
                <w:szCs w:val="21"/>
              </w:rPr>
            </w:pPr>
            <w:r w:rsidRPr="00F04553">
              <w:rPr>
                <w:rFonts w:ascii="黑体" w:eastAsia="黑体" w:hAnsi="黑体" w:cs="宋体"/>
                <w:szCs w:val="21"/>
              </w:rPr>
              <w:t>TJFZBGLSH</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hideMark/>
          </w:tcPr>
          <w:p w:rsidR="001F1956" w:rsidRPr="002D4ECE" w:rsidRDefault="001F1956" w:rsidP="0094182C">
            <w:pPr>
              <w:rPr>
                <w:rFonts w:ascii="黑体" w:eastAsia="黑体" w:hAnsi="黑体" w:cs="宋体"/>
                <w:szCs w:val="21"/>
              </w:rPr>
            </w:pPr>
            <w:r>
              <w:rPr>
                <w:rFonts w:ascii="黑体" w:eastAsia="黑体" w:hAnsi="黑体" w:cs="宋体" w:hint="eastAsia"/>
                <w:szCs w:val="21"/>
              </w:rPr>
              <w:t>32</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必填</w:t>
            </w:r>
          </w:p>
        </w:tc>
        <w:tc>
          <w:tcPr>
            <w:tcW w:w="3119" w:type="dxa"/>
            <w:noWrap/>
            <w:hideMark/>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关联体检分组</w:t>
            </w:r>
            <w:r>
              <w:rPr>
                <w:rFonts w:ascii="黑体" w:eastAsia="黑体" w:hAnsi="黑体" w:cs="宋体" w:hint="eastAsia"/>
                <w:szCs w:val="21"/>
              </w:rPr>
              <w:t>报告</w:t>
            </w:r>
          </w:p>
        </w:tc>
      </w:tr>
      <w:tr w:rsidR="001F1956" w:rsidRPr="002D4ECE" w:rsidTr="001F1956">
        <w:trPr>
          <w:trHeight w:val="270"/>
        </w:trPr>
        <w:tc>
          <w:tcPr>
            <w:tcW w:w="1575" w:type="dxa"/>
            <w:noWrap/>
          </w:tcPr>
          <w:p w:rsidR="001F1956" w:rsidRPr="002D4ECE" w:rsidRDefault="001F1956" w:rsidP="0094182C">
            <w:pPr>
              <w:rPr>
                <w:rFonts w:ascii="黑体" w:eastAsia="黑体" w:hAnsi="黑体" w:cs="宋体"/>
                <w:szCs w:val="21"/>
              </w:rPr>
            </w:pPr>
            <w:r>
              <w:rPr>
                <w:rFonts w:ascii="黑体" w:eastAsia="黑体" w:hAnsi="黑体" w:cs="宋体" w:hint="eastAsia"/>
                <w:szCs w:val="21"/>
              </w:rPr>
              <w:t>项目类型</w:t>
            </w:r>
          </w:p>
        </w:tc>
        <w:tc>
          <w:tcPr>
            <w:tcW w:w="1161" w:type="dxa"/>
            <w:noWrap/>
          </w:tcPr>
          <w:p w:rsidR="001F1956" w:rsidRPr="002D4ECE" w:rsidRDefault="001F1956" w:rsidP="0094182C">
            <w:pPr>
              <w:rPr>
                <w:rFonts w:ascii="黑体" w:eastAsia="黑体" w:hAnsi="黑体" w:cs="宋体"/>
                <w:szCs w:val="21"/>
              </w:rPr>
            </w:pPr>
            <w:r>
              <w:rPr>
                <w:rFonts w:ascii="黑体" w:eastAsia="黑体" w:hAnsi="黑体" w:cs="宋体" w:hint="eastAsia"/>
                <w:szCs w:val="21"/>
              </w:rPr>
              <w:t>XMLX</w:t>
            </w:r>
          </w:p>
        </w:tc>
        <w:tc>
          <w:tcPr>
            <w:tcW w:w="1134" w:type="dxa"/>
            <w:noWrap/>
          </w:tcPr>
          <w:p w:rsidR="001F1956" w:rsidRPr="002D4ECE" w:rsidRDefault="001F1956" w:rsidP="0094182C">
            <w:pPr>
              <w:rPr>
                <w:rFonts w:ascii="黑体" w:eastAsia="黑体" w:hAnsi="黑体" w:cs="宋体"/>
                <w:szCs w:val="21"/>
              </w:rPr>
            </w:pPr>
            <w:r>
              <w:rPr>
                <w:rFonts w:ascii="黑体" w:eastAsia="黑体" w:hAnsi="黑体" w:cs="宋体" w:hint="eastAsia"/>
                <w:szCs w:val="21"/>
              </w:rPr>
              <w:t>字符</w:t>
            </w:r>
          </w:p>
        </w:tc>
        <w:tc>
          <w:tcPr>
            <w:tcW w:w="708" w:type="dxa"/>
            <w:noWrap/>
          </w:tcPr>
          <w:p w:rsidR="001F1956" w:rsidRPr="002D4ECE" w:rsidRDefault="001F1956" w:rsidP="0094182C">
            <w:pPr>
              <w:rPr>
                <w:rFonts w:ascii="黑体" w:eastAsia="黑体" w:hAnsi="黑体" w:cs="宋体"/>
                <w:szCs w:val="21"/>
              </w:rPr>
            </w:pPr>
            <w:r>
              <w:rPr>
                <w:rFonts w:ascii="黑体" w:eastAsia="黑体" w:hAnsi="黑体" w:cs="宋体" w:hint="eastAsia"/>
                <w:szCs w:val="21"/>
              </w:rPr>
              <w:t>1</w:t>
            </w:r>
          </w:p>
        </w:tc>
        <w:tc>
          <w:tcPr>
            <w:tcW w:w="1276" w:type="dxa"/>
            <w:noWrap/>
          </w:tcPr>
          <w:p w:rsidR="001F1956" w:rsidRPr="002D4ECE" w:rsidRDefault="001F1956" w:rsidP="0094182C">
            <w:pPr>
              <w:rPr>
                <w:rFonts w:ascii="黑体" w:eastAsia="黑体" w:hAnsi="黑体" w:cs="宋体"/>
                <w:szCs w:val="21"/>
              </w:rPr>
            </w:pPr>
            <w:r>
              <w:rPr>
                <w:rFonts w:ascii="黑体" w:eastAsia="黑体" w:hAnsi="黑体" w:cs="宋体" w:hint="eastAsia"/>
                <w:szCs w:val="21"/>
              </w:rPr>
              <w:t>必填</w:t>
            </w:r>
          </w:p>
        </w:tc>
        <w:tc>
          <w:tcPr>
            <w:tcW w:w="3119" w:type="dxa"/>
            <w:noWrap/>
          </w:tcPr>
          <w:p w:rsidR="001F1956" w:rsidRDefault="001F1956" w:rsidP="0094182C">
            <w:pPr>
              <w:jc w:val="left"/>
              <w:rPr>
                <w:rFonts w:ascii="黑体" w:eastAsia="黑体" w:hAnsi="黑体" w:cs="宋体"/>
                <w:szCs w:val="21"/>
              </w:rPr>
            </w:pPr>
            <w:r>
              <w:rPr>
                <w:rFonts w:ascii="黑体" w:eastAsia="黑体" w:hAnsi="黑体" w:cs="宋体" w:hint="eastAsia"/>
                <w:szCs w:val="21"/>
              </w:rPr>
              <w:t>编码</w:t>
            </w:r>
          </w:p>
          <w:p w:rsidR="001F1956" w:rsidRDefault="001F1956" w:rsidP="0094182C">
            <w:pPr>
              <w:jc w:val="left"/>
              <w:rPr>
                <w:rFonts w:ascii="黑体" w:eastAsia="黑体" w:hAnsi="黑体" w:cs="宋体"/>
                <w:szCs w:val="21"/>
              </w:rPr>
            </w:pPr>
            <w:r w:rsidRPr="001134FE">
              <w:rPr>
                <w:rFonts w:ascii="黑体" w:eastAsia="黑体" w:hAnsi="黑体" w:cs="宋体" w:hint="eastAsia"/>
                <w:szCs w:val="21"/>
              </w:rPr>
              <w:t>1 =</w:t>
            </w:r>
            <w:r>
              <w:rPr>
                <w:rFonts w:ascii="黑体" w:eastAsia="黑体" w:hAnsi="黑体" w:cs="宋体" w:hint="eastAsia"/>
                <w:szCs w:val="21"/>
              </w:rPr>
              <w:t xml:space="preserve"> 检查项目，例如：身高</w:t>
            </w:r>
          </w:p>
          <w:p w:rsidR="001F1956" w:rsidRPr="00B627C7" w:rsidRDefault="001F1956" w:rsidP="0094182C">
            <w:pPr>
              <w:jc w:val="left"/>
              <w:rPr>
                <w:rFonts w:ascii="黑体" w:eastAsia="黑体" w:hAnsi="黑体" w:cs="宋体"/>
                <w:szCs w:val="21"/>
              </w:rPr>
            </w:pPr>
            <w:r w:rsidRPr="001134FE">
              <w:rPr>
                <w:rFonts w:ascii="黑体" w:eastAsia="黑体" w:hAnsi="黑体" w:cs="宋体" w:hint="eastAsia"/>
                <w:szCs w:val="21"/>
              </w:rPr>
              <w:t>2 =</w:t>
            </w:r>
            <w:r>
              <w:rPr>
                <w:rFonts w:ascii="黑体" w:eastAsia="黑体" w:hAnsi="黑体" w:cs="宋体" w:hint="eastAsia"/>
                <w:szCs w:val="21"/>
              </w:rPr>
              <w:t xml:space="preserve"> 化验项目，例如：</w:t>
            </w:r>
            <w:r w:rsidRPr="002D4ECE">
              <w:rPr>
                <w:rFonts w:ascii="黑体" w:eastAsia="黑体" w:hAnsi="黑体" w:cs="宋体" w:hint="eastAsia"/>
                <w:szCs w:val="21"/>
              </w:rPr>
              <w:t>中间细胞百分比</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项目代码</w:t>
            </w:r>
          </w:p>
        </w:tc>
        <w:tc>
          <w:tcPr>
            <w:tcW w:w="1161"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XMDM</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20</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必填</w:t>
            </w:r>
          </w:p>
        </w:tc>
        <w:tc>
          <w:tcPr>
            <w:tcW w:w="3119" w:type="dxa"/>
            <w:noWrap/>
            <w:hideMark/>
          </w:tcPr>
          <w:p w:rsidR="001F1956" w:rsidRPr="002D4ECE" w:rsidRDefault="001F1956" w:rsidP="0094182C">
            <w:pPr>
              <w:jc w:val="left"/>
              <w:rPr>
                <w:rFonts w:ascii="黑体" w:eastAsia="黑体" w:hAnsi="黑体" w:cs="宋体"/>
                <w:szCs w:val="21"/>
              </w:rPr>
            </w:pPr>
            <w:r>
              <w:rPr>
                <w:rFonts w:ascii="黑体" w:eastAsia="黑体" w:hAnsi="黑体" w:cs="宋体" w:hint="eastAsia"/>
                <w:szCs w:val="21"/>
              </w:rPr>
              <w:t>见明细项目字典表</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项目名称</w:t>
            </w:r>
          </w:p>
        </w:tc>
        <w:tc>
          <w:tcPr>
            <w:tcW w:w="1161"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XMMC</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40</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必填</w:t>
            </w:r>
          </w:p>
        </w:tc>
        <w:tc>
          <w:tcPr>
            <w:tcW w:w="3119" w:type="dxa"/>
            <w:noWrap/>
            <w:hideMark/>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例如</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检查项目的名称，如“心率”</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化验项目的名称，如“中间细胞百分比”</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项目检查结果</w:t>
            </w:r>
          </w:p>
        </w:tc>
        <w:tc>
          <w:tcPr>
            <w:tcW w:w="1161"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XMJCJG</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100</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必填</w:t>
            </w:r>
          </w:p>
        </w:tc>
        <w:tc>
          <w:tcPr>
            <w:tcW w:w="3119" w:type="dxa"/>
            <w:noWrap/>
            <w:hideMark/>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例如</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检查项目的结果，如心率的检查</w:t>
            </w:r>
            <w:r w:rsidRPr="002D4ECE">
              <w:rPr>
                <w:rFonts w:ascii="黑体" w:eastAsia="黑体" w:hAnsi="黑体" w:cs="宋体" w:hint="eastAsia"/>
                <w:szCs w:val="21"/>
              </w:rPr>
              <w:lastRenderedPageBreak/>
              <w:t>结果为：80</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化验项目的结果，如中间细胞百分比的化验结果为：3.5</w:t>
            </w:r>
          </w:p>
        </w:tc>
      </w:tr>
      <w:tr w:rsidR="001F1956" w:rsidRPr="002D4ECE" w:rsidTr="001F1956">
        <w:trPr>
          <w:trHeight w:val="270"/>
        </w:trPr>
        <w:tc>
          <w:tcPr>
            <w:tcW w:w="1575"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lastRenderedPageBreak/>
              <w:t>单位</w:t>
            </w:r>
          </w:p>
        </w:tc>
        <w:tc>
          <w:tcPr>
            <w:tcW w:w="1161"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XMJGDW</w:t>
            </w:r>
          </w:p>
        </w:tc>
        <w:tc>
          <w:tcPr>
            <w:tcW w:w="1134"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50</w:t>
            </w:r>
          </w:p>
        </w:tc>
        <w:tc>
          <w:tcPr>
            <w:tcW w:w="1276"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可选</w:t>
            </w:r>
          </w:p>
        </w:tc>
        <w:tc>
          <w:tcPr>
            <w:tcW w:w="3119" w:type="dxa"/>
            <w:noWrap/>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例如</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检查：次/分钟</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化验：mmol/L</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高低标志</w:t>
            </w:r>
          </w:p>
        </w:tc>
        <w:tc>
          <w:tcPr>
            <w:tcW w:w="1161"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XMJGGDBZ</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w:t>
            </w:r>
          </w:p>
        </w:tc>
        <w:tc>
          <w:tcPr>
            <w:tcW w:w="708"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1</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可选</w:t>
            </w:r>
          </w:p>
        </w:tc>
        <w:tc>
          <w:tcPr>
            <w:tcW w:w="3119" w:type="dxa"/>
            <w:noWrap/>
            <w:hideMark/>
          </w:tcPr>
          <w:p w:rsidR="001F1956" w:rsidRDefault="001F1956" w:rsidP="0094182C">
            <w:pPr>
              <w:jc w:val="left"/>
              <w:rPr>
                <w:rFonts w:ascii="黑体" w:eastAsia="黑体" w:hAnsi="黑体" w:cs="宋体"/>
                <w:szCs w:val="21"/>
              </w:rPr>
            </w:pPr>
            <w:r w:rsidRPr="002D4ECE">
              <w:rPr>
                <w:rFonts w:ascii="黑体" w:eastAsia="黑体" w:hAnsi="黑体" w:cs="宋体" w:hint="eastAsia"/>
                <w:szCs w:val="21"/>
              </w:rPr>
              <w:t>编码</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检查项目</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0 = 正常</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1 = 异常</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9 = 其他情况</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化验项目</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0 = 正常</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1 = 低</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2 = 高</w:t>
            </w:r>
          </w:p>
        </w:tc>
      </w:tr>
      <w:tr w:rsidR="001F1956" w:rsidRPr="002D4ECE" w:rsidTr="001F1956">
        <w:trPr>
          <w:trHeight w:val="270"/>
        </w:trPr>
        <w:tc>
          <w:tcPr>
            <w:tcW w:w="1575"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参考值</w:t>
            </w:r>
          </w:p>
        </w:tc>
        <w:tc>
          <w:tcPr>
            <w:tcW w:w="1161"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XMJGCKZ</w:t>
            </w:r>
          </w:p>
        </w:tc>
        <w:tc>
          <w:tcPr>
            <w:tcW w:w="1134"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字符串</w:t>
            </w:r>
          </w:p>
        </w:tc>
        <w:tc>
          <w:tcPr>
            <w:tcW w:w="708"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100</w:t>
            </w:r>
          </w:p>
        </w:tc>
        <w:tc>
          <w:tcPr>
            <w:tcW w:w="1276" w:type="dxa"/>
            <w:noWrap/>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可选</w:t>
            </w:r>
          </w:p>
        </w:tc>
        <w:tc>
          <w:tcPr>
            <w:tcW w:w="3119" w:type="dxa"/>
            <w:noWrap/>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例如</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检查项目</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70-110</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检验项目</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1.00-6.45</w:t>
            </w:r>
          </w:p>
        </w:tc>
      </w:tr>
      <w:tr w:rsidR="001F1956" w:rsidRPr="002D4ECE" w:rsidTr="001F1956">
        <w:trPr>
          <w:trHeight w:val="270"/>
        </w:trPr>
        <w:tc>
          <w:tcPr>
            <w:tcW w:w="1575"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修改标志</w:t>
            </w:r>
          </w:p>
        </w:tc>
        <w:tc>
          <w:tcPr>
            <w:tcW w:w="1161"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XGBZ</w:t>
            </w:r>
          </w:p>
        </w:tc>
        <w:tc>
          <w:tcPr>
            <w:tcW w:w="1134"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字符</w:t>
            </w:r>
          </w:p>
        </w:tc>
        <w:tc>
          <w:tcPr>
            <w:tcW w:w="708"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szCs w:val="21"/>
              </w:rPr>
              <w:t>1</w:t>
            </w:r>
          </w:p>
        </w:tc>
        <w:tc>
          <w:tcPr>
            <w:tcW w:w="1276" w:type="dxa"/>
            <w:noWrap/>
            <w:hideMark/>
          </w:tcPr>
          <w:p w:rsidR="001F1956" w:rsidRPr="002D4ECE" w:rsidRDefault="001F1956" w:rsidP="0094182C">
            <w:pPr>
              <w:rPr>
                <w:rFonts w:ascii="黑体" w:eastAsia="黑体" w:hAnsi="黑体" w:cs="宋体"/>
                <w:szCs w:val="21"/>
              </w:rPr>
            </w:pPr>
            <w:r w:rsidRPr="002D4ECE">
              <w:rPr>
                <w:rFonts w:ascii="黑体" w:eastAsia="黑体" w:hAnsi="黑体" w:cs="宋体" w:hint="eastAsia"/>
                <w:szCs w:val="21"/>
              </w:rPr>
              <w:t>必填</w:t>
            </w:r>
          </w:p>
        </w:tc>
        <w:tc>
          <w:tcPr>
            <w:tcW w:w="3119" w:type="dxa"/>
            <w:noWrap/>
            <w:hideMark/>
          </w:tcPr>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编码</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1 = 正常</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2 = 修改</w:t>
            </w:r>
          </w:p>
          <w:p w:rsidR="001F1956" w:rsidRPr="002D4ECE" w:rsidRDefault="001F1956" w:rsidP="0094182C">
            <w:pPr>
              <w:jc w:val="left"/>
              <w:rPr>
                <w:rFonts w:ascii="黑体" w:eastAsia="黑体" w:hAnsi="黑体" w:cs="宋体"/>
                <w:szCs w:val="21"/>
              </w:rPr>
            </w:pPr>
            <w:r w:rsidRPr="002D4ECE">
              <w:rPr>
                <w:rFonts w:ascii="黑体" w:eastAsia="黑体" w:hAnsi="黑体" w:cs="宋体" w:hint="eastAsia"/>
                <w:szCs w:val="21"/>
              </w:rPr>
              <w:t>3 = 撤销</w:t>
            </w:r>
          </w:p>
        </w:tc>
      </w:tr>
    </w:tbl>
    <w:p w:rsidR="001F1956" w:rsidRPr="004049CE" w:rsidRDefault="001F1956" w:rsidP="005213E8"/>
    <w:sectPr w:rsidR="001F1956" w:rsidRPr="004049CE" w:rsidSect="00EF2BE7">
      <w:headerReference w:type="default" r:id="rId15"/>
      <w:footerReference w:type="default" r:id="rId16"/>
      <w:pgSz w:w="13791" w:h="16838"/>
      <w:pgMar w:top="1440" w:right="3685" w:bottom="1440" w:left="2127" w:header="851" w:footer="992" w:gutter="0"/>
      <w:pgBorders w:offsetFrom="page">
        <w:top w:val="single" w:sz="4" w:space="24" w:color="auto"/>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5BB" w:rsidRDefault="004B75BB" w:rsidP="00536755">
      <w:r>
        <w:separator/>
      </w:r>
    </w:p>
  </w:endnote>
  <w:endnote w:type="continuationSeparator" w:id="1">
    <w:p w:rsidR="004B75BB" w:rsidRDefault="004B75BB" w:rsidP="005367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notTrueType/>
    <w:pitch w:val="fixed"/>
    <w:sig w:usb0="00000001" w:usb1="08080000" w:usb2="00000010" w:usb3="00000000" w:csb0="00100000"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7C35" w:rsidRDefault="008F7C35" w:rsidP="00512E3F">
    <w:pPr>
      <w:pStyle w:val="ae"/>
      <w:jc w:val="center"/>
    </w:pPr>
    <w:r>
      <w:rPr>
        <w:rFonts w:hint="eastAsia"/>
      </w:rPr>
      <w:t>第</w:t>
    </w:r>
    <w:r>
      <w:rPr>
        <w:rFonts w:hint="eastAsia"/>
      </w:rPr>
      <w:t xml:space="preserve"> </w:t>
    </w:r>
    <w:r w:rsidR="00375C9C">
      <w:fldChar w:fldCharType="begin"/>
    </w:r>
    <w:r>
      <w:rPr>
        <w:rStyle w:val="a8"/>
      </w:rPr>
      <w:instrText xml:space="preserve"> PAGE </w:instrText>
    </w:r>
    <w:r w:rsidR="00375C9C">
      <w:fldChar w:fldCharType="separate"/>
    </w:r>
    <w:r w:rsidR="005F7F95">
      <w:rPr>
        <w:rStyle w:val="a8"/>
        <w:noProof/>
      </w:rPr>
      <w:t>50</w:t>
    </w:r>
    <w:r w:rsidR="00375C9C">
      <w:fldChar w:fldCharType="end"/>
    </w:r>
    <w:r>
      <w:rPr>
        <w:rFonts w:hint="eastAsia"/>
      </w:rPr>
      <w:t xml:space="preserve"> </w:t>
    </w:r>
    <w:r>
      <w:rPr>
        <w:rFonts w:hint="eastAsia"/>
      </w:rPr>
      <w:t>页</w:t>
    </w:r>
    <w:r>
      <w:rPr>
        <w:rFonts w:hint="eastAsia"/>
      </w:rPr>
      <w:t>/</w:t>
    </w:r>
    <w:r>
      <w:rPr>
        <w:rFonts w:hint="eastAsia"/>
      </w:rPr>
      <w:t>共</w:t>
    </w:r>
    <w:r>
      <w:rPr>
        <w:rFonts w:hint="eastAsia"/>
      </w:rPr>
      <w:t xml:space="preserve"> </w:t>
    </w:r>
    <w:r w:rsidR="00375C9C">
      <w:fldChar w:fldCharType="begin"/>
    </w:r>
    <w:r>
      <w:rPr>
        <w:rStyle w:val="a8"/>
      </w:rPr>
      <w:instrText xml:space="preserve"> NUMPAGES </w:instrText>
    </w:r>
    <w:r w:rsidR="00375C9C">
      <w:fldChar w:fldCharType="separate"/>
    </w:r>
    <w:r w:rsidR="005F7F95">
      <w:rPr>
        <w:rStyle w:val="a8"/>
        <w:noProof/>
      </w:rPr>
      <w:t>158</w:t>
    </w:r>
    <w:r w:rsidR="00375C9C">
      <w:fldChar w:fldCharType="end"/>
    </w:r>
    <w:r>
      <w:rPr>
        <w:rFonts w:hint="eastAsia"/>
      </w:rPr>
      <w:t xml:space="preserve"> </w:t>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5BB" w:rsidRDefault="004B75BB" w:rsidP="00536755">
      <w:r>
        <w:separator/>
      </w:r>
    </w:p>
  </w:footnote>
  <w:footnote w:type="continuationSeparator" w:id="1">
    <w:p w:rsidR="004B75BB" w:rsidRDefault="004B75BB" w:rsidP="005367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7C35" w:rsidRDefault="008F7C35" w:rsidP="00512E3F">
    <w:pPr>
      <w:pStyle w:val="aa"/>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900"/>
        </w:tabs>
        <w:ind w:left="90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2">
    <w:nsid w:val="0000000F"/>
    <w:multiLevelType w:val="multilevel"/>
    <w:tmpl w:val="0000000F"/>
    <w:lvl w:ilvl="0">
      <w:start w:val="1"/>
      <w:numFmt w:val="decimal"/>
      <w:lvlText w:val="（%1）"/>
      <w:lvlJc w:val="left"/>
      <w:pPr>
        <w:tabs>
          <w:tab w:val="num" w:pos="900"/>
        </w:tabs>
        <w:ind w:left="900" w:hanging="420"/>
      </w:pPr>
      <w:rPr>
        <w:rFonts w:hint="eastAsia"/>
      </w:rPr>
    </w:lvl>
    <w:lvl w:ilvl="1">
      <w:start w:val="1"/>
      <w:numFmt w:val="decimal"/>
      <w:lvlText w:val="（%2）"/>
      <w:lvlJc w:val="left"/>
      <w:pPr>
        <w:tabs>
          <w:tab w:val="num" w:pos="900"/>
        </w:tabs>
        <w:ind w:left="900" w:hanging="720"/>
      </w:pPr>
      <w:rPr>
        <w:rFonts w:hint="default"/>
      </w:rPr>
    </w:lvl>
    <w:lvl w:ilvl="2">
      <w:start w:val="1"/>
      <w:numFmt w:val="lowerRoman"/>
      <w:lvlText w:val="%3."/>
      <w:lvlJc w:val="right"/>
      <w:pPr>
        <w:tabs>
          <w:tab w:val="num" w:pos="1020"/>
        </w:tabs>
        <w:ind w:left="1020" w:hanging="420"/>
      </w:pPr>
    </w:lvl>
    <w:lvl w:ilvl="3">
      <w:start w:val="1"/>
      <w:numFmt w:val="decimal"/>
      <w:lvlText w:val="%4."/>
      <w:lvlJc w:val="left"/>
      <w:pPr>
        <w:tabs>
          <w:tab w:val="num" w:pos="1440"/>
        </w:tabs>
        <w:ind w:left="1440" w:hanging="420"/>
      </w:pPr>
    </w:lvl>
    <w:lvl w:ilvl="4">
      <w:start w:val="1"/>
      <w:numFmt w:val="lowerLetter"/>
      <w:lvlText w:val="%5)"/>
      <w:lvlJc w:val="left"/>
      <w:pPr>
        <w:tabs>
          <w:tab w:val="num" w:pos="1860"/>
        </w:tabs>
        <w:ind w:left="1860" w:hanging="420"/>
      </w:pPr>
    </w:lvl>
    <w:lvl w:ilvl="5">
      <w:start w:val="1"/>
      <w:numFmt w:val="lowerRoman"/>
      <w:lvlText w:val="%6."/>
      <w:lvlJc w:val="right"/>
      <w:pPr>
        <w:tabs>
          <w:tab w:val="num" w:pos="2280"/>
        </w:tabs>
        <w:ind w:left="2280" w:hanging="420"/>
      </w:pPr>
    </w:lvl>
    <w:lvl w:ilvl="6">
      <w:start w:val="1"/>
      <w:numFmt w:val="decimal"/>
      <w:lvlText w:val="%7."/>
      <w:lvlJc w:val="left"/>
      <w:pPr>
        <w:tabs>
          <w:tab w:val="num" w:pos="2700"/>
        </w:tabs>
        <w:ind w:left="2700" w:hanging="420"/>
      </w:pPr>
    </w:lvl>
    <w:lvl w:ilvl="7">
      <w:start w:val="1"/>
      <w:numFmt w:val="lowerLetter"/>
      <w:lvlText w:val="%8)"/>
      <w:lvlJc w:val="left"/>
      <w:pPr>
        <w:tabs>
          <w:tab w:val="num" w:pos="3120"/>
        </w:tabs>
        <w:ind w:left="3120" w:hanging="420"/>
      </w:pPr>
    </w:lvl>
    <w:lvl w:ilvl="8">
      <w:start w:val="1"/>
      <w:numFmt w:val="lowerRoman"/>
      <w:lvlText w:val="%9."/>
      <w:lvlJc w:val="right"/>
      <w:pPr>
        <w:tabs>
          <w:tab w:val="num" w:pos="3540"/>
        </w:tabs>
        <w:ind w:left="3540" w:hanging="420"/>
      </w:pPr>
    </w:lvl>
  </w:abstractNum>
  <w:abstractNum w:abstractNumId="3">
    <w:nsid w:val="00000010"/>
    <w:multiLevelType w:val="multilevel"/>
    <w:tmpl w:val="A816EF34"/>
    <w:lvl w:ilvl="0">
      <w:start w:val="1"/>
      <w:numFmt w:val="chineseCountingThousand"/>
      <w:suff w:val="nothing"/>
      <w:lvlText w:val="第%1部分 "/>
      <w:lvlJc w:val="left"/>
      <w:pPr>
        <w:ind w:left="1800" w:firstLine="0"/>
      </w:pPr>
      <w:rPr>
        <w:rFonts w:ascii="黑体" w:eastAsia="黑体" w:hAnsi="Times New Roman" w:hint="eastAsia"/>
        <w:b/>
        <w:i w:val="0"/>
        <w:sz w:val="52"/>
      </w:rPr>
    </w:lvl>
    <w:lvl w:ilvl="1">
      <w:start w:val="1"/>
      <w:numFmt w:val="decimal"/>
      <w:pStyle w:val="My1"/>
      <w:suff w:val="space"/>
      <w:lvlText w:val="第 %2 章"/>
      <w:lvlJc w:val="left"/>
      <w:pPr>
        <w:ind w:left="180" w:firstLine="0"/>
      </w:pPr>
      <w:rPr>
        <w:rFonts w:ascii="Times New Roman" w:eastAsia="黑体" w:hAnsi="Times New Roman" w:hint="default"/>
        <w:b/>
        <w:i w:val="0"/>
        <w:sz w:val="36"/>
      </w:rPr>
    </w:lvl>
    <w:lvl w:ilvl="2">
      <w:start w:val="1"/>
      <w:numFmt w:val="decimal"/>
      <w:pStyle w:val="My2"/>
      <w:suff w:val="space"/>
      <w:lvlText w:val="%2.%3"/>
      <w:lvlJc w:val="left"/>
      <w:pPr>
        <w:ind w:left="0" w:firstLine="0"/>
      </w:pPr>
      <w:rPr>
        <w:rFonts w:ascii="Times New Roman" w:eastAsia="黑体" w:hAnsi="Times New Roman" w:hint="default"/>
        <w:b/>
        <w:i w:val="0"/>
        <w:sz w:val="32"/>
      </w:rPr>
    </w:lvl>
    <w:lvl w:ilvl="3">
      <w:start w:val="1"/>
      <w:numFmt w:val="decimal"/>
      <w:pStyle w:val="My3"/>
      <w:suff w:val="nothing"/>
      <w:lvlText w:val="%2.%3.%4 "/>
      <w:lvlJc w:val="left"/>
      <w:pPr>
        <w:ind w:left="710" w:firstLine="0"/>
      </w:pPr>
      <w:rPr>
        <w:rFonts w:ascii="Times New Roman" w:hAnsi="Times New Roman" w:hint="default"/>
        <w:b w:val="0"/>
        <w:i w:val="0"/>
        <w:sz w:val="32"/>
      </w:rPr>
    </w:lvl>
    <w:lvl w:ilvl="4">
      <w:start w:val="1"/>
      <w:numFmt w:val="decimal"/>
      <w:suff w:val="nothing"/>
      <w:lvlText w:val="%2.%3.%4.%5 "/>
      <w:lvlJc w:val="left"/>
      <w:pPr>
        <w:ind w:left="0" w:firstLine="0"/>
      </w:pPr>
      <w:rPr>
        <w:rFonts w:ascii="Times New Roman" w:hAnsi="Times New Roman" w:hint="default"/>
        <w:b/>
        <w:i w:val="0"/>
        <w:sz w:val="24"/>
      </w:rPr>
    </w:lvl>
    <w:lvl w:ilvl="5">
      <w:start w:val="1"/>
      <w:numFmt w:val="decimal"/>
      <w:suff w:val="nothing"/>
      <w:lvlText w:val="%1.%2.%3.%4.%5.%6"/>
      <w:lvlJc w:val="left"/>
      <w:pPr>
        <w:ind w:left="0" w:firstLine="0"/>
      </w:pPr>
      <w:rPr>
        <w:rFonts w:ascii="Times New Roman" w:eastAsia="宋体" w:hAnsi="Times New Roman" w:hint="eastAsia"/>
        <w:b w:val="0"/>
        <w:i w:val="0"/>
        <w:sz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00000011"/>
    <w:multiLevelType w:val="multilevel"/>
    <w:tmpl w:val="FC06FDDE"/>
    <w:lvl w:ilvl="0">
      <w:start w:val="1"/>
      <w:numFmt w:val="decimal"/>
      <w:lvlText w:val="（%1）"/>
      <w:lvlJc w:val="left"/>
      <w:pPr>
        <w:tabs>
          <w:tab w:val="num" w:pos="900"/>
        </w:tabs>
        <w:ind w:left="90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00000013"/>
    <w:multiLevelType w:val="multilevel"/>
    <w:tmpl w:val="00000013"/>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00000014"/>
    <w:multiLevelType w:val="multilevel"/>
    <w:tmpl w:val="00000014"/>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bullet"/>
      <w:lvlText w:val=""/>
      <w:lvlJc w:val="left"/>
      <w:pPr>
        <w:tabs>
          <w:tab w:val="num" w:pos="1680"/>
        </w:tabs>
        <w:ind w:left="1680" w:hanging="420"/>
      </w:pPr>
      <w:rPr>
        <w:rFonts w:ascii="Wingdings" w:hAnsi="Wingding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00000018"/>
    <w:multiLevelType w:val="multilevel"/>
    <w:tmpl w:val="00000018"/>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0000001A"/>
    <w:multiLevelType w:val="multilevel"/>
    <w:tmpl w:val="0000001A"/>
    <w:lvl w:ilvl="0">
      <w:start w:val="1"/>
      <w:numFmt w:val="decimal"/>
      <w:lvlText w:val="（%1）"/>
      <w:lvlJc w:val="left"/>
      <w:pPr>
        <w:tabs>
          <w:tab w:val="num" w:pos="900"/>
        </w:tabs>
        <w:ind w:left="90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1B"/>
    <w:multiLevelType w:val="multilevel"/>
    <w:tmpl w:val="0000001B"/>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0000001E"/>
    <w:multiLevelType w:val="multilevel"/>
    <w:tmpl w:val="0000001E"/>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1F"/>
    <w:multiLevelType w:val="multilevel"/>
    <w:tmpl w:val="0000001F"/>
    <w:lvl w:ilvl="0">
      <w:start w:val="1"/>
      <w:numFmt w:val="decimal"/>
      <w:lvlText w:val="（%1）"/>
      <w:lvlJc w:val="left"/>
      <w:pPr>
        <w:tabs>
          <w:tab w:val="num" w:pos="720"/>
        </w:tabs>
        <w:ind w:left="720" w:hanging="720"/>
      </w:pPr>
      <w:rPr>
        <w:rFonts w:ascii="Times New Roman" w:hAnsi="Times New Roman" w:hint="default"/>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0000022"/>
    <w:multiLevelType w:val="multilevel"/>
    <w:tmpl w:val="00000022"/>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00000023"/>
    <w:multiLevelType w:val="multilevel"/>
    <w:tmpl w:val="00000023"/>
    <w:lvl w:ilvl="0">
      <w:start w:val="1"/>
      <w:numFmt w:val="decimal"/>
      <w:lvlText w:val="（%1）"/>
      <w:lvlJc w:val="left"/>
      <w:pPr>
        <w:tabs>
          <w:tab w:val="num" w:pos="900"/>
        </w:tabs>
        <w:ind w:left="90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00000025"/>
    <w:multiLevelType w:val="multilevel"/>
    <w:tmpl w:val="00000025"/>
    <w:lvl w:ilvl="0">
      <w:start w:val="1"/>
      <w:numFmt w:val="decimal"/>
      <w:lvlText w:val="（%1）"/>
      <w:lvlJc w:val="left"/>
      <w:pPr>
        <w:tabs>
          <w:tab w:val="num" w:pos="900"/>
        </w:tabs>
        <w:ind w:left="90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26"/>
    <w:multiLevelType w:val="multilevel"/>
    <w:tmpl w:val="00000026"/>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1AD7B8D"/>
    <w:multiLevelType w:val="hybridMultilevel"/>
    <w:tmpl w:val="6DBE815C"/>
    <w:lvl w:ilvl="0" w:tplc="FBE4FC58">
      <w:start w:val="1"/>
      <w:numFmt w:val="decimal"/>
      <w:lvlText w:val="（%1）"/>
      <w:lvlJc w:val="left"/>
      <w:pPr>
        <w:ind w:left="720" w:hanging="720"/>
      </w:pPr>
      <w:rPr>
        <w:rFonts w:hint="default"/>
      </w:rPr>
    </w:lvl>
    <w:lvl w:ilvl="1" w:tplc="70BC5F38" w:tentative="1">
      <w:start w:val="1"/>
      <w:numFmt w:val="lowerLetter"/>
      <w:lvlText w:val="%2)"/>
      <w:lvlJc w:val="left"/>
      <w:pPr>
        <w:ind w:left="840" w:hanging="420"/>
      </w:pPr>
    </w:lvl>
    <w:lvl w:ilvl="2" w:tplc="82EE7052" w:tentative="1">
      <w:start w:val="1"/>
      <w:numFmt w:val="lowerRoman"/>
      <w:lvlText w:val="%3."/>
      <w:lvlJc w:val="right"/>
      <w:pPr>
        <w:ind w:left="1260" w:hanging="420"/>
      </w:pPr>
    </w:lvl>
    <w:lvl w:ilvl="3" w:tplc="868AC518" w:tentative="1">
      <w:start w:val="1"/>
      <w:numFmt w:val="decimal"/>
      <w:lvlText w:val="%4."/>
      <w:lvlJc w:val="left"/>
      <w:pPr>
        <w:ind w:left="1680" w:hanging="420"/>
      </w:pPr>
    </w:lvl>
    <w:lvl w:ilvl="4" w:tplc="C5D292EA" w:tentative="1">
      <w:start w:val="1"/>
      <w:numFmt w:val="lowerLetter"/>
      <w:lvlText w:val="%5)"/>
      <w:lvlJc w:val="left"/>
      <w:pPr>
        <w:ind w:left="2100" w:hanging="420"/>
      </w:pPr>
    </w:lvl>
    <w:lvl w:ilvl="5" w:tplc="8BB8B586" w:tentative="1">
      <w:start w:val="1"/>
      <w:numFmt w:val="lowerRoman"/>
      <w:lvlText w:val="%6."/>
      <w:lvlJc w:val="right"/>
      <w:pPr>
        <w:ind w:left="2520" w:hanging="420"/>
      </w:pPr>
    </w:lvl>
    <w:lvl w:ilvl="6" w:tplc="60A02E72" w:tentative="1">
      <w:start w:val="1"/>
      <w:numFmt w:val="decimal"/>
      <w:lvlText w:val="%7."/>
      <w:lvlJc w:val="left"/>
      <w:pPr>
        <w:ind w:left="2940" w:hanging="420"/>
      </w:pPr>
    </w:lvl>
    <w:lvl w:ilvl="7" w:tplc="3AF89274" w:tentative="1">
      <w:start w:val="1"/>
      <w:numFmt w:val="lowerLetter"/>
      <w:lvlText w:val="%8)"/>
      <w:lvlJc w:val="left"/>
      <w:pPr>
        <w:ind w:left="3360" w:hanging="420"/>
      </w:pPr>
    </w:lvl>
    <w:lvl w:ilvl="8" w:tplc="DF0A3448" w:tentative="1">
      <w:start w:val="1"/>
      <w:numFmt w:val="lowerRoman"/>
      <w:lvlText w:val="%9."/>
      <w:lvlJc w:val="right"/>
      <w:pPr>
        <w:ind w:left="3780" w:hanging="420"/>
      </w:pPr>
    </w:lvl>
  </w:abstractNum>
  <w:abstractNum w:abstractNumId="17">
    <w:nsid w:val="0CBC420E"/>
    <w:multiLevelType w:val="hybridMultilevel"/>
    <w:tmpl w:val="3A0401E4"/>
    <w:lvl w:ilvl="0" w:tplc="FFFFFFFF">
      <w:start w:val="1"/>
      <w:numFmt w:val="decimal"/>
      <w:lvlText w:val="（%1）"/>
      <w:lvlJc w:val="left"/>
      <w:pPr>
        <w:tabs>
          <w:tab w:val="num" w:pos="720"/>
        </w:tabs>
        <w:ind w:left="720" w:hanging="720"/>
      </w:pPr>
      <w:rPr>
        <w:rFonts w:hint="default"/>
      </w:rPr>
    </w:lvl>
    <w:lvl w:ilvl="1" w:tplc="FFFFFFFF">
      <w:start w:val="1"/>
      <w:numFmt w:val="decimal"/>
      <w:lvlText w:val="%2）"/>
      <w:lvlJc w:val="left"/>
      <w:pPr>
        <w:tabs>
          <w:tab w:val="num" w:pos="780"/>
        </w:tabs>
        <w:ind w:left="780" w:hanging="36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0E0A4514"/>
    <w:multiLevelType w:val="multilevel"/>
    <w:tmpl w:val="00000006"/>
    <w:lvl w:ilvl="0">
      <w:start w:val="1"/>
      <w:numFmt w:val="decimal"/>
      <w:lvlText w:val="（%1）"/>
      <w:lvlJc w:val="left"/>
      <w:pPr>
        <w:tabs>
          <w:tab w:val="num" w:pos="862"/>
        </w:tabs>
        <w:ind w:left="862"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19131F49"/>
    <w:multiLevelType w:val="hybridMultilevel"/>
    <w:tmpl w:val="BA7238BE"/>
    <w:lvl w:ilvl="0" w:tplc="A7E80354">
      <w:start w:val="1"/>
      <w:numFmt w:val="decimal"/>
      <w:lvlText w:val="%1-"/>
      <w:lvlJc w:val="left"/>
      <w:pPr>
        <w:ind w:left="360" w:hanging="360"/>
      </w:pPr>
      <w:rPr>
        <w:rFonts w:hint="default"/>
      </w:rPr>
    </w:lvl>
    <w:lvl w:ilvl="1" w:tplc="F16E9BC2" w:tentative="1">
      <w:start w:val="1"/>
      <w:numFmt w:val="lowerLetter"/>
      <w:lvlText w:val="%2)"/>
      <w:lvlJc w:val="left"/>
      <w:pPr>
        <w:ind w:left="840" w:hanging="420"/>
      </w:pPr>
    </w:lvl>
    <w:lvl w:ilvl="2" w:tplc="11C646A4" w:tentative="1">
      <w:start w:val="1"/>
      <w:numFmt w:val="lowerRoman"/>
      <w:lvlText w:val="%3."/>
      <w:lvlJc w:val="right"/>
      <w:pPr>
        <w:ind w:left="1260" w:hanging="420"/>
      </w:pPr>
    </w:lvl>
    <w:lvl w:ilvl="3" w:tplc="89B2E1EC" w:tentative="1">
      <w:start w:val="1"/>
      <w:numFmt w:val="decimal"/>
      <w:lvlText w:val="%4."/>
      <w:lvlJc w:val="left"/>
      <w:pPr>
        <w:ind w:left="1680" w:hanging="420"/>
      </w:pPr>
    </w:lvl>
    <w:lvl w:ilvl="4" w:tplc="C82E0F12" w:tentative="1">
      <w:start w:val="1"/>
      <w:numFmt w:val="lowerLetter"/>
      <w:lvlText w:val="%5)"/>
      <w:lvlJc w:val="left"/>
      <w:pPr>
        <w:ind w:left="2100" w:hanging="420"/>
      </w:pPr>
    </w:lvl>
    <w:lvl w:ilvl="5" w:tplc="62CA6318" w:tentative="1">
      <w:start w:val="1"/>
      <w:numFmt w:val="lowerRoman"/>
      <w:lvlText w:val="%6."/>
      <w:lvlJc w:val="right"/>
      <w:pPr>
        <w:ind w:left="2520" w:hanging="420"/>
      </w:pPr>
    </w:lvl>
    <w:lvl w:ilvl="6" w:tplc="225C6C36" w:tentative="1">
      <w:start w:val="1"/>
      <w:numFmt w:val="decimal"/>
      <w:lvlText w:val="%7."/>
      <w:lvlJc w:val="left"/>
      <w:pPr>
        <w:ind w:left="2940" w:hanging="420"/>
      </w:pPr>
    </w:lvl>
    <w:lvl w:ilvl="7" w:tplc="E228C4F8" w:tentative="1">
      <w:start w:val="1"/>
      <w:numFmt w:val="lowerLetter"/>
      <w:lvlText w:val="%8)"/>
      <w:lvlJc w:val="left"/>
      <w:pPr>
        <w:ind w:left="3360" w:hanging="420"/>
      </w:pPr>
    </w:lvl>
    <w:lvl w:ilvl="8" w:tplc="D23C0940" w:tentative="1">
      <w:start w:val="1"/>
      <w:numFmt w:val="lowerRoman"/>
      <w:lvlText w:val="%9."/>
      <w:lvlJc w:val="right"/>
      <w:pPr>
        <w:ind w:left="3780" w:hanging="420"/>
      </w:pPr>
    </w:lvl>
  </w:abstractNum>
  <w:abstractNum w:abstractNumId="20">
    <w:nsid w:val="19186843"/>
    <w:multiLevelType w:val="hybridMultilevel"/>
    <w:tmpl w:val="61684BC0"/>
    <w:lvl w:ilvl="0" w:tplc="04090001">
      <w:start w:val="1"/>
      <w:numFmt w:val="bullet"/>
      <w:lvlText w:val=""/>
      <w:lvlJc w:val="left"/>
      <w:pPr>
        <w:tabs>
          <w:tab w:val="num" w:pos="1140"/>
        </w:tabs>
        <w:ind w:left="1140" w:hanging="720"/>
      </w:pPr>
      <w:rPr>
        <w:rFonts w:ascii="Wingdings" w:hAnsi="Wingdings" w:hint="default"/>
      </w:rPr>
    </w:lvl>
    <w:lvl w:ilvl="1" w:tplc="F5CC2552">
      <w:start w:val="1"/>
      <w:numFmt w:val="decimal"/>
      <w:lvlText w:val="%2）"/>
      <w:lvlJc w:val="left"/>
      <w:pPr>
        <w:tabs>
          <w:tab w:val="num" w:pos="1200"/>
        </w:tabs>
        <w:ind w:left="1200" w:hanging="360"/>
      </w:pPr>
      <w:rPr>
        <w:rFonts w:hint="default"/>
      </w:rPr>
    </w:lvl>
    <w:lvl w:ilvl="2" w:tplc="36CEFA4C" w:tentative="1">
      <w:start w:val="1"/>
      <w:numFmt w:val="lowerRoman"/>
      <w:lvlText w:val="%3."/>
      <w:lvlJc w:val="right"/>
      <w:pPr>
        <w:tabs>
          <w:tab w:val="num" w:pos="1680"/>
        </w:tabs>
        <w:ind w:left="1680" w:hanging="420"/>
      </w:pPr>
    </w:lvl>
    <w:lvl w:ilvl="3" w:tplc="E49026D0" w:tentative="1">
      <w:start w:val="1"/>
      <w:numFmt w:val="decimal"/>
      <w:lvlText w:val="%4."/>
      <w:lvlJc w:val="left"/>
      <w:pPr>
        <w:tabs>
          <w:tab w:val="num" w:pos="2100"/>
        </w:tabs>
        <w:ind w:left="2100" w:hanging="420"/>
      </w:pPr>
    </w:lvl>
    <w:lvl w:ilvl="4" w:tplc="4C4C6130" w:tentative="1">
      <w:start w:val="1"/>
      <w:numFmt w:val="lowerLetter"/>
      <w:lvlText w:val="%5)"/>
      <w:lvlJc w:val="left"/>
      <w:pPr>
        <w:tabs>
          <w:tab w:val="num" w:pos="2520"/>
        </w:tabs>
        <w:ind w:left="2520" w:hanging="420"/>
      </w:pPr>
    </w:lvl>
    <w:lvl w:ilvl="5" w:tplc="F9D628A2" w:tentative="1">
      <w:start w:val="1"/>
      <w:numFmt w:val="lowerRoman"/>
      <w:lvlText w:val="%6."/>
      <w:lvlJc w:val="right"/>
      <w:pPr>
        <w:tabs>
          <w:tab w:val="num" w:pos="2940"/>
        </w:tabs>
        <w:ind w:left="2940" w:hanging="420"/>
      </w:pPr>
    </w:lvl>
    <w:lvl w:ilvl="6" w:tplc="401E0FDC" w:tentative="1">
      <w:start w:val="1"/>
      <w:numFmt w:val="decimal"/>
      <w:lvlText w:val="%7."/>
      <w:lvlJc w:val="left"/>
      <w:pPr>
        <w:tabs>
          <w:tab w:val="num" w:pos="3360"/>
        </w:tabs>
        <w:ind w:left="3360" w:hanging="420"/>
      </w:pPr>
    </w:lvl>
    <w:lvl w:ilvl="7" w:tplc="CAEAE848" w:tentative="1">
      <w:start w:val="1"/>
      <w:numFmt w:val="lowerLetter"/>
      <w:lvlText w:val="%8)"/>
      <w:lvlJc w:val="left"/>
      <w:pPr>
        <w:tabs>
          <w:tab w:val="num" w:pos="3780"/>
        </w:tabs>
        <w:ind w:left="3780" w:hanging="420"/>
      </w:pPr>
    </w:lvl>
    <w:lvl w:ilvl="8" w:tplc="C734AAA8" w:tentative="1">
      <w:start w:val="1"/>
      <w:numFmt w:val="lowerRoman"/>
      <w:lvlText w:val="%9."/>
      <w:lvlJc w:val="right"/>
      <w:pPr>
        <w:tabs>
          <w:tab w:val="num" w:pos="4200"/>
        </w:tabs>
        <w:ind w:left="4200" w:hanging="420"/>
      </w:pPr>
    </w:lvl>
  </w:abstractNum>
  <w:abstractNum w:abstractNumId="21">
    <w:nsid w:val="1F507AC4"/>
    <w:multiLevelType w:val="hybridMultilevel"/>
    <w:tmpl w:val="86107F8C"/>
    <w:lvl w:ilvl="0" w:tplc="13DE7E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4A211D9"/>
    <w:multiLevelType w:val="multilevel"/>
    <w:tmpl w:val="0000000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26930355"/>
    <w:multiLevelType w:val="hybridMultilevel"/>
    <w:tmpl w:val="ACC2059E"/>
    <w:lvl w:ilvl="0" w:tplc="20526A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8422BBD"/>
    <w:multiLevelType w:val="hybridMultilevel"/>
    <w:tmpl w:val="1C66E466"/>
    <w:lvl w:ilvl="0" w:tplc="04090001">
      <w:start w:val="1"/>
      <w:numFmt w:val="bullet"/>
      <w:lvlText w:val=""/>
      <w:lvlJc w:val="left"/>
      <w:pPr>
        <w:tabs>
          <w:tab w:val="num" w:pos="1140"/>
        </w:tabs>
        <w:ind w:left="1140" w:hanging="720"/>
      </w:pPr>
      <w:rPr>
        <w:rFonts w:ascii="Wingdings" w:hAnsi="Wingdings" w:hint="default"/>
      </w:rPr>
    </w:lvl>
    <w:lvl w:ilvl="1" w:tplc="E9AC054E">
      <w:start w:val="1"/>
      <w:numFmt w:val="decimal"/>
      <w:lvlText w:val="%2）"/>
      <w:lvlJc w:val="left"/>
      <w:pPr>
        <w:tabs>
          <w:tab w:val="num" w:pos="1200"/>
        </w:tabs>
        <w:ind w:left="1200" w:hanging="360"/>
      </w:pPr>
      <w:rPr>
        <w:rFonts w:hint="default"/>
      </w:rPr>
    </w:lvl>
    <w:lvl w:ilvl="2" w:tplc="F4E82E4E" w:tentative="1">
      <w:start w:val="1"/>
      <w:numFmt w:val="lowerRoman"/>
      <w:lvlText w:val="%3."/>
      <w:lvlJc w:val="right"/>
      <w:pPr>
        <w:tabs>
          <w:tab w:val="num" w:pos="1680"/>
        </w:tabs>
        <w:ind w:left="1680" w:hanging="420"/>
      </w:pPr>
    </w:lvl>
    <w:lvl w:ilvl="3" w:tplc="E8B27D5E" w:tentative="1">
      <w:start w:val="1"/>
      <w:numFmt w:val="decimal"/>
      <w:lvlText w:val="%4."/>
      <w:lvlJc w:val="left"/>
      <w:pPr>
        <w:tabs>
          <w:tab w:val="num" w:pos="2100"/>
        </w:tabs>
        <w:ind w:left="2100" w:hanging="420"/>
      </w:pPr>
    </w:lvl>
    <w:lvl w:ilvl="4" w:tplc="1A14F5BE" w:tentative="1">
      <w:start w:val="1"/>
      <w:numFmt w:val="lowerLetter"/>
      <w:lvlText w:val="%5)"/>
      <w:lvlJc w:val="left"/>
      <w:pPr>
        <w:tabs>
          <w:tab w:val="num" w:pos="2520"/>
        </w:tabs>
        <w:ind w:left="2520" w:hanging="420"/>
      </w:pPr>
    </w:lvl>
    <w:lvl w:ilvl="5" w:tplc="2F0664D6" w:tentative="1">
      <w:start w:val="1"/>
      <w:numFmt w:val="lowerRoman"/>
      <w:lvlText w:val="%6."/>
      <w:lvlJc w:val="right"/>
      <w:pPr>
        <w:tabs>
          <w:tab w:val="num" w:pos="2940"/>
        </w:tabs>
        <w:ind w:left="2940" w:hanging="420"/>
      </w:pPr>
    </w:lvl>
    <w:lvl w:ilvl="6" w:tplc="00D665FE" w:tentative="1">
      <w:start w:val="1"/>
      <w:numFmt w:val="decimal"/>
      <w:lvlText w:val="%7."/>
      <w:lvlJc w:val="left"/>
      <w:pPr>
        <w:tabs>
          <w:tab w:val="num" w:pos="3360"/>
        </w:tabs>
        <w:ind w:left="3360" w:hanging="420"/>
      </w:pPr>
    </w:lvl>
    <w:lvl w:ilvl="7" w:tplc="605403C2" w:tentative="1">
      <w:start w:val="1"/>
      <w:numFmt w:val="lowerLetter"/>
      <w:lvlText w:val="%8)"/>
      <w:lvlJc w:val="left"/>
      <w:pPr>
        <w:tabs>
          <w:tab w:val="num" w:pos="3780"/>
        </w:tabs>
        <w:ind w:left="3780" w:hanging="420"/>
      </w:pPr>
    </w:lvl>
    <w:lvl w:ilvl="8" w:tplc="9D0EA804" w:tentative="1">
      <w:start w:val="1"/>
      <w:numFmt w:val="lowerRoman"/>
      <w:lvlText w:val="%9."/>
      <w:lvlJc w:val="right"/>
      <w:pPr>
        <w:tabs>
          <w:tab w:val="num" w:pos="4200"/>
        </w:tabs>
        <w:ind w:left="4200" w:hanging="420"/>
      </w:pPr>
    </w:lvl>
  </w:abstractNum>
  <w:abstractNum w:abstractNumId="25">
    <w:nsid w:val="2A314966"/>
    <w:multiLevelType w:val="multilevel"/>
    <w:tmpl w:val="00000023"/>
    <w:lvl w:ilvl="0">
      <w:start w:val="1"/>
      <w:numFmt w:val="decimal"/>
      <w:lvlText w:val="（%1）"/>
      <w:lvlJc w:val="left"/>
      <w:pPr>
        <w:tabs>
          <w:tab w:val="num" w:pos="420"/>
        </w:tabs>
        <w:ind w:left="420" w:hanging="420"/>
      </w:pPr>
      <w:rPr>
        <w:rFonts w:hint="eastAsia"/>
      </w:rPr>
    </w:lvl>
    <w:lvl w:ilvl="1">
      <w:start w:val="1"/>
      <w:numFmt w:val="bullet"/>
      <w:lvlText w:val=""/>
      <w:lvlJc w:val="left"/>
      <w:pPr>
        <w:tabs>
          <w:tab w:val="num" w:pos="360"/>
        </w:tabs>
        <w:ind w:left="360" w:hanging="420"/>
      </w:pPr>
      <w:rPr>
        <w:rFonts w:ascii="Wingdings" w:hAnsi="Wingdings" w:hint="default"/>
      </w:rPr>
    </w:lvl>
    <w:lvl w:ilvl="2">
      <w:start w:val="1"/>
      <w:numFmt w:val="lowerRoman"/>
      <w:lvlText w:val="%3."/>
      <w:lvlJc w:val="right"/>
      <w:pPr>
        <w:tabs>
          <w:tab w:val="num" w:pos="780"/>
        </w:tabs>
        <w:ind w:left="780" w:hanging="420"/>
      </w:pPr>
    </w:lvl>
    <w:lvl w:ilvl="3">
      <w:start w:val="1"/>
      <w:numFmt w:val="decimal"/>
      <w:lvlText w:val="%4."/>
      <w:lvlJc w:val="left"/>
      <w:pPr>
        <w:tabs>
          <w:tab w:val="num" w:pos="1200"/>
        </w:tabs>
        <w:ind w:left="1200" w:hanging="420"/>
      </w:pPr>
    </w:lvl>
    <w:lvl w:ilvl="4">
      <w:start w:val="1"/>
      <w:numFmt w:val="lowerLetter"/>
      <w:lvlText w:val="%5)"/>
      <w:lvlJc w:val="left"/>
      <w:pPr>
        <w:tabs>
          <w:tab w:val="num" w:pos="1620"/>
        </w:tabs>
        <w:ind w:left="1620" w:hanging="420"/>
      </w:pPr>
    </w:lvl>
    <w:lvl w:ilvl="5">
      <w:start w:val="1"/>
      <w:numFmt w:val="lowerRoman"/>
      <w:lvlText w:val="%6."/>
      <w:lvlJc w:val="right"/>
      <w:pPr>
        <w:tabs>
          <w:tab w:val="num" w:pos="2040"/>
        </w:tabs>
        <w:ind w:left="2040" w:hanging="420"/>
      </w:pPr>
    </w:lvl>
    <w:lvl w:ilvl="6">
      <w:start w:val="1"/>
      <w:numFmt w:val="decimal"/>
      <w:lvlText w:val="%7."/>
      <w:lvlJc w:val="left"/>
      <w:pPr>
        <w:tabs>
          <w:tab w:val="num" w:pos="2460"/>
        </w:tabs>
        <w:ind w:left="2460" w:hanging="420"/>
      </w:pPr>
    </w:lvl>
    <w:lvl w:ilvl="7">
      <w:start w:val="1"/>
      <w:numFmt w:val="lowerLetter"/>
      <w:lvlText w:val="%8)"/>
      <w:lvlJc w:val="left"/>
      <w:pPr>
        <w:tabs>
          <w:tab w:val="num" w:pos="2880"/>
        </w:tabs>
        <w:ind w:left="2880" w:hanging="420"/>
      </w:pPr>
    </w:lvl>
    <w:lvl w:ilvl="8">
      <w:start w:val="1"/>
      <w:numFmt w:val="lowerRoman"/>
      <w:lvlText w:val="%9."/>
      <w:lvlJc w:val="right"/>
      <w:pPr>
        <w:tabs>
          <w:tab w:val="num" w:pos="3300"/>
        </w:tabs>
        <w:ind w:left="3300" w:hanging="420"/>
      </w:pPr>
    </w:lvl>
  </w:abstractNum>
  <w:abstractNum w:abstractNumId="26">
    <w:nsid w:val="2F714CB6"/>
    <w:multiLevelType w:val="hybridMultilevel"/>
    <w:tmpl w:val="5BBC99E8"/>
    <w:lvl w:ilvl="0" w:tplc="EBFE34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0D806A3"/>
    <w:multiLevelType w:val="hybridMultilevel"/>
    <w:tmpl w:val="3D36B03E"/>
    <w:lvl w:ilvl="0" w:tplc="CA14E4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4F57A2"/>
    <w:multiLevelType w:val="multilevel"/>
    <w:tmpl w:val="00000006"/>
    <w:lvl w:ilvl="0">
      <w:start w:val="1"/>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9">
    <w:nsid w:val="365C27CA"/>
    <w:multiLevelType w:val="hybridMultilevel"/>
    <w:tmpl w:val="78E67D38"/>
    <w:lvl w:ilvl="0" w:tplc="FFFFFFFF">
      <w:start w:val="1"/>
      <w:numFmt w:val="bullet"/>
      <w:lvlText w:val=""/>
      <w:lvlJc w:val="left"/>
      <w:pPr>
        <w:ind w:left="960" w:hanging="420"/>
      </w:pPr>
      <w:rPr>
        <w:rFonts w:ascii="Wingdings" w:hAnsi="Wingdings" w:hint="default"/>
      </w:rPr>
    </w:lvl>
    <w:lvl w:ilvl="1" w:tplc="FFFFFFFF" w:tentative="1">
      <w:start w:val="1"/>
      <w:numFmt w:val="bullet"/>
      <w:lvlText w:val=""/>
      <w:lvlJc w:val="left"/>
      <w:pPr>
        <w:ind w:left="1380" w:hanging="420"/>
      </w:pPr>
      <w:rPr>
        <w:rFonts w:ascii="Wingdings" w:hAnsi="Wingdings" w:hint="default"/>
      </w:rPr>
    </w:lvl>
    <w:lvl w:ilvl="2" w:tplc="FFFFFFFF" w:tentative="1">
      <w:start w:val="1"/>
      <w:numFmt w:val="bullet"/>
      <w:lvlText w:val=""/>
      <w:lvlJc w:val="left"/>
      <w:pPr>
        <w:ind w:left="1800" w:hanging="420"/>
      </w:pPr>
      <w:rPr>
        <w:rFonts w:ascii="Wingdings" w:hAnsi="Wingdings" w:hint="default"/>
      </w:rPr>
    </w:lvl>
    <w:lvl w:ilvl="3" w:tplc="FFFFFFFF" w:tentative="1">
      <w:start w:val="1"/>
      <w:numFmt w:val="bullet"/>
      <w:lvlText w:val=""/>
      <w:lvlJc w:val="left"/>
      <w:pPr>
        <w:ind w:left="2220" w:hanging="420"/>
      </w:pPr>
      <w:rPr>
        <w:rFonts w:ascii="Wingdings" w:hAnsi="Wingdings" w:hint="default"/>
      </w:rPr>
    </w:lvl>
    <w:lvl w:ilvl="4" w:tplc="FFFFFFFF" w:tentative="1">
      <w:start w:val="1"/>
      <w:numFmt w:val="bullet"/>
      <w:lvlText w:val=""/>
      <w:lvlJc w:val="left"/>
      <w:pPr>
        <w:ind w:left="2640" w:hanging="420"/>
      </w:pPr>
      <w:rPr>
        <w:rFonts w:ascii="Wingdings" w:hAnsi="Wingdings" w:hint="default"/>
      </w:rPr>
    </w:lvl>
    <w:lvl w:ilvl="5" w:tplc="FFFFFFFF" w:tentative="1">
      <w:start w:val="1"/>
      <w:numFmt w:val="bullet"/>
      <w:lvlText w:val=""/>
      <w:lvlJc w:val="left"/>
      <w:pPr>
        <w:ind w:left="3060" w:hanging="420"/>
      </w:pPr>
      <w:rPr>
        <w:rFonts w:ascii="Wingdings" w:hAnsi="Wingdings" w:hint="default"/>
      </w:rPr>
    </w:lvl>
    <w:lvl w:ilvl="6" w:tplc="FFFFFFFF" w:tentative="1">
      <w:start w:val="1"/>
      <w:numFmt w:val="bullet"/>
      <w:lvlText w:val=""/>
      <w:lvlJc w:val="left"/>
      <w:pPr>
        <w:ind w:left="3480" w:hanging="420"/>
      </w:pPr>
      <w:rPr>
        <w:rFonts w:ascii="Wingdings" w:hAnsi="Wingdings" w:hint="default"/>
      </w:rPr>
    </w:lvl>
    <w:lvl w:ilvl="7" w:tplc="FFFFFFFF" w:tentative="1">
      <w:start w:val="1"/>
      <w:numFmt w:val="bullet"/>
      <w:lvlText w:val=""/>
      <w:lvlJc w:val="left"/>
      <w:pPr>
        <w:ind w:left="3900" w:hanging="420"/>
      </w:pPr>
      <w:rPr>
        <w:rFonts w:ascii="Wingdings" w:hAnsi="Wingdings" w:hint="default"/>
      </w:rPr>
    </w:lvl>
    <w:lvl w:ilvl="8" w:tplc="FFFFFFFF" w:tentative="1">
      <w:start w:val="1"/>
      <w:numFmt w:val="bullet"/>
      <w:lvlText w:val=""/>
      <w:lvlJc w:val="left"/>
      <w:pPr>
        <w:ind w:left="4320" w:hanging="420"/>
      </w:pPr>
      <w:rPr>
        <w:rFonts w:ascii="Wingdings" w:hAnsi="Wingdings" w:hint="default"/>
      </w:rPr>
    </w:lvl>
  </w:abstractNum>
  <w:abstractNum w:abstractNumId="30">
    <w:nsid w:val="3811101E"/>
    <w:multiLevelType w:val="hybridMultilevel"/>
    <w:tmpl w:val="E11A2E28"/>
    <w:lvl w:ilvl="0" w:tplc="198C54E4">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5B02792"/>
    <w:multiLevelType w:val="hybridMultilevel"/>
    <w:tmpl w:val="12C0C200"/>
    <w:lvl w:ilvl="0" w:tplc="75D8791E">
      <w:start w:val="1"/>
      <w:numFmt w:val="decimal"/>
      <w:lvlText w:val="（%1）"/>
      <w:lvlJc w:val="left"/>
      <w:pPr>
        <w:ind w:left="1193" w:hanging="720"/>
      </w:pPr>
      <w:rPr>
        <w:rFonts w:hint="default"/>
      </w:r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32">
    <w:nsid w:val="46950944"/>
    <w:multiLevelType w:val="hybridMultilevel"/>
    <w:tmpl w:val="25BAADA0"/>
    <w:lvl w:ilvl="0" w:tplc="582024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CFB76DC"/>
    <w:multiLevelType w:val="hybridMultilevel"/>
    <w:tmpl w:val="4A3AEA7E"/>
    <w:lvl w:ilvl="0" w:tplc="80D27B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04D5671"/>
    <w:multiLevelType w:val="multilevel"/>
    <w:tmpl w:val="0000000F"/>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420"/>
        </w:tabs>
        <w:ind w:left="420" w:hanging="720"/>
      </w:pPr>
      <w:rPr>
        <w:rFonts w:hint="default"/>
      </w:rPr>
    </w:lvl>
    <w:lvl w:ilvl="2">
      <w:start w:val="1"/>
      <w:numFmt w:val="lowerRoman"/>
      <w:lvlText w:val="%3."/>
      <w:lvlJc w:val="right"/>
      <w:pPr>
        <w:tabs>
          <w:tab w:val="num" w:pos="540"/>
        </w:tabs>
        <w:ind w:left="540" w:hanging="420"/>
      </w:pPr>
    </w:lvl>
    <w:lvl w:ilvl="3">
      <w:start w:val="1"/>
      <w:numFmt w:val="decimal"/>
      <w:lvlText w:val="%4."/>
      <w:lvlJc w:val="left"/>
      <w:pPr>
        <w:tabs>
          <w:tab w:val="num" w:pos="960"/>
        </w:tabs>
        <w:ind w:left="960" w:hanging="420"/>
      </w:pPr>
    </w:lvl>
    <w:lvl w:ilvl="4">
      <w:start w:val="1"/>
      <w:numFmt w:val="lowerLetter"/>
      <w:lvlText w:val="%5)"/>
      <w:lvlJc w:val="left"/>
      <w:pPr>
        <w:tabs>
          <w:tab w:val="num" w:pos="1380"/>
        </w:tabs>
        <w:ind w:left="1380" w:hanging="420"/>
      </w:pPr>
    </w:lvl>
    <w:lvl w:ilvl="5">
      <w:start w:val="1"/>
      <w:numFmt w:val="lowerRoman"/>
      <w:lvlText w:val="%6."/>
      <w:lvlJc w:val="right"/>
      <w:pPr>
        <w:tabs>
          <w:tab w:val="num" w:pos="1800"/>
        </w:tabs>
        <w:ind w:left="1800" w:hanging="420"/>
      </w:pPr>
    </w:lvl>
    <w:lvl w:ilvl="6">
      <w:start w:val="1"/>
      <w:numFmt w:val="decimal"/>
      <w:lvlText w:val="%7."/>
      <w:lvlJc w:val="left"/>
      <w:pPr>
        <w:tabs>
          <w:tab w:val="num" w:pos="2220"/>
        </w:tabs>
        <w:ind w:left="2220" w:hanging="420"/>
      </w:pPr>
    </w:lvl>
    <w:lvl w:ilvl="7">
      <w:start w:val="1"/>
      <w:numFmt w:val="lowerLetter"/>
      <w:lvlText w:val="%8)"/>
      <w:lvlJc w:val="left"/>
      <w:pPr>
        <w:tabs>
          <w:tab w:val="num" w:pos="2640"/>
        </w:tabs>
        <w:ind w:left="2640" w:hanging="420"/>
      </w:pPr>
    </w:lvl>
    <w:lvl w:ilvl="8">
      <w:start w:val="1"/>
      <w:numFmt w:val="lowerRoman"/>
      <w:lvlText w:val="%9."/>
      <w:lvlJc w:val="right"/>
      <w:pPr>
        <w:tabs>
          <w:tab w:val="num" w:pos="3060"/>
        </w:tabs>
        <w:ind w:left="3060" w:hanging="420"/>
      </w:pPr>
    </w:lvl>
  </w:abstractNum>
  <w:abstractNum w:abstractNumId="35">
    <w:nsid w:val="51C64D00"/>
    <w:multiLevelType w:val="hybridMultilevel"/>
    <w:tmpl w:val="87E6FC24"/>
    <w:lvl w:ilvl="0" w:tplc="BB88E1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5492579"/>
    <w:multiLevelType w:val="multilevel"/>
    <w:tmpl w:val="046290B4"/>
    <w:lvl w:ilvl="0">
      <w:start w:val="1"/>
      <w:numFmt w:val="decimal"/>
      <w:pStyle w:val="1"/>
      <w:suff w:val="space"/>
      <w:lvlText w:val="第%1章"/>
      <w:lvlJc w:val="left"/>
      <w:pPr>
        <w:ind w:left="425" w:hanging="425"/>
      </w:pPr>
      <w:rPr>
        <w:rFonts w:ascii="Times New Roman" w:eastAsia="黑体" w:hAnsi="Times New Roman" w:cs="Times New Roman" w:hint="default"/>
      </w:rPr>
    </w:lvl>
    <w:lvl w:ilvl="1">
      <w:start w:val="1"/>
      <w:numFmt w:val="decimal"/>
      <w:pStyle w:val="2"/>
      <w:suff w:val="space"/>
      <w:lvlText w:val="%1.%2"/>
      <w:lvlJc w:val="left"/>
      <w:pPr>
        <w:ind w:left="0" w:firstLine="0"/>
      </w:pPr>
      <w:rPr>
        <w:rFonts w:ascii="Times New Roman" w:hAnsi="Times New Roman" w:cs="Times New Roman" w:hint="default"/>
        <w:sz w:val="30"/>
        <w:szCs w:val="30"/>
      </w:rPr>
    </w:lvl>
    <w:lvl w:ilvl="2">
      <w:start w:val="1"/>
      <w:numFmt w:val="decimal"/>
      <w:pStyle w:val="3"/>
      <w:suff w:val="space"/>
      <w:lvlText w:val="%1.%2.%3"/>
      <w:lvlJc w:val="left"/>
      <w:pPr>
        <w:ind w:left="567" w:firstLine="0"/>
      </w:pPr>
      <w:rPr>
        <w:rFonts w:ascii="Times New Roman" w:hAnsi="Times New Roman" w:cs="Times New Roman" w:hint="default"/>
      </w:rPr>
    </w:lvl>
    <w:lvl w:ilvl="3">
      <w:start w:val="1"/>
      <w:numFmt w:val="decimal"/>
      <w:pStyle w:val="4"/>
      <w:suff w:val="space"/>
      <w:lvlText w:val="%1.%2.%3.%4"/>
      <w:lvlJc w:val="left"/>
      <w:pPr>
        <w:ind w:left="0" w:firstLine="0"/>
      </w:pPr>
      <w:rPr>
        <w:rFonts w:ascii="Times New Roman" w:hAnsi="Times New Roman" w:cs="Times New Roman" w:hint="default"/>
      </w:rPr>
    </w:lvl>
    <w:lvl w:ilvl="4">
      <w:start w:val="1"/>
      <w:numFmt w:val="decimal"/>
      <w:pStyle w:val="5"/>
      <w:suff w:val="space"/>
      <w:lvlText w:val="%1.%2.%3.%4.%5"/>
      <w:lvlJc w:val="left"/>
      <w:pPr>
        <w:ind w:left="0" w:firstLine="0"/>
      </w:pPr>
      <w:rPr>
        <w:rFonts w:ascii="Times New Roman" w:hAnsi="Times New Roman" w:cs="Times New Roman" w:hint="default"/>
        <w:sz w:val="24"/>
        <w:szCs w:val="24"/>
      </w:rPr>
    </w:lvl>
    <w:lvl w:ilvl="5">
      <w:start w:val="1"/>
      <w:numFmt w:val="decimal"/>
      <w:pStyle w:val="6"/>
      <w:suff w:val="space"/>
      <w:lvlText w:val="%1.%2.%3.%4.%5.%6"/>
      <w:lvlJc w:val="left"/>
      <w:pPr>
        <w:ind w:left="0" w:firstLine="0"/>
      </w:pPr>
      <w:rPr>
        <w:rFonts w:ascii="Times New Roman" w:hAnsi="Times New Roman" w:cs="Times New Roman" w:hint="default"/>
      </w:rPr>
    </w:lvl>
    <w:lvl w:ilvl="6">
      <w:start w:val="1"/>
      <w:numFmt w:val="decimal"/>
      <w:pStyle w:val="7"/>
      <w:suff w:val="space"/>
      <w:lvlText w:val="%1.%2.%3.%4.%5.%6.%7"/>
      <w:lvlJc w:val="left"/>
      <w:pPr>
        <w:ind w:left="0" w:firstLine="0"/>
      </w:pPr>
      <w:rPr>
        <w:rFonts w:ascii="Times New Roman" w:hAnsi="Times New Roman" w:cs="Times New Roman" w:hint="default"/>
        <w:sz w:val="21"/>
        <w:szCs w:val="21"/>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7">
    <w:nsid w:val="58BB5743"/>
    <w:multiLevelType w:val="hybridMultilevel"/>
    <w:tmpl w:val="0DA83E36"/>
    <w:lvl w:ilvl="0" w:tplc="04090001">
      <w:start w:val="1"/>
      <w:numFmt w:val="bullet"/>
      <w:lvlText w:val=""/>
      <w:lvlJc w:val="left"/>
      <w:pPr>
        <w:tabs>
          <w:tab w:val="num" w:pos="1140"/>
        </w:tabs>
        <w:ind w:left="1140" w:hanging="720"/>
      </w:pPr>
      <w:rPr>
        <w:rFonts w:ascii="Wingdings" w:hAnsi="Wingdings" w:hint="default"/>
      </w:rPr>
    </w:lvl>
    <w:lvl w:ilvl="1" w:tplc="B120AFB0">
      <w:start w:val="1"/>
      <w:numFmt w:val="decimal"/>
      <w:lvlText w:val="%2）"/>
      <w:lvlJc w:val="left"/>
      <w:pPr>
        <w:tabs>
          <w:tab w:val="num" w:pos="1200"/>
        </w:tabs>
        <w:ind w:left="1200" w:hanging="360"/>
      </w:pPr>
      <w:rPr>
        <w:rFonts w:hint="default"/>
      </w:rPr>
    </w:lvl>
    <w:lvl w:ilvl="2" w:tplc="89E2247E" w:tentative="1">
      <w:start w:val="1"/>
      <w:numFmt w:val="lowerRoman"/>
      <w:lvlText w:val="%3."/>
      <w:lvlJc w:val="right"/>
      <w:pPr>
        <w:tabs>
          <w:tab w:val="num" w:pos="1680"/>
        </w:tabs>
        <w:ind w:left="1680" w:hanging="420"/>
      </w:pPr>
    </w:lvl>
    <w:lvl w:ilvl="3" w:tplc="50CAD778" w:tentative="1">
      <w:start w:val="1"/>
      <w:numFmt w:val="decimal"/>
      <w:lvlText w:val="%4."/>
      <w:lvlJc w:val="left"/>
      <w:pPr>
        <w:tabs>
          <w:tab w:val="num" w:pos="2100"/>
        </w:tabs>
        <w:ind w:left="2100" w:hanging="420"/>
      </w:pPr>
    </w:lvl>
    <w:lvl w:ilvl="4" w:tplc="B2620FCE" w:tentative="1">
      <w:start w:val="1"/>
      <w:numFmt w:val="lowerLetter"/>
      <w:lvlText w:val="%5)"/>
      <w:lvlJc w:val="left"/>
      <w:pPr>
        <w:tabs>
          <w:tab w:val="num" w:pos="2520"/>
        </w:tabs>
        <w:ind w:left="2520" w:hanging="420"/>
      </w:pPr>
    </w:lvl>
    <w:lvl w:ilvl="5" w:tplc="BBD20128" w:tentative="1">
      <w:start w:val="1"/>
      <w:numFmt w:val="lowerRoman"/>
      <w:lvlText w:val="%6."/>
      <w:lvlJc w:val="right"/>
      <w:pPr>
        <w:tabs>
          <w:tab w:val="num" w:pos="2940"/>
        </w:tabs>
        <w:ind w:left="2940" w:hanging="420"/>
      </w:pPr>
    </w:lvl>
    <w:lvl w:ilvl="6" w:tplc="C428C9C2" w:tentative="1">
      <w:start w:val="1"/>
      <w:numFmt w:val="decimal"/>
      <w:lvlText w:val="%7."/>
      <w:lvlJc w:val="left"/>
      <w:pPr>
        <w:tabs>
          <w:tab w:val="num" w:pos="3360"/>
        </w:tabs>
        <w:ind w:left="3360" w:hanging="420"/>
      </w:pPr>
    </w:lvl>
    <w:lvl w:ilvl="7" w:tplc="8A463302" w:tentative="1">
      <w:start w:val="1"/>
      <w:numFmt w:val="lowerLetter"/>
      <w:lvlText w:val="%8)"/>
      <w:lvlJc w:val="left"/>
      <w:pPr>
        <w:tabs>
          <w:tab w:val="num" w:pos="3780"/>
        </w:tabs>
        <w:ind w:left="3780" w:hanging="420"/>
      </w:pPr>
    </w:lvl>
    <w:lvl w:ilvl="8" w:tplc="1D3251D6" w:tentative="1">
      <w:start w:val="1"/>
      <w:numFmt w:val="lowerRoman"/>
      <w:lvlText w:val="%9."/>
      <w:lvlJc w:val="right"/>
      <w:pPr>
        <w:tabs>
          <w:tab w:val="num" w:pos="4200"/>
        </w:tabs>
        <w:ind w:left="4200" w:hanging="420"/>
      </w:pPr>
    </w:lvl>
  </w:abstractNum>
  <w:abstractNum w:abstractNumId="38">
    <w:nsid w:val="59487B2B"/>
    <w:multiLevelType w:val="hybridMultilevel"/>
    <w:tmpl w:val="3CDC3E56"/>
    <w:lvl w:ilvl="0" w:tplc="7B169FDC">
      <w:start w:val="1"/>
      <w:numFmt w:val="decimal"/>
      <w:lvlText w:val="（%1）"/>
      <w:lvlJc w:val="left"/>
      <w:pPr>
        <w:ind w:left="720" w:hanging="720"/>
      </w:pPr>
      <w:rPr>
        <w:rFonts w:hint="default"/>
      </w:rPr>
    </w:lvl>
    <w:lvl w:ilvl="1" w:tplc="60727D94" w:tentative="1">
      <w:start w:val="1"/>
      <w:numFmt w:val="lowerLetter"/>
      <w:lvlText w:val="%2)"/>
      <w:lvlJc w:val="left"/>
      <w:pPr>
        <w:ind w:left="840" w:hanging="420"/>
      </w:pPr>
    </w:lvl>
    <w:lvl w:ilvl="2" w:tplc="0FBCDF46" w:tentative="1">
      <w:start w:val="1"/>
      <w:numFmt w:val="lowerRoman"/>
      <w:lvlText w:val="%3."/>
      <w:lvlJc w:val="right"/>
      <w:pPr>
        <w:ind w:left="1260" w:hanging="420"/>
      </w:pPr>
    </w:lvl>
    <w:lvl w:ilvl="3" w:tplc="31062882" w:tentative="1">
      <w:start w:val="1"/>
      <w:numFmt w:val="decimal"/>
      <w:lvlText w:val="%4."/>
      <w:lvlJc w:val="left"/>
      <w:pPr>
        <w:ind w:left="1680" w:hanging="420"/>
      </w:pPr>
    </w:lvl>
    <w:lvl w:ilvl="4" w:tplc="8AAAFC48" w:tentative="1">
      <w:start w:val="1"/>
      <w:numFmt w:val="lowerLetter"/>
      <w:lvlText w:val="%5)"/>
      <w:lvlJc w:val="left"/>
      <w:pPr>
        <w:ind w:left="2100" w:hanging="420"/>
      </w:pPr>
    </w:lvl>
    <w:lvl w:ilvl="5" w:tplc="E806CF36" w:tentative="1">
      <w:start w:val="1"/>
      <w:numFmt w:val="lowerRoman"/>
      <w:lvlText w:val="%6."/>
      <w:lvlJc w:val="right"/>
      <w:pPr>
        <w:ind w:left="2520" w:hanging="420"/>
      </w:pPr>
    </w:lvl>
    <w:lvl w:ilvl="6" w:tplc="E3D4CD12" w:tentative="1">
      <w:start w:val="1"/>
      <w:numFmt w:val="decimal"/>
      <w:lvlText w:val="%7."/>
      <w:lvlJc w:val="left"/>
      <w:pPr>
        <w:ind w:left="2940" w:hanging="420"/>
      </w:pPr>
    </w:lvl>
    <w:lvl w:ilvl="7" w:tplc="DBA02EFC" w:tentative="1">
      <w:start w:val="1"/>
      <w:numFmt w:val="lowerLetter"/>
      <w:lvlText w:val="%8)"/>
      <w:lvlJc w:val="left"/>
      <w:pPr>
        <w:ind w:left="3360" w:hanging="420"/>
      </w:pPr>
    </w:lvl>
    <w:lvl w:ilvl="8" w:tplc="F54AD8BE" w:tentative="1">
      <w:start w:val="1"/>
      <w:numFmt w:val="lowerRoman"/>
      <w:lvlText w:val="%9."/>
      <w:lvlJc w:val="right"/>
      <w:pPr>
        <w:ind w:left="3780" w:hanging="420"/>
      </w:pPr>
    </w:lvl>
  </w:abstractNum>
  <w:abstractNum w:abstractNumId="39">
    <w:nsid w:val="63F326F6"/>
    <w:multiLevelType w:val="hybridMultilevel"/>
    <w:tmpl w:val="49743A44"/>
    <w:lvl w:ilvl="0" w:tplc="686EBF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82109C7"/>
    <w:multiLevelType w:val="multilevel"/>
    <w:tmpl w:val="9B1CE7B4"/>
    <w:lvl w:ilvl="0">
      <w:start w:val="1"/>
      <w:numFmt w:val="decimal"/>
      <w:lvlText w:val="2.%1."/>
      <w:lvlJc w:val="left"/>
      <w:pPr>
        <w:ind w:left="615" w:hanging="615"/>
      </w:pPr>
      <w:rPr>
        <w:rFonts w:hint="eastAsia"/>
        <w:b/>
        <w:sz w:val="28"/>
      </w:rPr>
    </w:lvl>
    <w:lvl w:ilvl="1">
      <w:start w:val="8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710A6FD7"/>
    <w:multiLevelType w:val="multilevel"/>
    <w:tmpl w:val="00000023"/>
    <w:lvl w:ilvl="0">
      <w:start w:val="1"/>
      <w:numFmt w:val="decimal"/>
      <w:lvlText w:val="（%1）"/>
      <w:lvlJc w:val="left"/>
      <w:pPr>
        <w:tabs>
          <w:tab w:val="num" w:pos="420"/>
        </w:tabs>
        <w:ind w:left="420" w:hanging="420"/>
      </w:pPr>
      <w:rPr>
        <w:rFonts w:hint="eastAsia"/>
      </w:rPr>
    </w:lvl>
    <w:lvl w:ilvl="1">
      <w:start w:val="1"/>
      <w:numFmt w:val="bullet"/>
      <w:lvlText w:val=""/>
      <w:lvlJc w:val="left"/>
      <w:pPr>
        <w:tabs>
          <w:tab w:val="num" w:pos="360"/>
        </w:tabs>
        <w:ind w:left="360" w:hanging="420"/>
      </w:pPr>
      <w:rPr>
        <w:rFonts w:ascii="Wingdings" w:hAnsi="Wingdings" w:hint="default"/>
      </w:rPr>
    </w:lvl>
    <w:lvl w:ilvl="2">
      <w:start w:val="1"/>
      <w:numFmt w:val="lowerRoman"/>
      <w:lvlText w:val="%3."/>
      <w:lvlJc w:val="right"/>
      <w:pPr>
        <w:tabs>
          <w:tab w:val="num" w:pos="780"/>
        </w:tabs>
        <w:ind w:left="780" w:hanging="420"/>
      </w:pPr>
    </w:lvl>
    <w:lvl w:ilvl="3">
      <w:start w:val="1"/>
      <w:numFmt w:val="decimal"/>
      <w:lvlText w:val="%4."/>
      <w:lvlJc w:val="left"/>
      <w:pPr>
        <w:tabs>
          <w:tab w:val="num" w:pos="1200"/>
        </w:tabs>
        <w:ind w:left="1200" w:hanging="420"/>
      </w:pPr>
    </w:lvl>
    <w:lvl w:ilvl="4">
      <w:start w:val="1"/>
      <w:numFmt w:val="lowerLetter"/>
      <w:lvlText w:val="%5)"/>
      <w:lvlJc w:val="left"/>
      <w:pPr>
        <w:tabs>
          <w:tab w:val="num" w:pos="1620"/>
        </w:tabs>
        <w:ind w:left="1620" w:hanging="420"/>
      </w:pPr>
    </w:lvl>
    <w:lvl w:ilvl="5">
      <w:start w:val="1"/>
      <w:numFmt w:val="lowerRoman"/>
      <w:lvlText w:val="%6."/>
      <w:lvlJc w:val="right"/>
      <w:pPr>
        <w:tabs>
          <w:tab w:val="num" w:pos="2040"/>
        </w:tabs>
        <w:ind w:left="2040" w:hanging="420"/>
      </w:pPr>
    </w:lvl>
    <w:lvl w:ilvl="6">
      <w:start w:val="1"/>
      <w:numFmt w:val="decimal"/>
      <w:lvlText w:val="%7."/>
      <w:lvlJc w:val="left"/>
      <w:pPr>
        <w:tabs>
          <w:tab w:val="num" w:pos="2460"/>
        </w:tabs>
        <w:ind w:left="2460" w:hanging="420"/>
      </w:pPr>
    </w:lvl>
    <w:lvl w:ilvl="7">
      <w:start w:val="1"/>
      <w:numFmt w:val="lowerLetter"/>
      <w:lvlText w:val="%8)"/>
      <w:lvlJc w:val="left"/>
      <w:pPr>
        <w:tabs>
          <w:tab w:val="num" w:pos="2880"/>
        </w:tabs>
        <w:ind w:left="2880" w:hanging="420"/>
      </w:pPr>
    </w:lvl>
    <w:lvl w:ilvl="8">
      <w:start w:val="1"/>
      <w:numFmt w:val="lowerRoman"/>
      <w:lvlText w:val="%9."/>
      <w:lvlJc w:val="right"/>
      <w:pPr>
        <w:tabs>
          <w:tab w:val="num" w:pos="3300"/>
        </w:tabs>
        <w:ind w:left="3300" w:hanging="420"/>
      </w:pPr>
    </w:lvl>
  </w:abstractNum>
  <w:abstractNum w:abstractNumId="42">
    <w:nsid w:val="715470FB"/>
    <w:multiLevelType w:val="hybridMultilevel"/>
    <w:tmpl w:val="9294D23C"/>
    <w:lvl w:ilvl="0" w:tplc="3E42E9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4B17A15"/>
    <w:multiLevelType w:val="hybridMultilevel"/>
    <w:tmpl w:val="DD62B5E8"/>
    <w:lvl w:ilvl="0" w:tplc="A81E00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1E5F5A"/>
    <w:multiLevelType w:val="multilevel"/>
    <w:tmpl w:val="00000006"/>
    <w:lvl w:ilvl="0">
      <w:start w:val="1"/>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45">
    <w:nsid w:val="7B8605C8"/>
    <w:multiLevelType w:val="multilevel"/>
    <w:tmpl w:val="00000013"/>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360"/>
        </w:tabs>
        <w:ind w:left="360" w:hanging="420"/>
      </w:pPr>
    </w:lvl>
    <w:lvl w:ilvl="2">
      <w:start w:val="1"/>
      <w:numFmt w:val="lowerRoman"/>
      <w:lvlText w:val="%3."/>
      <w:lvlJc w:val="right"/>
      <w:pPr>
        <w:tabs>
          <w:tab w:val="num" w:pos="780"/>
        </w:tabs>
        <w:ind w:left="780" w:hanging="420"/>
      </w:pPr>
    </w:lvl>
    <w:lvl w:ilvl="3">
      <w:start w:val="1"/>
      <w:numFmt w:val="decimal"/>
      <w:lvlText w:val="%4."/>
      <w:lvlJc w:val="left"/>
      <w:pPr>
        <w:tabs>
          <w:tab w:val="num" w:pos="1200"/>
        </w:tabs>
        <w:ind w:left="1200" w:hanging="420"/>
      </w:pPr>
    </w:lvl>
    <w:lvl w:ilvl="4">
      <w:start w:val="1"/>
      <w:numFmt w:val="lowerLetter"/>
      <w:lvlText w:val="%5)"/>
      <w:lvlJc w:val="left"/>
      <w:pPr>
        <w:tabs>
          <w:tab w:val="num" w:pos="1620"/>
        </w:tabs>
        <w:ind w:left="1620" w:hanging="420"/>
      </w:pPr>
    </w:lvl>
    <w:lvl w:ilvl="5">
      <w:start w:val="1"/>
      <w:numFmt w:val="lowerRoman"/>
      <w:lvlText w:val="%6."/>
      <w:lvlJc w:val="right"/>
      <w:pPr>
        <w:tabs>
          <w:tab w:val="num" w:pos="2040"/>
        </w:tabs>
        <w:ind w:left="2040" w:hanging="420"/>
      </w:pPr>
    </w:lvl>
    <w:lvl w:ilvl="6">
      <w:start w:val="1"/>
      <w:numFmt w:val="decimal"/>
      <w:lvlText w:val="%7."/>
      <w:lvlJc w:val="left"/>
      <w:pPr>
        <w:tabs>
          <w:tab w:val="num" w:pos="2460"/>
        </w:tabs>
        <w:ind w:left="2460" w:hanging="420"/>
      </w:pPr>
    </w:lvl>
    <w:lvl w:ilvl="7">
      <w:start w:val="1"/>
      <w:numFmt w:val="lowerLetter"/>
      <w:lvlText w:val="%8)"/>
      <w:lvlJc w:val="left"/>
      <w:pPr>
        <w:tabs>
          <w:tab w:val="num" w:pos="2880"/>
        </w:tabs>
        <w:ind w:left="2880" w:hanging="420"/>
      </w:pPr>
    </w:lvl>
    <w:lvl w:ilvl="8">
      <w:start w:val="1"/>
      <w:numFmt w:val="lowerRoman"/>
      <w:lvlText w:val="%9."/>
      <w:lvlJc w:val="right"/>
      <w:pPr>
        <w:tabs>
          <w:tab w:val="num" w:pos="3300"/>
        </w:tabs>
        <w:ind w:left="3300" w:hanging="420"/>
      </w:pPr>
    </w:lvl>
  </w:abstractNum>
  <w:abstractNum w:abstractNumId="46">
    <w:nsid w:val="7BFC4ADD"/>
    <w:multiLevelType w:val="hybridMultilevel"/>
    <w:tmpl w:val="57B2BE00"/>
    <w:lvl w:ilvl="0" w:tplc="E8FCA0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3"/>
  </w:num>
  <w:num w:numId="3">
    <w:abstractNumId w:val="18"/>
  </w:num>
  <w:num w:numId="4">
    <w:abstractNumId w:val="21"/>
  </w:num>
  <w:num w:numId="5">
    <w:abstractNumId w:val="23"/>
  </w:num>
  <w:num w:numId="6">
    <w:abstractNumId w:val="26"/>
  </w:num>
  <w:num w:numId="7">
    <w:abstractNumId w:val="31"/>
  </w:num>
  <w:num w:numId="8">
    <w:abstractNumId w:val="33"/>
  </w:num>
  <w:num w:numId="9">
    <w:abstractNumId w:val="32"/>
  </w:num>
  <w:num w:numId="10">
    <w:abstractNumId w:val="42"/>
  </w:num>
  <w:num w:numId="11">
    <w:abstractNumId w:val="16"/>
  </w:num>
  <w:num w:numId="12">
    <w:abstractNumId w:val="43"/>
  </w:num>
  <w:num w:numId="13">
    <w:abstractNumId w:val="46"/>
  </w:num>
  <w:num w:numId="14">
    <w:abstractNumId w:val="35"/>
  </w:num>
  <w:num w:numId="15">
    <w:abstractNumId w:val="39"/>
  </w:num>
  <w:num w:numId="16">
    <w:abstractNumId w:val="27"/>
  </w:num>
  <w:num w:numId="17">
    <w:abstractNumId w:val="38"/>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3"/>
  </w:num>
  <w:num w:numId="21">
    <w:abstractNumId w:val="15"/>
  </w:num>
  <w:num w:numId="22">
    <w:abstractNumId w:val="1"/>
  </w:num>
  <w:num w:numId="23">
    <w:abstractNumId w:val="4"/>
  </w:num>
  <w:num w:numId="24">
    <w:abstractNumId w:val="2"/>
  </w:num>
  <w:num w:numId="25">
    <w:abstractNumId w:val="5"/>
  </w:num>
  <w:num w:numId="26">
    <w:abstractNumId w:val="25"/>
  </w:num>
  <w:num w:numId="27">
    <w:abstractNumId w:val="41"/>
  </w:num>
  <w:num w:numId="28">
    <w:abstractNumId w:val="45"/>
  </w:num>
  <w:num w:numId="29">
    <w:abstractNumId w:val="34"/>
  </w:num>
  <w:num w:numId="30">
    <w:abstractNumId w:val="8"/>
  </w:num>
  <w:num w:numId="31">
    <w:abstractNumId w:val="0"/>
  </w:num>
  <w:num w:numId="32">
    <w:abstractNumId w:val="14"/>
  </w:num>
  <w:num w:numId="33">
    <w:abstractNumId w:val="9"/>
  </w:num>
  <w:num w:numId="34">
    <w:abstractNumId w:val="7"/>
  </w:num>
  <w:num w:numId="35">
    <w:abstractNumId w:val="10"/>
  </w:num>
  <w:num w:numId="36">
    <w:abstractNumId w:val="11"/>
  </w:num>
  <w:num w:numId="37">
    <w:abstractNumId w:val="22"/>
  </w:num>
  <w:num w:numId="38">
    <w:abstractNumId w:val="17"/>
  </w:num>
  <w:num w:numId="39">
    <w:abstractNumId w:val="6"/>
  </w:num>
  <w:num w:numId="40">
    <w:abstractNumId w:val="44"/>
  </w:num>
  <w:num w:numId="41">
    <w:abstractNumId w:val="29"/>
  </w:num>
  <w:num w:numId="42">
    <w:abstractNumId w:val="24"/>
  </w:num>
  <w:num w:numId="43">
    <w:abstractNumId w:val="37"/>
  </w:num>
  <w:num w:numId="44">
    <w:abstractNumId w:val="20"/>
  </w:num>
  <w:num w:numId="45">
    <w:abstractNumId w:val="28"/>
  </w:num>
  <w:num w:numId="46">
    <w:abstractNumId w:val="19"/>
  </w:num>
  <w:num w:numId="47">
    <w:abstractNumId w:val="40"/>
  </w:num>
  <w:num w:numId="48">
    <w:abstractNumId w:val="30"/>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86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213E8"/>
    <w:rsid w:val="00093F99"/>
    <w:rsid w:val="000C1DF2"/>
    <w:rsid w:val="00123348"/>
    <w:rsid w:val="001F1956"/>
    <w:rsid w:val="00266F6B"/>
    <w:rsid w:val="0028421B"/>
    <w:rsid w:val="0028597C"/>
    <w:rsid w:val="00287758"/>
    <w:rsid w:val="00375C9C"/>
    <w:rsid w:val="00384748"/>
    <w:rsid w:val="003F3682"/>
    <w:rsid w:val="00435DD6"/>
    <w:rsid w:val="00440DDA"/>
    <w:rsid w:val="00450E5A"/>
    <w:rsid w:val="00474380"/>
    <w:rsid w:val="0049659C"/>
    <w:rsid w:val="004B75BB"/>
    <w:rsid w:val="00500943"/>
    <w:rsid w:val="00512E3F"/>
    <w:rsid w:val="005213E8"/>
    <w:rsid w:val="00536755"/>
    <w:rsid w:val="00563E27"/>
    <w:rsid w:val="005B0333"/>
    <w:rsid w:val="005F7F95"/>
    <w:rsid w:val="00631648"/>
    <w:rsid w:val="00763811"/>
    <w:rsid w:val="007A3350"/>
    <w:rsid w:val="007B4780"/>
    <w:rsid w:val="008F7C35"/>
    <w:rsid w:val="0094182C"/>
    <w:rsid w:val="00950A32"/>
    <w:rsid w:val="009A7667"/>
    <w:rsid w:val="009F6D30"/>
    <w:rsid w:val="00A94E73"/>
    <w:rsid w:val="00AB3F5B"/>
    <w:rsid w:val="00B05801"/>
    <w:rsid w:val="00B200D8"/>
    <w:rsid w:val="00B93936"/>
    <w:rsid w:val="00C576A4"/>
    <w:rsid w:val="00C66295"/>
    <w:rsid w:val="00C96448"/>
    <w:rsid w:val="00CB4F1C"/>
    <w:rsid w:val="00CF60A7"/>
    <w:rsid w:val="00D850DA"/>
    <w:rsid w:val="00DD07C5"/>
    <w:rsid w:val="00DF2F57"/>
    <w:rsid w:val="00E07303"/>
    <w:rsid w:val="00E163E5"/>
    <w:rsid w:val="00E2545B"/>
    <w:rsid w:val="00E255D2"/>
    <w:rsid w:val="00E6017B"/>
    <w:rsid w:val="00EA39DC"/>
    <w:rsid w:val="00ED2E7D"/>
    <w:rsid w:val="00ED326B"/>
    <w:rsid w:val="00ED7D51"/>
    <w:rsid w:val="00EF2BE7"/>
    <w:rsid w:val="00EF5104"/>
    <w:rsid w:val="00F23207"/>
    <w:rsid w:val="00F648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8674"/>
    <o:shapelayout v:ext="edit">
      <o:idmap v:ext="edit" data="1"/>
      <o:rules v:ext="edit">
        <o:r id="V:Rule127" type="connector" idref="#_x0000_s1196">
          <o:proxy start="" idref="#_x0000_s1193" connectloc="3"/>
          <o:proxy end="" idref="#_x0000_s1195" connectloc="1"/>
        </o:r>
        <o:r id="V:Rule128" type="connector" idref="#_x0000_s1438">
          <o:proxy start="" idref="#_x0000_s1436" connectloc="3"/>
          <o:proxy end="" idref="#_x0000_s1384" connectloc="1"/>
        </o:r>
        <o:r id="V:Rule129" type="connector" idref="#_x0000_s1442">
          <o:proxy start="" idref="#_x0000_s1441" connectloc="3"/>
          <o:proxy end="" idref="#_x0000_s1381" connectloc="1"/>
        </o:r>
        <o:r id="V:Rule130" type="connector" idref="#_x0000_s1396">
          <o:proxy start="" idref="#_x0000_s1380" connectloc="3"/>
          <o:proxy end="" idref="#_x0000_s1384" connectloc="1"/>
        </o:r>
        <o:r id="V:Rule131" type="connector" idref="#_x0000_s1343">
          <o:proxy start="" idref="#_x0000_s1337" connectloc="3"/>
          <o:proxy end="" idref="#_x0000_s1340" connectloc="1"/>
        </o:r>
        <o:r id="V:Rule132" type="connector" idref="#_x0000_s1419">
          <o:proxy start="" idref="#_x0000_s1412" connectloc="3"/>
          <o:proxy end="" idref="#_x0000_s1377" connectloc="1"/>
        </o:r>
        <o:r id="V:Rule133" type="connector" idref="#_x0000_s1430">
          <o:proxy start="" idref="#_x0000_s1376" connectloc="3"/>
          <o:proxy end="" idref="#_x0000_s1413" connectloc="1"/>
        </o:r>
        <o:r id="V:Rule134" type="connector" idref="#_x0000_s1387">
          <o:proxy start="" idref="#_x0000_s1376" connectloc="3"/>
          <o:proxy end="" idref="#_x0000_s1381" connectloc="1"/>
        </o:r>
        <o:r id="V:Rule135" type="connector" idref="#_x0000_s1445">
          <o:proxy start="" idref="#_x0000_s1441" connectloc="3"/>
          <o:proxy end="" idref="#_x0000_s1378" connectloc="1"/>
        </o:r>
        <o:r id="V:Rule136" type="connector" idref="#_x0000_s1458">
          <o:proxy start="" idref="#_x0000_s1381" connectloc="3"/>
          <o:proxy end="" idref="#_x0000_s1457" connectloc="1"/>
        </o:r>
        <o:r id="V:Rule137" type="connector" idref="#_x0000_s1225">
          <o:proxy start="" idref="#_x0000_s1223" connectloc="3"/>
          <o:proxy end="" idref="#_x0000_s1241" connectloc="1"/>
        </o:r>
        <o:r id="V:Rule138" type="connector" idref="#_x0000_s1341">
          <o:proxy start="" idref="#_x0000_s1336" connectloc="3"/>
          <o:proxy end="" idref="#_x0000_s1340" connectloc="1"/>
        </o:r>
        <o:r id="V:Rule139" type="connector" idref="#_x0000_s1045">
          <o:proxy end="" idref="#_x0000_s1061" connectloc="1"/>
        </o:r>
        <o:r id="V:Rule140" type="connector" idref="#_x0000_s1059">
          <o:proxy end="" idref="#_x0000_s1058" connectloc="1"/>
        </o:r>
        <o:r id="V:Rule141" type="connector" idref="#_x0000_s1452">
          <o:proxy start="" idref="#_x0000_s1441" connectloc="3"/>
          <o:proxy end="" idref="#_x0000_s1412" connectloc="1"/>
        </o:r>
        <o:r id="V:Rule142" type="connector" idref="#_x0000_s1280">
          <o:proxy start="" idref="#_x0000_s1278" connectloc="3"/>
          <o:proxy end="" idref="#_x0000_s1285" connectloc="0"/>
        </o:r>
        <o:r id="V:Rule143" type="connector" idref="#_x0000_s1228">
          <o:proxy start="" idref="#_x0000_s1227" connectloc="3"/>
          <o:proxy end="" idref="#_x0000_s1241" connectloc="1"/>
        </o:r>
        <o:r id="V:Rule144" type="connector" idref="#_x0000_s1450">
          <o:proxy start="" idref="#_x0000_s1441" connectloc="3"/>
          <o:proxy end="" idref="#_x0000_s1410" connectloc="1"/>
        </o:r>
        <o:r id="V:Rule145" type="connector" idref="#_x0000_s1072">
          <o:proxy start="" idref="#_x0000_s1065" connectloc="3"/>
          <o:proxy end="" idref="#_x0000_s1073" connectloc="1"/>
        </o:r>
        <o:r id="V:Rule146" type="connector" idref="#_x0000_s1416">
          <o:proxy start="" idref="#_x0000_s1409" connectloc="3"/>
          <o:proxy end="" idref="#_x0000_s1377" connectloc="1"/>
        </o:r>
        <o:r id="V:Rule147" type="connector" idref="#_x0000_s1415">
          <o:proxy start="" idref="#_x0000_s1376" connectloc="3"/>
          <o:proxy end="" idref="#_x0000_s1412" connectloc="1"/>
        </o:r>
        <o:r id="V:Rule148" type="connector" idref="#_x0000_s1421">
          <o:proxy start="" idref="#_x0000_s1414" connectloc="3"/>
          <o:proxy end="" idref="#_x0000_s1377" connectloc="1"/>
        </o:r>
        <o:r id="V:Rule149" type="connector" idref="#_x0000_s1491">
          <o:proxy start="" idref="#_x0000_s1463" connectloc="3"/>
          <o:proxy end="" idref="#_x0000_s1490" connectloc="1"/>
        </o:r>
        <o:r id="V:Rule150" type="connector" idref="#_x0000_s1106">
          <o:proxy start="" idref="#_x0000_s1073" connectloc="3"/>
        </o:r>
        <o:r id="V:Rule151" type="connector" idref="#_x0000_s1331">
          <o:proxy start="" idref="#_x0000_s1325" connectloc="3"/>
          <o:proxy end="" idref="#_x0000_s1337" connectloc="1"/>
        </o:r>
        <o:r id="V:Rule152" type="connector" idref="#_x0000_s1204">
          <o:proxy start="" idref="#_x0000_s1201" connectloc="3"/>
          <o:proxy end="" idref="#_x0000_s1207" connectloc="1"/>
        </o:r>
        <o:r id="V:Rule153" type="connector" idref="#_x0000_s1453">
          <o:proxy start="" idref="#_x0000_s1441" connectloc="3"/>
          <o:proxy end="" idref="#_x0000_s1413" connectloc="1"/>
        </o:r>
        <o:r id="V:Rule154" type="connector" idref="#_x0000_s1277">
          <o:proxy start="" idref="#_x0000_s1274" connectloc="3"/>
          <o:proxy end="" idref="#_x0000_s1279" connectloc="1"/>
        </o:r>
        <o:r id="V:Rule155" type="connector" idref="#_x0000_s1101">
          <o:proxy start="" idref="#_x0000_s1066" connectloc="3"/>
        </o:r>
        <o:r id="V:Rule156" type="connector" idref="#_x0000_s1203">
          <o:proxy start="" idref="#_x0000_s1201" connectloc="3"/>
          <o:proxy end="" idref="#_x0000_s1206" connectloc="1"/>
        </o:r>
        <o:r id="V:Rule157" type="connector" idref="#_x0000_s1332">
          <o:proxy start="" idref="#_x0000_s1325" connectloc="3"/>
          <o:proxy end="" idref="#_x0000_s1338" connectloc="1"/>
        </o:r>
        <o:r id="V:Rule158" type="connector" idref="#_x0000_s1103">
          <o:proxy start="" idref="#_x0000_s1066" connectloc="3"/>
        </o:r>
        <o:r id="V:Rule159" type="connector" idref="#_x0000_s1444">
          <o:proxy start="" idref="#_x0000_s1441" connectloc="3"/>
          <o:proxy end="" idref="#_x0000_s1379" connectloc="1"/>
        </o:r>
        <o:r id="V:Rule160" type="connector" idref="#_x0000_s1471">
          <o:proxy start="" idref="#_x0000_s1462" connectloc="3"/>
          <o:proxy end="" idref="#_x0000_s1464" connectloc="1"/>
        </o:r>
        <o:r id="V:Rule161" type="connector" idref="#_x0000_s1443">
          <o:proxy start="" idref="#_x0000_s1441" connectloc="3"/>
          <o:proxy end="" idref="#_x0000_s1380" connectloc="1"/>
        </o:r>
        <o:r id="V:Rule162" type="connector" idref="#_x0000_s1437">
          <o:proxy start="" idref="#_x0000_s1376" connectloc="3"/>
          <o:proxy end="" idref="#_x0000_s1436" connectloc="1"/>
        </o:r>
        <o:r id="V:Rule163" type="connector" idref="#_x0000_s1218">
          <o:proxy start="" idref="#_x0000_s1193" connectloc="3"/>
          <o:proxy end="" idref="#_x0000_s1217" connectloc="1"/>
        </o:r>
        <o:r id="V:Rule164" type="connector" idref="#_x0000_s1428">
          <o:proxy start="" idref="#_x0000_s1376" connectloc="3"/>
          <o:proxy end="" idref="#_x0000_s1414" connectloc="1"/>
        </o:r>
        <o:r id="V:Rule165" type="connector" idref="#_x0000_s1200">
          <o:proxy start="" idref="#_x0000_s1193" connectloc="3"/>
          <o:proxy end="" idref="#_x0000_s1199" connectloc="1"/>
        </o:r>
        <o:r id="V:Rule166" type="connector" idref="#_x0000_s1205">
          <o:proxy start="" idref="#_x0000_s1201" connectloc="3"/>
          <o:proxy end="" idref="#_x0000_s1208" connectloc="1"/>
        </o:r>
        <o:r id="V:Rule167" type="connector" idref="#_x0000_s1240">
          <o:proxy start="" idref="#_x0000_s1239" connectloc="3"/>
          <o:proxy end="" idref="#_x0000_s1241" connectloc="1"/>
        </o:r>
        <o:r id="V:Rule168" type="connector" idref="#_x0000_s1231">
          <o:proxy start="" idref="#_x0000_s1229" connectloc="3"/>
          <o:proxy end="" idref="#_x0000_s1241" connectloc="1"/>
        </o:r>
        <o:r id="V:Rule169" type="connector" idref="#_x0000_s1393">
          <o:proxy start="" idref="#_x0000_s1381" connectloc="3"/>
          <o:proxy end="" idref="#_x0000_s1383" connectloc="1"/>
        </o:r>
        <o:r id="V:Rule170" type="connector" idref="#_x0000_s1031">
          <o:proxy start="" idref="#_x0000_s1030" connectloc="3"/>
          <o:proxy end="" idref="#_x0000_s1032" connectloc="1"/>
        </o:r>
        <o:r id="V:Rule171" type="connector" idref="#_x0000_s1420">
          <o:proxy start="" idref="#_x0000_s1413" connectloc="3"/>
          <o:proxy end="" idref="#_x0000_s1377" connectloc="1"/>
        </o:r>
        <o:r id="V:Rule172" type="connector" idref="#_x0000_s1369">
          <o:proxy start="" idref="#_x0000_s1363" connectloc="2"/>
          <o:proxy end="" idref="#_x0000_s1362" connectloc="0"/>
        </o:r>
        <o:r id="V:Rule173" type="connector" idref="#_x0000_s1084">
          <o:proxy start="" idref="#_x0000_s1073" connectloc="3"/>
          <o:proxy end="" idref="#_x0000_s1083" connectloc="1"/>
        </o:r>
        <o:r id="V:Rule174" type="connector" idref="#_x0000_s1368">
          <o:proxy start="" idref="#_x0000_s1362" connectloc="3"/>
          <o:proxy end="" idref="#_x0000_s1367" connectloc="1"/>
        </o:r>
        <o:r id="V:Rule175" type="connector" idref="#_x0000_s1276">
          <o:proxy start="" idref="#_x0000_s1274" connectloc="3"/>
          <o:proxy end="" idref="#_x0000_s1278" connectloc="1"/>
        </o:r>
        <o:r id="V:Rule176" type="connector" idref="#_x0000_s1105">
          <o:proxy start="" idref="#_x0000_s1069" connectloc="3"/>
        </o:r>
        <o:r id="V:Rule177" type="connector" idref="#_x0000_s1474">
          <o:proxy start="" idref="#_x0000_s1463" connectloc="3"/>
          <o:proxy end="" idref="#_x0000_s1465" connectloc="1"/>
        </o:r>
        <o:r id="V:Rule178" type="connector" idref="#_x0000_s1078">
          <o:proxy start="" idref="#_x0000_s1073" connectloc="3"/>
        </o:r>
        <o:r id="V:Rule179" type="connector" idref="#_x0000_s1210">
          <o:proxy start="" idref="#_x0000_s1193" connectloc="3"/>
          <o:proxy end="" idref="#_x0000_s1211" connectloc="1"/>
        </o:r>
        <o:r id="V:Rule180" type="connector" idref="#_x0000_s1221">
          <o:proxy start="" idref="#_x0000_s1193" connectloc="3"/>
          <o:proxy end="" idref="#_x0000_s1220" connectloc="1"/>
        </o:r>
        <o:r id="V:Rule181" type="connector" idref="#_x0000_s1074">
          <o:proxy start="" idref="#_x0000_s1067" connectloc="3"/>
        </o:r>
        <o:r id="V:Rule182" type="connector" idref="#_x0000_s1219">
          <o:proxy start="" idref="#_x0000_s1217" connectloc="3"/>
          <o:proxy end="" idref="#_x0000_s1241" connectloc="1"/>
        </o:r>
        <o:r id="V:Rule183" type="connector" idref="#_x0000_s1470">
          <o:proxy start="" idref="#_x0000_s1462" connectloc="2"/>
          <o:proxy end="" idref="#_x0000_s1463" connectloc="0"/>
        </o:r>
        <o:r id="V:Rule184" type="connector" idref="#_x0000_s1216">
          <o:proxy start="" idref="#_x0000_s1214" connectloc="3"/>
          <o:proxy end="" idref="#_x0000_s1241" connectloc="1"/>
        </o:r>
        <o:r id="V:Rule185" type="connector" idref="#_x0000_s1342">
          <o:proxy start="" idref="#_x0000_s1338" connectloc="3"/>
          <o:proxy end="" idref="#_x0000_s1340" connectloc="1"/>
        </o:r>
        <o:r id="V:Rule186" type="connector" idref="#_x0000_s1028">
          <o:proxy start="" idref="#_x0000_s1029" connectloc="2"/>
          <o:proxy end="" idref="#_x0000_s1030" connectloc="0"/>
        </o:r>
        <o:r id="V:Rule187" type="connector" idref="#_x0000_s1476">
          <o:proxy start="" idref="#_x0000_s1463" connectloc="3"/>
          <o:proxy end="" idref="#_x0000_s1466" connectloc="1"/>
        </o:r>
        <o:r id="V:Rule188" type="connector" idref="#_x0000_s1472">
          <o:proxy start="" idref="#_x0000_s1462" connectloc="3"/>
          <o:proxy end="" idref="#_x0000_s1465" connectloc="1"/>
        </o:r>
        <o:r id="V:Rule189" type="connector" idref="#_x0000_s1237">
          <o:proxy start="" idref="#_x0000_s1235" connectloc="3"/>
          <o:proxy end="" idref="#_x0000_s1241" connectloc="1"/>
        </o:r>
        <o:r id="V:Rule190" type="connector" idref="#_x0000_s1209">
          <o:proxy start="" idref="#_x0000_s1211" connectloc="3"/>
          <o:proxy end="" idref="#_x0000_s1208" connectloc="1"/>
        </o:r>
        <o:r id="V:Rule191" type="connector" idref="#_x0000_s1397">
          <o:proxy start="" idref="#_x0000_s1380" connectloc="3"/>
          <o:proxy end="" idref="#_x0000_s1377" connectloc="0"/>
        </o:r>
        <o:r id="V:Rule192" type="connector" idref="#_x0000_s1389">
          <o:proxy start="" idref="#_x0000_s1376" connectloc="3"/>
          <o:proxy end="" idref="#_x0000_s1379" connectloc="1"/>
        </o:r>
        <o:r id="V:Rule193" type="connector" idref="#_x0000_s1233">
          <o:proxy start="" idref="#_x0000_s1193" connectloc="3"/>
          <o:proxy end="" idref="#_x0000_s1232" connectloc="1"/>
        </o:r>
        <o:r id="V:Rule194" type="connector" idref="#_x0000_s1475">
          <o:proxy start="" idref="#_x0000_s1463" connectloc="3"/>
          <o:proxy end="" idref="#_x0000_s1467" connectloc="1"/>
        </o:r>
        <o:r id="V:Rule195" type="connector" idref="#_x0000_s1388">
          <o:proxy start="" idref="#_x0000_s1376" connectloc="3"/>
          <o:proxy end="" idref="#_x0000_s1380" connectloc="1"/>
        </o:r>
        <o:r id="V:Rule196" type="connector" idref="#_x0000_s1330">
          <o:proxy start="" idref="#_x0000_s1325" connectloc="3"/>
          <o:proxy end="" idref="#_x0000_s1335" connectloc="1"/>
        </o:r>
        <o:r id="V:Rule197" type="connector" idref="#_x0000_s1048"/>
        <o:r id="V:Rule198" type="connector" idref="#_x0000_s1044"/>
        <o:r id="V:Rule199" type="connector" idref="#_x0000_s1344">
          <o:proxy start="" idref="#_x0000_s1339" connectloc="3"/>
          <o:proxy end="" idref="#_x0000_s1340" connectloc="1"/>
        </o:r>
        <o:r id="V:Rule200" type="connector" idref="#_x0000_s1064">
          <o:proxy start="" idref="#_x0000_s1065" connectloc="3"/>
          <o:proxy end="" idref="#_x0000_s1069" connectloc="1"/>
        </o:r>
        <o:r id="V:Rule201" type="connector" idref="#_x0000_s1328">
          <o:proxy start="" idref="#_x0000_s1325" connectloc="3"/>
          <o:proxy end="" idref="#_x0000_s1336" connectloc="1"/>
        </o:r>
        <o:r id="V:Rule202" type="connector" idref="#_x0000_s1281">
          <o:proxy start="" idref="#_x0000_s1278" connectloc="3"/>
          <o:proxy end="" idref="#_x0000_s1282" connectloc="1"/>
        </o:r>
        <o:r id="V:Rule203" type="connector" idref="#_x0000_s1113">
          <o:proxy start="" idref="#_x0000_s1096" connectloc="2"/>
          <o:proxy end="" idref="#_x0000_s1080" connectloc="0"/>
        </o:r>
        <o:r id="V:Rule204" type="connector" idref="#_x0000_s1417">
          <o:proxy start="" idref="#_x0000_s1410" connectloc="3"/>
          <o:proxy end="" idref="#_x0000_s1377" connectloc="1"/>
        </o:r>
        <o:r id="V:Rule205" type="connector" idref="#_x0000_s1346">
          <o:proxy start="" idref="#_x0000_s1339" connectloc="3"/>
          <o:proxy end="" idref="#_x0000_s1345" connectloc="1"/>
        </o:r>
        <o:r id="V:Rule206" type="connector" idref="#_x0000_s1395">
          <o:proxy start="" idref="#_x0000_s1380" connectloc="3"/>
          <o:proxy end="" idref="#_x0000_s1383" connectloc="1"/>
        </o:r>
        <o:r id="V:Rule207" type="connector" idref="#_x0000_s1469">
          <o:proxy start="" idref="#_x0000_s1468" connectloc="2"/>
          <o:proxy end="" idref="#_x0000_s1462" connectloc="0"/>
        </o:r>
        <o:r id="V:Rule208" type="connector" idref="#_x0000_s1077">
          <o:proxy start="" idref="#_x0000_s1069" connectloc="3"/>
          <o:proxy end="" idref="#_x0000_s1081" connectloc="1"/>
        </o:r>
        <o:r id="V:Rule209" type="connector" idref="#_x0000_s1075">
          <o:proxy start="" idref="#_x0000_s1065" connectloc="3"/>
          <o:proxy end="" idref="#_x0000_s1080" connectloc="1"/>
        </o:r>
        <o:r id="V:Rule210" type="connector" idref="#_x0000_s1333">
          <o:proxy start="" idref="#_x0000_s1325" connectloc="3"/>
          <o:proxy end="" idref="#_x0000_s1339" connectloc="1"/>
        </o:r>
        <o:r id="V:Rule211" type="connector" idref="#_x0000_s1224">
          <o:proxy start="" idref="#_x0000_s1193" connectloc="3"/>
          <o:proxy end="" idref="#_x0000_s1223" connectloc="1"/>
        </o:r>
        <o:r id="V:Rule212" type="connector" idref="#_x0000_s1283">
          <o:proxy start="" idref="#_x0000_s1279" connectloc="3"/>
          <o:proxy end="" idref="#_x0000_s1282" connectloc="2"/>
        </o:r>
        <o:r id="V:Rule213" type="connector" idref="#_x0000_s1329">
          <o:proxy start="" idref="#_x0000_s1325" connectloc="3"/>
          <o:proxy end="" idref="#_x0000_s1334" connectloc="1"/>
        </o:r>
        <o:r id="V:Rule214" type="connector" idref="#_x0000_s1226">
          <o:proxy start="" idref="#_x0000_s1193" connectloc="3"/>
          <o:proxy end="" idref="#_x0000_s1227" connectloc="1"/>
        </o:r>
        <o:r id="V:Rule215" type="connector" idref="#_x0000_s1390">
          <o:proxy start="" idref="#_x0000_s1376" connectloc="3"/>
          <o:proxy end="" idref="#_x0000_s1378" connectloc="1"/>
        </o:r>
        <o:r id="V:Rule216" type="connector" idref="#_x0000_s1108">
          <o:proxy start="" idref="#_x0000_s1066" connectloc="3"/>
          <o:proxy end="" idref="#_x0000_s1067" connectloc="1"/>
        </o:r>
        <o:r id="V:Rule217" type="connector" idref="#_x0000_s1102">
          <o:proxy start="" idref="#_x0000_s1080" connectloc="3"/>
        </o:r>
        <o:r id="V:Rule218" type="connector" idref="#_x0000_s1215">
          <o:proxy start="" idref="#_x0000_s1193" connectloc="3"/>
          <o:proxy end="" idref="#_x0000_s1214" connectloc="1"/>
        </o:r>
        <o:r id="V:Rule219" type="connector" idref="#_x0000_s1236">
          <o:proxy start="" idref="#_x0000_s1193" connectloc="3"/>
          <o:proxy end="" idref="#_x0000_s1235" connectloc="1"/>
        </o:r>
        <o:r id="V:Rule220" type="connector" idref="#_x0000_s1071">
          <o:proxy start="" idref="#_x0000_s1065" connectloc="3"/>
          <o:proxy end="" idref="#_x0000_s1068" connectloc="1"/>
        </o:r>
        <o:r id="V:Rule221" type="connector" idref="#_x0000_s1275">
          <o:proxy start="" idref="#_x0000_s1273" connectloc="2"/>
          <o:proxy end="" idref="#_x0000_s1274" connectloc="0"/>
        </o:r>
        <o:r id="V:Rule222" type="connector" idref="#_x0000_s1104">
          <o:proxy start="" idref="#_x0000_s1080" connectloc="3"/>
        </o:r>
        <o:r id="V:Rule223" type="connector" idref="#_x0000_s1112">
          <o:proxy start="" idref="#_x0000_s1096" connectloc="3"/>
          <o:proxy end="" idref="#_x0000_s1067" connectloc="1"/>
        </o:r>
        <o:r id="V:Rule224" type="connector" idref="#_x0000_s1391">
          <o:proxy start="" idref="#_x0000_s1376" connectloc="3"/>
          <o:proxy end="" idref="#_x0000_s1409" connectloc="1"/>
        </o:r>
        <o:r id="V:Rule225" type="connector" idref="#_x0000_s1107">
          <o:proxy start="" idref="#_x0000_s1080" connectloc="3"/>
          <o:proxy end="" idref="#_x0000_s1067" connectloc="1"/>
        </o:r>
        <o:r id="V:Rule226" type="connector" idref="#_x0000_s1033">
          <o:proxy start="" idref="#_x0000_s1032" connectloc="3"/>
          <o:proxy end="" idref="#_x0000_s1034" connectloc="1"/>
        </o:r>
        <o:r id="V:Rule227" type="connector" idref="#_x0000_s1487"/>
        <o:r id="V:Rule228" type="connector" idref="#_x0000_s1051"/>
        <o:r id="V:Rule229" type="connector" idref="#_x0000_s1097">
          <o:proxy start="" idref="#_x0000_s1065" connectloc="3"/>
          <o:proxy end="" idref="#_x0000_s1096" connectloc="1"/>
        </o:r>
        <o:r id="V:Rule230" type="connector" idref="#_x0000_s1202">
          <o:proxy start="" idref="#_x0000_s1193" connectloc="3"/>
          <o:proxy end="" idref="#_x0000_s1201" connectloc="1"/>
        </o:r>
        <o:r id="V:Rule231" type="connector" idref="#_x0000_s1230">
          <o:proxy start="" idref="#_x0000_s1193" connectloc="3"/>
          <o:proxy end="" idref="#_x0000_s1229" connectloc="1"/>
        </o:r>
        <o:r id="V:Rule232" type="connector" idref="#_x0000_s1454">
          <o:proxy start="" idref="#_x0000_s1441" connectloc="3"/>
          <o:proxy end="" idref="#_x0000_s1414" connectloc="1"/>
        </o:r>
        <o:r id="V:Rule233" type="connector" idref="#_x0000_s1076">
          <o:proxy start="" idref="#_x0000_s1069" connectloc="3"/>
        </o:r>
        <o:r id="V:Rule234" type="connector" idref="#_x0000_s1485"/>
        <o:r id="V:Rule235" type="connector" idref="#_x0000_s1433">
          <o:proxy start="" idref="#_x0000_s1376" connectloc="3"/>
          <o:proxy end="" idref="#_x0000_s1410" connectloc="1"/>
        </o:r>
        <o:r id="V:Rule236" type="connector" idref="#_x0000_s1238">
          <o:proxy start="" idref="#_x0000_s1193" connectloc="3"/>
          <o:proxy end="" idref="#_x0000_s1239" connectloc="1"/>
        </o:r>
        <o:r id="V:Rule237" type="connector" idref="#_x0000_s1222">
          <o:proxy start="" idref="#_x0000_s1220" connectloc="3"/>
          <o:proxy end="" idref="#_x0000_s1241" connectloc="1"/>
        </o:r>
        <o:r id="V:Rule238" type="connector" idref="#_x0000_s1213">
          <o:proxy start="" idref="#_x0000_s1193" connectloc="3"/>
          <o:proxy end="" idref="#_x0000_s1212" connectloc="1"/>
        </o:r>
        <o:r id="V:Rule239" type="connector" idref="#_x0000_s1364">
          <o:proxy start="" idref="#_x0000_s1362" connectloc="3"/>
          <o:proxy end="" idref="#_x0000_s1366" connectloc="1"/>
        </o:r>
        <o:r id="V:Rule240" type="connector" idref="#_x0000_s1284">
          <o:proxy start="" idref="#_x0000_s1279" connectloc="3"/>
          <o:proxy end="" idref="#_x0000_s1285" connectloc="1"/>
        </o:r>
        <o:r id="V:Rule241" type="connector" idref="#_x0000_s1327">
          <o:proxy start="" idref="#_x0000_s1326" connectloc="2"/>
          <o:proxy end="" idref="#_x0000_s1325" connectloc="0"/>
        </o:r>
        <o:r id="V:Rule242" type="connector" idref="#_x0000_s1192">
          <o:proxy start="" idref="#_x0000_s1194" connectloc="2"/>
          <o:proxy end="" idref="#_x0000_s1193" connectloc="0"/>
        </o:r>
        <o:r id="V:Rule243" type="connector" idref="#_x0000_s1050"/>
        <o:r id="V:Rule244" type="connector" idref="#_x0000_s1365">
          <o:proxy start="" idref="#_x0000_s1362" connectloc="3"/>
          <o:proxy end="" idref="#_x0000_s1361" connectloc="1"/>
        </o:r>
        <o:r id="V:Rule245" type="connector" idref="#_x0000_s1234">
          <o:proxy start="" idref="#_x0000_s1232" connectloc="3"/>
          <o:proxy end="" idref="#_x0000_s1241" connectloc="1"/>
        </o:r>
        <o:r id="V:Rule246" type="connector" idref="#_x0000_s1447">
          <o:proxy start="" idref="#_x0000_s1377" connectloc="2"/>
          <o:proxy end="" idref="#_x0000_s1446" connectloc="0"/>
        </o:r>
        <o:r id="V:Rule247" type="connector" idref="#_x0000_s1386">
          <o:proxy start="" idref="#_x0000_s1385" connectloc="2"/>
          <o:proxy end="" idref="#_x0000_s1376" connectloc="0"/>
        </o:r>
        <o:r id="V:Rule248" type="connector" idref="#_x0000_s1473">
          <o:proxy start="" idref="#_x0000_s1463" connectloc="3"/>
          <o:proxy end="" idref="#_x0000_s1464" connectloc="1"/>
        </o:r>
        <o:r id="V:Rule249" type="connector" idref="#_x0000_s1198">
          <o:proxy start="" idref="#_x0000_s1193" connectloc="3"/>
          <o:proxy end="" idref="#_x0000_s1197" connectloc="1"/>
        </o:r>
        <o:r id="V:Rule250" type="connector" idref="#_x0000_s1049"/>
        <o:r id="V:Rule251" type="connector" idref="#_x0000_s1070">
          <o:proxy start="" idref="#_x0000_s1065" connectloc="3"/>
          <o:proxy end="" idref="#_x0000_s1066" connectloc="1"/>
        </o:r>
        <o:r id="V:Rule252" type="connector" idref="#_x0000_s1449">
          <o:proxy start="" idref="#_x0000_s1441" connectloc="3"/>
          <o:proxy end="" idref="#_x0000_s1409"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before="100" w:beforeAutospacing="1" w:after="100" w:afterAutospacing="1"/>
        <w:ind w:left="420" w:hanging="4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3E8"/>
    <w:pPr>
      <w:widowControl w:val="0"/>
      <w:spacing w:before="0" w:beforeAutospacing="0" w:after="0" w:afterAutospacing="0"/>
      <w:ind w:left="0" w:firstLine="0"/>
      <w:jc w:val="both"/>
    </w:pPr>
    <w:rPr>
      <w:rFonts w:ascii="Calibri" w:eastAsia="宋体" w:hAnsi="Calibri" w:cs="Times New Roman"/>
    </w:rPr>
  </w:style>
  <w:style w:type="paragraph" w:styleId="1">
    <w:name w:val="heading 1"/>
    <w:basedOn w:val="a"/>
    <w:next w:val="a"/>
    <w:link w:val="1Char"/>
    <w:qFormat/>
    <w:rsid w:val="005213E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5213E8"/>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aliases w:val="h3,3rd level,H3,Level 3 Head,sect1.2.3,BOD 0,l3,CT,Heading 3 - old,Bold Head,bh"/>
    <w:basedOn w:val="a"/>
    <w:next w:val="a"/>
    <w:link w:val="3Char"/>
    <w:qFormat/>
    <w:rsid w:val="005213E8"/>
    <w:pPr>
      <w:keepNext/>
      <w:keepLines/>
      <w:numPr>
        <w:ilvl w:val="2"/>
        <w:numId w:val="1"/>
      </w:numPr>
      <w:spacing w:before="260" w:after="260" w:line="416" w:lineRule="auto"/>
      <w:outlineLvl w:val="2"/>
    </w:pPr>
    <w:rPr>
      <w:b/>
      <w:bCs/>
      <w:sz w:val="32"/>
      <w:szCs w:val="32"/>
    </w:rPr>
  </w:style>
  <w:style w:type="paragraph" w:styleId="4">
    <w:name w:val="heading 4"/>
    <w:aliases w:val="H4,Ref Heading 1,rh1,Heading sql,sect 1.2.3.4"/>
    <w:basedOn w:val="a"/>
    <w:next w:val="a"/>
    <w:link w:val="4Char"/>
    <w:qFormat/>
    <w:rsid w:val="005213E8"/>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qFormat/>
    <w:rsid w:val="005213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5213E8"/>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Char"/>
    <w:qFormat/>
    <w:rsid w:val="005213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5213E8"/>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Char"/>
    <w:qFormat/>
    <w:rsid w:val="005213E8"/>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213E8"/>
    <w:rPr>
      <w:rFonts w:ascii="Calibri" w:eastAsia="宋体" w:hAnsi="Calibri" w:cs="Times New Roman"/>
      <w:b/>
      <w:bCs/>
      <w:kern w:val="44"/>
      <w:sz w:val="44"/>
      <w:szCs w:val="44"/>
    </w:rPr>
  </w:style>
  <w:style w:type="character" w:customStyle="1" w:styleId="2Char">
    <w:name w:val="标题 2 Char"/>
    <w:basedOn w:val="a0"/>
    <w:link w:val="2"/>
    <w:rsid w:val="005213E8"/>
    <w:rPr>
      <w:rFonts w:ascii="Cambria" w:eastAsia="宋体" w:hAnsi="Cambria" w:cs="Times New Roman"/>
      <w:b/>
      <w:bCs/>
      <w:sz w:val="32"/>
      <w:szCs w:val="32"/>
    </w:rPr>
  </w:style>
  <w:style w:type="character" w:customStyle="1" w:styleId="3Char">
    <w:name w:val="标题 3 Char"/>
    <w:aliases w:val="h3 Char,3rd level Char,H3 Char,Level 3 Head Char,sect1.2.3 Char,BOD 0 Char,l3 Char,CT Char,Heading 3 - old Char,Bold Head Char,bh Char"/>
    <w:basedOn w:val="a0"/>
    <w:link w:val="3"/>
    <w:rsid w:val="005213E8"/>
    <w:rPr>
      <w:rFonts w:ascii="Calibri" w:eastAsia="宋体" w:hAnsi="Calibri" w:cs="Times New Roman"/>
      <w:b/>
      <w:bCs/>
      <w:sz w:val="32"/>
      <w:szCs w:val="32"/>
    </w:rPr>
  </w:style>
  <w:style w:type="character" w:customStyle="1" w:styleId="4Char">
    <w:name w:val="标题 4 Char"/>
    <w:aliases w:val="H4 Char,Ref Heading 1 Char,rh1 Char,Heading sql Char,sect 1.2.3.4 Char"/>
    <w:basedOn w:val="a0"/>
    <w:link w:val="4"/>
    <w:rsid w:val="005213E8"/>
    <w:rPr>
      <w:rFonts w:ascii="Cambria" w:eastAsia="宋体" w:hAnsi="Cambria" w:cs="Times New Roman"/>
      <w:b/>
      <w:bCs/>
      <w:sz w:val="28"/>
      <w:szCs w:val="28"/>
    </w:rPr>
  </w:style>
  <w:style w:type="character" w:customStyle="1" w:styleId="5Char">
    <w:name w:val="标题 5 Char"/>
    <w:basedOn w:val="a0"/>
    <w:link w:val="5"/>
    <w:rsid w:val="005213E8"/>
    <w:rPr>
      <w:rFonts w:ascii="Calibri" w:eastAsia="宋体" w:hAnsi="Calibri" w:cs="Times New Roman"/>
      <w:b/>
      <w:bCs/>
      <w:sz w:val="28"/>
      <w:szCs w:val="28"/>
    </w:rPr>
  </w:style>
  <w:style w:type="character" w:customStyle="1" w:styleId="6Char">
    <w:name w:val="标题 6 Char"/>
    <w:basedOn w:val="a0"/>
    <w:link w:val="6"/>
    <w:rsid w:val="005213E8"/>
    <w:rPr>
      <w:rFonts w:ascii="Cambria" w:eastAsia="宋体" w:hAnsi="Cambria" w:cs="Times New Roman"/>
      <w:b/>
      <w:bCs/>
      <w:sz w:val="24"/>
      <w:szCs w:val="24"/>
    </w:rPr>
  </w:style>
  <w:style w:type="character" w:customStyle="1" w:styleId="7Char">
    <w:name w:val="标题 7 Char"/>
    <w:basedOn w:val="a0"/>
    <w:link w:val="7"/>
    <w:rsid w:val="005213E8"/>
    <w:rPr>
      <w:rFonts w:ascii="Calibri" w:eastAsia="宋体" w:hAnsi="Calibri" w:cs="Times New Roman"/>
      <w:b/>
      <w:bCs/>
      <w:sz w:val="24"/>
      <w:szCs w:val="24"/>
    </w:rPr>
  </w:style>
  <w:style w:type="character" w:customStyle="1" w:styleId="8Char">
    <w:name w:val="标题 8 Char"/>
    <w:basedOn w:val="a0"/>
    <w:link w:val="8"/>
    <w:rsid w:val="005213E8"/>
    <w:rPr>
      <w:rFonts w:ascii="Cambria" w:eastAsia="宋体" w:hAnsi="Cambria" w:cs="Times New Roman"/>
      <w:sz w:val="24"/>
      <w:szCs w:val="24"/>
    </w:rPr>
  </w:style>
  <w:style w:type="character" w:customStyle="1" w:styleId="9Char">
    <w:name w:val="标题 9 Char"/>
    <w:basedOn w:val="a0"/>
    <w:link w:val="9"/>
    <w:rsid w:val="005213E8"/>
    <w:rPr>
      <w:rFonts w:ascii="Cambria" w:eastAsia="宋体" w:hAnsi="Cambria" w:cs="Times New Roman"/>
      <w:szCs w:val="21"/>
    </w:rPr>
  </w:style>
  <w:style w:type="paragraph" w:styleId="a3">
    <w:name w:val="Document Map"/>
    <w:basedOn w:val="a"/>
    <w:link w:val="Char"/>
    <w:unhideWhenUsed/>
    <w:rsid w:val="005213E8"/>
    <w:rPr>
      <w:rFonts w:ascii="宋体"/>
      <w:kern w:val="0"/>
      <w:sz w:val="18"/>
      <w:szCs w:val="18"/>
    </w:rPr>
  </w:style>
  <w:style w:type="character" w:customStyle="1" w:styleId="Char">
    <w:name w:val="文档结构图 Char"/>
    <w:basedOn w:val="a0"/>
    <w:link w:val="a3"/>
    <w:rsid w:val="005213E8"/>
    <w:rPr>
      <w:rFonts w:ascii="宋体" w:eastAsia="宋体" w:hAnsi="Calibri" w:cs="Times New Roman"/>
      <w:kern w:val="0"/>
      <w:sz w:val="18"/>
      <w:szCs w:val="18"/>
    </w:rPr>
  </w:style>
  <w:style w:type="character" w:styleId="a4">
    <w:name w:val="Hyperlink"/>
    <w:aliases w:val="超级链接"/>
    <w:uiPriority w:val="99"/>
    <w:rsid w:val="005213E8"/>
    <w:rPr>
      <w:color w:val="0000FF"/>
      <w:u w:val="single"/>
    </w:rPr>
  </w:style>
  <w:style w:type="paragraph" w:customStyle="1" w:styleId="p0">
    <w:name w:val="p0"/>
    <w:basedOn w:val="a"/>
    <w:rsid w:val="005213E8"/>
    <w:pPr>
      <w:widowControl/>
    </w:pPr>
    <w:rPr>
      <w:rFonts w:ascii="Times New Roman" w:hAnsi="Times New Roman"/>
      <w:kern w:val="0"/>
      <w:szCs w:val="21"/>
    </w:rPr>
  </w:style>
  <w:style w:type="paragraph" w:customStyle="1" w:styleId="TOC1">
    <w:name w:val="TOC 标题1"/>
    <w:basedOn w:val="1"/>
    <w:next w:val="a"/>
    <w:uiPriority w:val="39"/>
    <w:unhideWhenUsed/>
    <w:qFormat/>
    <w:rsid w:val="005213E8"/>
    <w:pPr>
      <w:widowControl/>
      <w:numPr>
        <w:numId w:val="0"/>
      </w:numPr>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213E8"/>
  </w:style>
  <w:style w:type="paragraph" w:styleId="20">
    <w:name w:val="toc 2"/>
    <w:basedOn w:val="a"/>
    <w:next w:val="a"/>
    <w:autoRedefine/>
    <w:uiPriority w:val="39"/>
    <w:unhideWhenUsed/>
    <w:rsid w:val="005213E8"/>
    <w:pPr>
      <w:ind w:leftChars="200" w:left="420"/>
    </w:pPr>
  </w:style>
  <w:style w:type="paragraph" w:styleId="30">
    <w:name w:val="toc 3"/>
    <w:basedOn w:val="a"/>
    <w:next w:val="a"/>
    <w:autoRedefine/>
    <w:uiPriority w:val="39"/>
    <w:unhideWhenUsed/>
    <w:rsid w:val="005213E8"/>
    <w:pPr>
      <w:ind w:leftChars="400" w:left="840"/>
    </w:pPr>
  </w:style>
  <w:style w:type="paragraph" w:customStyle="1" w:styleId="My3">
    <w:name w:val="My3"/>
    <w:basedOn w:val="3"/>
    <w:rsid w:val="005213E8"/>
    <w:pPr>
      <w:numPr>
        <w:ilvl w:val="3"/>
        <w:numId w:val="2"/>
      </w:numPr>
      <w:spacing w:line="413" w:lineRule="auto"/>
      <w:outlineLvl w:val="3"/>
    </w:pPr>
    <w:rPr>
      <w:rFonts w:ascii="Times New Roman" w:eastAsia="黑体" w:hAnsi="Times New Roman"/>
      <w:bCs w:val="0"/>
      <w:color w:val="000000"/>
      <w:szCs w:val="20"/>
    </w:rPr>
  </w:style>
  <w:style w:type="paragraph" w:customStyle="1" w:styleId="My2">
    <w:name w:val="My2"/>
    <w:basedOn w:val="2"/>
    <w:link w:val="My2Char"/>
    <w:rsid w:val="005213E8"/>
    <w:pPr>
      <w:numPr>
        <w:ilvl w:val="2"/>
        <w:numId w:val="2"/>
      </w:numPr>
      <w:spacing w:line="413" w:lineRule="auto"/>
      <w:outlineLvl w:val="2"/>
    </w:pPr>
    <w:rPr>
      <w:rFonts w:ascii="Arial" w:eastAsia="黑体" w:hAnsi="Arial"/>
      <w:bCs w:val="0"/>
      <w:color w:val="000000"/>
      <w:szCs w:val="20"/>
    </w:rPr>
  </w:style>
  <w:style w:type="paragraph" w:customStyle="1" w:styleId="My1">
    <w:name w:val="My1"/>
    <w:basedOn w:val="a"/>
    <w:link w:val="My1CharChar"/>
    <w:rsid w:val="005213E8"/>
    <w:pPr>
      <w:keepNext/>
      <w:keepLines/>
      <w:numPr>
        <w:ilvl w:val="1"/>
        <w:numId w:val="2"/>
      </w:numPr>
      <w:spacing w:before="340" w:after="330" w:line="576" w:lineRule="auto"/>
      <w:outlineLvl w:val="1"/>
    </w:pPr>
    <w:rPr>
      <w:rFonts w:ascii="宋体" w:eastAsia="黑体" w:hAnsi="宋体"/>
      <w:b/>
      <w:color w:val="000000"/>
      <w:kern w:val="44"/>
      <w:sz w:val="44"/>
      <w:szCs w:val="20"/>
    </w:rPr>
  </w:style>
  <w:style w:type="paragraph" w:styleId="a5">
    <w:name w:val="Date"/>
    <w:basedOn w:val="a"/>
    <w:next w:val="a"/>
    <w:link w:val="Char0"/>
    <w:rsid w:val="005213E8"/>
    <w:rPr>
      <w:rFonts w:ascii="Times New Roman" w:hAnsi="Times New Roman"/>
      <w:sz w:val="24"/>
      <w:szCs w:val="20"/>
    </w:rPr>
  </w:style>
  <w:style w:type="character" w:customStyle="1" w:styleId="Char0">
    <w:name w:val="日期 Char"/>
    <w:basedOn w:val="a0"/>
    <w:link w:val="a5"/>
    <w:rsid w:val="005213E8"/>
    <w:rPr>
      <w:rFonts w:ascii="Times New Roman" w:eastAsia="宋体" w:hAnsi="Times New Roman" w:cs="Times New Roman"/>
      <w:sz w:val="24"/>
      <w:szCs w:val="20"/>
    </w:rPr>
  </w:style>
  <w:style w:type="paragraph" w:styleId="a6">
    <w:name w:val="Normal (Web)"/>
    <w:basedOn w:val="a"/>
    <w:uiPriority w:val="99"/>
    <w:rsid w:val="005213E8"/>
    <w:pPr>
      <w:widowControl/>
      <w:spacing w:before="100" w:beforeAutospacing="1" w:after="100" w:afterAutospacing="1"/>
      <w:jc w:val="left"/>
    </w:pPr>
    <w:rPr>
      <w:rFonts w:ascii="宋体" w:hAnsi="宋体"/>
      <w:kern w:val="0"/>
      <w:sz w:val="24"/>
      <w:szCs w:val="20"/>
    </w:rPr>
  </w:style>
  <w:style w:type="character" w:customStyle="1" w:styleId="1CharChar">
    <w:name w:val="样式 标题 1 + 宋体 Char Char"/>
    <w:link w:val="11"/>
    <w:rsid w:val="005213E8"/>
    <w:rPr>
      <w:rFonts w:ascii="宋体" w:hAnsi="宋体"/>
      <w:b/>
      <w:color w:val="000000"/>
      <w:kern w:val="44"/>
      <w:sz w:val="44"/>
    </w:rPr>
  </w:style>
  <w:style w:type="character" w:customStyle="1" w:styleId="My1CharChar">
    <w:name w:val="My1 Char Char"/>
    <w:link w:val="My1"/>
    <w:rsid w:val="005213E8"/>
    <w:rPr>
      <w:rFonts w:ascii="宋体" w:eastAsia="黑体" w:hAnsi="宋体" w:cs="Times New Roman"/>
      <w:b/>
      <w:color w:val="000000"/>
      <w:kern w:val="44"/>
      <w:sz w:val="44"/>
      <w:szCs w:val="20"/>
    </w:rPr>
  </w:style>
  <w:style w:type="character" w:styleId="a7">
    <w:name w:val="annotation reference"/>
    <w:rsid w:val="005213E8"/>
    <w:rPr>
      <w:sz w:val="21"/>
    </w:rPr>
  </w:style>
  <w:style w:type="character" w:customStyle="1" w:styleId="redbig1">
    <w:name w:val="redbig1"/>
    <w:rsid w:val="005213E8"/>
    <w:rPr>
      <w:b/>
      <w:color w:val="D00018"/>
      <w:sz w:val="27"/>
    </w:rPr>
  </w:style>
  <w:style w:type="character" w:styleId="a8">
    <w:name w:val="page number"/>
    <w:rsid w:val="005213E8"/>
  </w:style>
  <w:style w:type="paragraph" w:customStyle="1" w:styleId="11">
    <w:name w:val="样式 标题 1 + 宋体"/>
    <w:basedOn w:val="1"/>
    <w:link w:val="1CharChar"/>
    <w:rsid w:val="005213E8"/>
    <w:pPr>
      <w:numPr>
        <w:numId w:val="0"/>
      </w:numPr>
      <w:spacing w:line="576" w:lineRule="auto"/>
    </w:pPr>
    <w:rPr>
      <w:rFonts w:ascii="宋体" w:eastAsiaTheme="minorEastAsia" w:hAnsi="宋体" w:cstheme="minorBidi"/>
      <w:bCs w:val="0"/>
      <w:color w:val="000000"/>
      <w:szCs w:val="22"/>
    </w:rPr>
  </w:style>
  <w:style w:type="paragraph" w:styleId="a9">
    <w:name w:val="Balloon Text"/>
    <w:basedOn w:val="a"/>
    <w:link w:val="Char1"/>
    <w:rsid w:val="005213E8"/>
    <w:rPr>
      <w:rFonts w:ascii="Times New Roman" w:hAnsi="Times New Roman"/>
      <w:color w:val="000000"/>
      <w:sz w:val="18"/>
      <w:szCs w:val="20"/>
    </w:rPr>
  </w:style>
  <w:style w:type="character" w:customStyle="1" w:styleId="Char1">
    <w:name w:val="批注框文本 Char"/>
    <w:basedOn w:val="a0"/>
    <w:link w:val="a9"/>
    <w:rsid w:val="005213E8"/>
    <w:rPr>
      <w:rFonts w:ascii="Times New Roman" w:eastAsia="宋体" w:hAnsi="Times New Roman" w:cs="Times New Roman"/>
      <w:color w:val="000000"/>
      <w:sz w:val="18"/>
      <w:szCs w:val="20"/>
    </w:rPr>
  </w:style>
  <w:style w:type="paragraph" w:customStyle="1" w:styleId="Char2">
    <w:name w:val="Char"/>
    <w:basedOn w:val="a3"/>
    <w:rsid w:val="005213E8"/>
    <w:pPr>
      <w:shd w:val="clear" w:color="auto" w:fill="000080"/>
    </w:pPr>
    <w:rPr>
      <w:rFonts w:ascii="Times New Roman" w:hAnsi="Times New Roman"/>
      <w:color w:val="000000"/>
      <w:sz w:val="24"/>
      <w:szCs w:val="20"/>
    </w:rPr>
  </w:style>
  <w:style w:type="paragraph" w:styleId="aa">
    <w:name w:val="header"/>
    <w:basedOn w:val="a"/>
    <w:link w:val="Char3"/>
    <w:rsid w:val="005213E8"/>
    <w:pPr>
      <w:pBdr>
        <w:bottom w:val="single" w:sz="6" w:space="1" w:color="auto"/>
      </w:pBdr>
      <w:tabs>
        <w:tab w:val="center" w:pos="4153"/>
        <w:tab w:val="right" w:pos="8306"/>
      </w:tabs>
      <w:snapToGrid w:val="0"/>
      <w:jc w:val="center"/>
    </w:pPr>
    <w:rPr>
      <w:rFonts w:ascii="Times New Roman" w:hAnsi="Times New Roman"/>
      <w:color w:val="000000"/>
      <w:sz w:val="18"/>
      <w:szCs w:val="20"/>
    </w:rPr>
  </w:style>
  <w:style w:type="character" w:customStyle="1" w:styleId="Char3">
    <w:name w:val="页眉 Char"/>
    <w:basedOn w:val="a0"/>
    <w:link w:val="aa"/>
    <w:rsid w:val="005213E8"/>
    <w:rPr>
      <w:rFonts w:ascii="Times New Roman" w:eastAsia="宋体" w:hAnsi="Times New Roman" w:cs="Times New Roman"/>
      <w:color w:val="000000"/>
      <w:sz w:val="18"/>
      <w:szCs w:val="20"/>
    </w:rPr>
  </w:style>
  <w:style w:type="paragraph" w:styleId="ab">
    <w:name w:val="annotation text"/>
    <w:basedOn w:val="a"/>
    <w:link w:val="Char4"/>
    <w:uiPriority w:val="99"/>
    <w:unhideWhenUsed/>
    <w:rsid w:val="005213E8"/>
    <w:pPr>
      <w:jc w:val="left"/>
    </w:pPr>
  </w:style>
  <w:style w:type="character" w:customStyle="1" w:styleId="Char4">
    <w:name w:val="批注文字 Char"/>
    <w:basedOn w:val="a0"/>
    <w:link w:val="ab"/>
    <w:uiPriority w:val="99"/>
    <w:rsid w:val="005213E8"/>
    <w:rPr>
      <w:rFonts w:ascii="Calibri" w:eastAsia="宋体" w:hAnsi="Calibri" w:cs="Times New Roman"/>
    </w:rPr>
  </w:style>
  <w:style w:type="paragraph" w:styleId="ac">
    <w:name w:val="annotation subject"/>
    <w:basedOn w:val="ab"/>
    <w:next w:val="ab"/>
    <w:link w:val="Char5"/>
    <w:rsid w:val="005213E8"/>
    <w:rPr>
      <w:rFonts w:ascii="Times New Roman" w:hAnsi="Times New Roman"/>
      <w:b/>
      <w:color w:val="000000"/>
      <w:sz w:val="24"/>
    </w:rPr>
  </w:style>
  <w:style w:type="character" w:customStyle="1" w:styleId="Char5">
    <w:name w:val="批注主题 Char"/>
    <w:basedOn w:val="Char4"/>
    <w:link w:val="ac"/>
    <w:rsid w:val="005213E8"/>
    <w:rPr>
      <w:rFonts w:ascii="Times New Roman" w:hAnsi="Times New Roman"/>
      <w:b/>
      <w:color w:val="000000"/>
      <w:sz w:val="24"/>
    </w:rPr>
  </w:style>
  <w:style w:type="paragraph" w:styleId="ad">
    <w:name w:val="Title"/>
    <w:basedOn w:val="a"/>
    <w:link w:val="Char6"/>
    <w:qFormat/>
    <w:rsid w:val="005213E8"/>
    <w:pPr>
      <w:spacing w:before="240" w:after="60"/>
      <w:jc w:val="center"/>
      <w:outlineLvl w:val="0"/>
    </w:pPr>
    <w:rPr>
      <w:rFonts w:ascii="Arial" w:hAnsi="Arial"/>
      <w:b/>
      <w:color w:val="000000"/>
      <w:sz w:val="32"/>
      <w:szCs w:val="20"/>
    </w:rPr>
  </w:style>
  <w:style w:type="character" w:customStyle="1" w:styleId="Char6">
    <w:name w:val="标题 Char"/>
    <w:basedOn w:val="a0"/>
    <w:link w:val="ad"/>
    <w:rsid w:val="005213E8"/>
    <w:rPr>
      <w:rFonts w:ascii="Arial" w:eastAsia="宋体" w:hAnsi="Arial" w:cs="Times New Roman"/>
      <w:b/>
      <w:color w:val="000000"/>
      <w:sz w:val="32"/>
      <w:szCs w:val="20"/>
    </w:rPr>
  </w:style>
  <w:style w:type="paragraph" w:styleId="ae">
    <w:name w:val="footer"/>
    <w:basedOn w:val="a"/>
    <w:link w:val="Char7"/>
    <w:rsid w:val="005213E8"/>
    <w:pPr>
      <w:tabs>
        <w:tab w:val="center" w:pos="4153"/>
        <w:tab w:val="right" w:pos="8306"/>
      </w:tabs>
      <w:snapToGrid w:val="0"/>
      <w:jc w:val="left"/>
    </w:pPr>
    <w:rPr>
      <w:rFonts w:ascii="Times New Roman" w:hAnsi="Times New Roman"/>
      <w:color w:val="000000"/>
      <w:sz w:val="18"/>
      <w:szCs w:val="20"/>
    </w:rPr>
  </w:style>
  <w:style w:type="character" w:customStyle="1" w:styleId="Char7">
    <w:name w:val="页脚 Char"/>
    <w:basedOn w:val="a0"/>
    <w:link w:val="ae"/>
    <w:rsid w:val="005213E8"/>
    <w:rPr>
      <w:rFonts w:ascii="Times New Roman" w:eastAsia="宋体" w:hAnsi="Times New Roman" w:cs="Times New Roman"/>
      <w:color w:val="000000"/>
      <w:sz w:val="18"/>
      <w:szCs w:val="20"/>
    </w:rPr>
  </w:style>
  <w:style w:type="paragraph" w:customStyle="1" w:styleId="My0">
    <w:name w:val="My0"/>
    <w:basedOn w:val="ad"/>
    <w:rsid w:val="005213E8"/>
    <w:pPr>
      <w:ind w:left="1800"/>
      <w:jc w:val="left"/>
    </w:pPr>
    <w:rPr>
      <w:rFonts w:eastAsia="黑体"/>
      <w:sz w:val="52"/>
    </w:rPr>
  </w:style>
  <w:style w:type="paragraph" w:customStyle="1" w:styleId="My">
    <w:name w:val="My正文"/>
    <w:basedOn w:val="a"/>
    <w:rsid w:val="005213E8"/>
    <w:pPr>
      <w:adjustRightInd w:val="0"/>
      <w:spacing w:before="120" w:line="360" w:lineRule="auto"/>
      <w:ind w:firstLine="567"/>
    </w:pPr>
    <w:rPr>
      <w:rFonts w:ascii="Arial" w:hAnsi="Arial"/>
      <w:kern w:val="0"/>
      <w:sz w:val="24"/>
      <w:szCs w:val="20"/>
    </w:rPr>
  </w:style>
  <w:style w:type="paragraph" w:customStyle="1" w:styleId="af">
    <w:name w:val="一级条标题"/>
    <w:basedOn w:val="a"/>
    <w:next w:val="a"/>
    <w:rsid w:val="005213E8"/>
    <w:pPr>
      <w:widowControl/>
      <w:outlineLvl w:val="2"/>
    </w:pPr>
    <w:rPr>
      <w:rFonts w:ascii="黑体" w:eastAsia="黑体" w:hAnsi="Times New Roman"/>
      <w:kern w:val="0"/>
      <w:szCs w:val="20"/>
    </w:rPr>
  </w:style>
  <w:style w:type="table" w:styleId="af0">
    <w:name w:val="Table Grid"/>
    <w:basedOn w:val="a1"/>
    <w:rsid w:val="005213E8"/>
    <w:pPr>
      <w:widowControl w:val="0"/>
      <w:spacing w:before="0" w:beforeAutospacing="0" w:after="0" w:afterAutospacing="0"/>
      <w:ind w:left="0" w:firstLine="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列出段落1"/>
    <w:basedOn w:val="a"/>
    <w:rsid w:val="005213E8"/>
    <w:pPr>
      <w:ind w:firstLineChars="200" w:firstLine="420"/>
    </w:pPr>
  </w:style>
  <w:style w:type="paragraph" w:customStyle="1" w:styleId="Default">
    <w:name w:val="Default"/>
    <w:rsid w:val="005213E8"/>
    <w:pPr>
      <w:widowControl w:val="0"/>
      <w:autoSpaceDE w:val="0"/>
      <w:autoSpaceDN w:val="0"/>
      <w:adjustRightInd w:val="0"/>
      <w:spacing w:before="0" w:beforeAutospacing="0" w:after="0" w:afterAutospacing="0"/>
      <w:ind w:left="0" w:firstLine="0"/>
    </w:pPr>
    <w:rPr>
      <w:rFonts w:ascii="宋体" w:eastAsia="宋体" w:hAnsi="Times New Roman" w:cs="宋体"/>
      <w:color w:val="000000"/>
      <w:kern w:val="0"/>
      <w:sz w:val="24"/>
      <w:szCs w:val="24"/>
    </w:rPr>
  </w:style>
  <w:style w:type="paragraph" w:customStyle="1" w:styleId="1H1">
    <w:name w:val="样式 标题 1H1 + 三号"/>
    <w:basedOn w:val="1"/>
    <w:rsid w:val="005213E8"/>
    <w:pPr>
      <w:pageBreakBefore/>
      <w:numPr>
        <w:numId w:val="0"/>
      </w:numPr>
      <w:tabs>
        <w:tab w:val="num" w:pos="360"/>
      </w:tabs>
    </w:pPr>
    <w:rPr>
      <w:rFonts w:ascii="Times New Roman" w:hAnsi="Times New Roman"/>
      <w:sz w:val="32"/>
    </w:rPr>
  </w:style>
  <w:style w:type="paragraph" w:customStyle="1" w:styleId="22ndlevelh22Header2H2661">
    <w:name w:val="样式 标题 22nd levelh22Header 2H2 + 四号 段前: 6 磅 段后: 6 磅 行距: 1..."/>
    <w:basedOn w:val="2"/>
    <w:rsid w:val="005213E8"/>
    <w:pPr>
      <w:numPr>
        <w:ilvl w:val="0"/>
        <w:numId w:val="0"/>
      </w:numPr>
      <w:tabs>
        <w:tab w:val="num" w:pos="0"/>
      </w:tabs>
      <w:spacing w:before="120" w:after="120" w:line="360" w:lineRule="auto"/>
    </w:pPr>
    <w:rPr>
      <w:rFonts w:ascii="Arial" w:hAnsi="Arial" w:cs="黑体"/>
      <w:kern w:val="0"/>
      <w:sz w:val="28"/>
      <w:szCs w:val="28"/>
    </w:rPr>
  </w:style>
  <w:style w:type="paragraph" w:styleId="af1">
    <w:name w:val="Normal Indent"/>
    <w:basedOn w:val="a"/>
    <w:rsid w:val="005213E8"/>
    <w:pPr>
      <w:ind w:firstLineChars="200" w:firstLine="420"/>
    </w:pPr>
    <w:rPr>
      <w:rFonts w:ascii="Times New Roman" w:hAnsi="Times New Roman"/>
      <w:color w:val="000000"/>
      <w:sz w:val="24"/>
      <w:szCs w:val="20"/>
    </w:rPr>
  </w:style>
  <w:style w:type="character" w:styleId="af2">
    <w:name w:val="Strong"/>
    <w:uiPriority w:val="22"/>
    <w:qFormat/>
    <w:rsid w:val="005213E8"/>
    <w:rPr>
      <w:b/>
      <w:bCs/>
    </w:rPr>
  </w:style>
  <w:style w:type="paragraph" w:styleId="40">
    <w:name w:val="toc 4"/>
    <w:basedOn w:val="a"/>
    <w:next w:val="a"/>
    <w:autoRedefine/>
    <w:uiPriority w:val="39"/>
    <w:unhideWhenUsed/>
    <w:rsid w:val="005213E8"/>
    <w:pPr>
      <w:ind w:leftChars="600" w:left="1260"/>
    </w:pPr>
  </w:style>
  <w:style w:type="paragraph" w:styleId="50">
    <w:name w:val="toc 5"/>
    <w:basedOn w:val="a"/>
    <w:next w:val="a"/>
    <w:autoRedefine/>
    <w:uiPriority w:val="39"/>
    <w:unhideWhenUsed/>
    <w:rsid w:val="005213E8"/>
    <w:pPr>
      <w:ind w:leftChars="800" w:left="1680"/>
    </w:pPr>
  </w:style>
  <w:style w:type="paragraph" w:styleId="60">
    <w:name w:val="toc 6"/>
    <w:basedOn w:val="a"/>
    <w:next w:val="a"/>
    <w:autoRedefine/>
    <w:uiPriority w:val="39"/>
    <w:unhideWhenUsed/>
    <w:rsid w:val="005213E8"/>
    <w:pPr>
      <w:ind w:leftChars="1000" w:left="2100"/>
    </w:pPr>
  </w:style>
  <w:style w:type="paragraph" w:styleId="70">
    <w:name w:val="toc 7"/>
    <w:basedOn w:val="a"/>
    <w:next w:val="a"/>
    <w:autoRedefine/>
    <w:uiPriority w:val="39"/>
    <w:unhideWhenUsed/>
    <w:rsid w:val="005213E8"/>
    <w:pPr>
      <w:ind w:leftChars="1200" w:left="2520"/>
    </w:pPr>
  </w:style>
  <w:style w:type="paragraph" w:styleId="80">
    <w:name w:val="toc 8"/>
    <w:basedOn w:val="a"/>
    <w:next w:val="a"/>
    <w:autoRedefine/>
    <w:uiPriority w:val="39"/>
    <w:unhideWhenUsed/>
    <w:rsid w:val="005213E8"/>
    <w:pPr>
      <w:ind w:leftChars="1400" w:left="2940"/>
    </w:pPr>
  </w:style>
  <w:style w:type="paragraph" w:styleId="90">
    <w:name w:val="toc 9"/>
    <w:basedOn w:val="a"/>
    <w:next w:val="a"/>
    <w:autoRedefine/>
    <w:uiPriority w:val="39"/>
    <w:unhideWhenUsed/>
    <w:rsid w:val="005213E8"/>
    <w:pPr>
      <w:ind w:leftChars="1600" w:left="3360"/>
    </w:pPr>
  </w:style>
  <w:style w:type="paragraph" w:customStyle="1" w:styleId="Char10">
    <w:name w:val="Char1"/>
    <w:basedOn w:val="a3"/>
    <w:rsid w:val="005213E8"/>
    <w:pPr>
      <w:shd w:val="clear" w:color="auto" w:fill="000080"/>
    </w:pPr>
    <w:rPr>
      <w:rFonts w:ascii="Times New Roman" w:hAnsi="Times New Roman"/>
      <w:color w:val="000000"/>
      <w:kern w:val="2"/>
      <w:sz w:val="24"/>
      <w:szCs w:val="20"/>
    </w:rPr>
  </w:style>
  <w:style w:type="paragraph" w:customStyle="1" w:styleId="110">
    <w:name w:val="列出段落11"/>
    <w:basedOn w:val="a"/>
    <w:rsid w:val="005213E8"/>
    <w:pPr>
      <w:ind w:firstLineChars="200" w:firstLine="420"/>
    </w:pPr>
  </w:style>
  <w:style w:type="paragraph" w:styleId="af3">
    <w:name w:val="List Paragraph"/>
    <w:basedOn w:val="a"/>
    <w:uiPriority w:val="34"/>
    <w:qFormat/>
    <w:rsid w:val="005213E8"/>
    <w:pPr>
      <w:ind w:firstLineChars="200" w:firstLine="420"/>
    </w:pPr>
    <w:rPr>
      <w:rFonts w:ascii="Times New Roman" w:hAnsi="Times New Roman"/>
      <w:color w:val="000000"/>
      <w:sz w:val="24"/>
      <w:szCs w:val="20"/>
    </w:rPr>
  </w:style>
  <w:style w:type="character" w:customStyle="1" w:styleId="MingLiU">
    <w:name w:val="正文文本 + MingLiU"/>
    <w:aliases w:val="8 pt,非粗体,间距 1 pt,正文文本 + Gungsuh,4 pt,8.5 pt,正文文本 + Batang,斜体,正文文本 + 4 pt,间距 2 pt,正文文本 + Trebuchet MS,7.5 pt,正文文本 + Book Antiqua,表格标题 (6) + Batang,9 pt"/>
    <w:basedOn w:val="a0"/>
    <w:rsid w:val="005213E8"/>
    <w:rPr>
      <w:rFonts w:ascii="MingLiU" w:eastAsia="MingLiU" w:hAnsi="MingLiU" w:cs="MingLiU"/>
      <w:b/>
      <w:bCs/>
      <w:color w:val="000000"/>
      <w:spacing w:val="20"/>
      <w:w w:val="100"/>
      <w:position w:val="0"/>
      <w:sz w:val="16"/>
      <w:szCs w:val="16"/>
      <w:shd w:val="clear" w:color="auto" w:fill="FFFFFF"/>
      <w:lang w:val="zh-TW"/>
    </w:rPr>
  </w:style>
  <w:style w:type="character" w:customStyle="1" w:styleId="af4">
    <w:name w:val="正文文本_"/>
    <w:basedOn w:val="a0"/>
    <w:link w:val="13"/>
    <w:rsid w:val="005213E8"/>
    <w:rPr>
      <w:rFonts w:ascii="Dotum" w:eastAsia="Dotum" w:hAnsi="Dotum" w:cs="Dotum"/>
      <w:b/>
      <w:bCs/>
      <w:sz w:val="17"/>
      <w:szCs w:val="17"/>
      <w:shd w:val="clear" w:color="auto" w:fill="FFFFFF"/>
    </w:rPr>
  </w:style>
  <w:style w:type="paragraph" w:customStyle="1" w:styleId="13">
    <w:name w:val="正文文本1"/>
    <w:basedOn w:val="a"/>
    <w:link w:val="af4"/>
    <w:rsid w:val="005213E8"/>
    <w:pPr>
      <w:shd w:val="clear" w:color="auto" w:fill="FFFFFF"/>
      <w:spacing w:line="0" w:lineRule="atLeast"/>
      <w:jc w:val="left"/>
    </w:pPr>
    <w:rPr>
      <w:rFonts w:ascii="Dotum" w:eastAsia="Dotum" w:hAnsi="Dotum" w:cs="Dotum"/>
      <w:b/>
      <w:bCs/>
      <w:sz w:val="17"/>
      <w:szCs w:val="17"/>
    </w:rPr>
  </w:style>
  <w:style w:type="paragraph" w:styleId="af5">
    <w:name w:val="No Spacing"/>
    <w:uiPriority w:val="1"/>
    <w:qFormat/>
    <w:rsid w:val="005213E8"/>
    <w:pPr>
      <w:widowControl w:val="0"/>
      <w:spacing w:before="0" w:beforeAutospacing="0" w:after="0" w:afterAutospacing="0"/>
      <w:ind w:left="0" w:firstLine="0"/>
      <w:jc w:val="both"/>
    </w:pPr>
    <w:rPr>
      <w:rFonts w:ascii="Calibri" w:eastAsia="宋体" w:hAnsi="Calibri" w:cs="Times New Roman"/>
    </w:rPr>
  </w:style>
  <w:style w:type="character" w:customStyle="1" w:styleId="My2Char">
    <w:name w:val="My2 Char"/>
    <w:basedOn w:val="a0"/>
    <w:link w:val="My2"/>
    <w:rsid w:val="001F1956"/>
    <w:rPr>
      <w:rFonts w:ascii="Arial" w:eastAsia="黑体" w:hAnsi="Arial" w:cs="Times New Roman"/>
      <w:b/>
      <w:color w:val="000000"/>
      <w:sz w:val="32"/>
      <w:szCs w:val="20"/>
    </w:rPr>
  </w:style>
</w:styles>
</file>

<file path=word/webSettings.xml><?xml version="1.0" encoding="utf-8"?>
<w:webSettings xmlns:r="http://schemas.openxmlformats.org/officeDocument/2006/relationships" xmlns:w="http://schemas.openxmlformats.org/wordprocessingml/2006/main">
  <w:divs>
    <w:div w:id="689332164">
      <w:bodyDiv w:val="1"/>
      <w:marLeft w:val="0"/>
      <w:marRight w:val="0"/>
      <w:marTop w:val="0"/>
      <w:marBottom w:val="0"/>
      <w:divBdr>
        <w:top w:val="none" w:sz="0" w:space="0" w:color="auto"/>
        <w:left w:val="none" w:sz="0" w:space="0" w:color="auto"/>
        <w:bottom w:val="none" w:sz="0" w:space="0" w:color="auto"/>
        <w:right w:val="none" w:sz="0" w:space="0" w:color="auto"/>
      </w:divBdr>
    </w:div>
    <w:div w:id="1086073266">
      <w:bodyDiv w:val="1"/>
      <w:marLeft w:val="0"/>
      <w:marRight w:val="0"/>
      <w:marTop w:val="0"/>
      <w:marBottom w:val="0"/>
      <w:divBdr>
        <w:top w:val="none" w:sz="0" w:space="0" w:color="auto"/>
        <w:left w:val="none" w:sz="0" w:space="0" w:color="auto"/>
        <w:bottom w:val="none" w:sz="0" w:space="0" w:color="auto"/>
        <w:right w:val="none" w:sz="0" w:space="0" w:color="auto"/>
      </w:divBdr>
    </w:div>
    <w:div w:id="1631131766">
      <w:bodyDiv w:val="1"/>
      <w:marLeft w:val="0"/>
      <w:marRight w:val="0"/>
      <w:marTop w:val="0"/>
      <w:marBottom w:val="0"/>
      <w:divBdr>
        <w:top w:val="none" w:sz="0" w:space="0" w:color="auto"/>
        <w:left w:val="none" w:sz="0" w:space="0" w:color="auto"/>
        <w:bottom w:val="none" w:sz="0" w:space="0" w:color="auto"/>
        <w:right w:val="none" w:sz="0" w:space="0" w:color="auto"/>
      </w:divBdr>
    </w:div>
    <w:div w:id="1900968646">
      <w:bodyDiv w:val="1"/>
      <w:marLeft w:val="0"/>
      <w:marRight w:val="0"/>
      <w:marTop w:val="0"/>
      <w:marBottom w:val="0"/>
      <w:divBdr>
        <w:top w:val="none" w:sz="0" w:space="0" w:color="auto"/>
        <w:left w:val="none" w:sz="0" w:space="0" w:color="auto"/>
        <w:bottom w:val="none" w:sz="0" w:space="0" w:color="auto"/>
        <w:right w:val="none" w:sz="0" w:space="0" w:color="auto"/>
      </w:divBdr>
    </w:div>
    <w:div w:id="197856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1</Pages>
  <Words>25413</Words>
  <Characters>144856</Characters>
  <Application>Microsoft Office Word</Application>
  <DocSecurity>0</DocSecurity>
  <Lines>1207</Lines>
  <Paragraphs>339</Paragraphs>
  <ScaleCrop>false</ScaleCrop>
  <Company/>
  <LinksUpToDate>false</LinksUpToDate>
  <CharactersWithSpaces>169930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20140103</dc:creator>
  <cp:lastModifiedBy>hj</cp:lastModifiedBy>
  <cp:revision>12</cp:revision>
  <dcterms:created xsi:type="dcterms:W3CDTF">2015-09-09T06:20:00Z</dcterms:created>
  <dcterms:modified xsi:type="dcterms:W3CDTF">2015-09-11T10:40:00Z</dcterms:modified>
</cp:coreProperties>
</file>